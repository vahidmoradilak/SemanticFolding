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6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990"/>
        <w:gridCol w:w="1620"/>
        <w:gridCol w:w="1710"/>
        <w:gridCol w:w="900"/>
        <w:gridCol w:w="1530"/>
      </w:tblGrid>
      <w:tr w:rsidR="00627AA7" w:rsidRPr="001A6537" w14:paraId="1CD1F725" w14:textId="77777777" w:rsidTr="005A006F">
        <w:trPr>
          <w:trHeight w:val="1509"/>
        </w:trPr>
        <w:tc>
          <w:tcPr>
            <w:tcW w:w="2700" w:type="dxa"/>
            <w:gridSpan w:val="2"/>
          </w:tcPr>
          <w:p w14:paraId="6D96D557" w14:textId="5AC211EE" w:rsidR="00627AA7" w:rsidRPr="001A6537" w:rsidRDefault="00BC03DB" w:rsidP="00BC03DB">
            <w:permStart w:id="619325059" w:edGrp="everyone"/>
            <w:r w:rsidRPr="001A6537">
              <w:rPr>
                <w:noProof/>
              </w:rPr>
              <w:drawing>
                <wp:inline distT="0" distB="0" distL="0" distR="0" wp14:anchorId="7FC0C07B" wp14:editId="688FD962">
                  <wp:extent cx="1261110" cy="1033145"/>
                  <wp:effectExtent l="0" t="0" r="0" b="0"/>
                  <wp:docPr id="22" name="Picture 141"/>
                  <wp:cNvGraphicFramePr/>
                  <a:graphic xmlns:a="http://schemas.openxmlformats.org/drawingml/2006/main">
                    <a:graphicData uri="http://schemas.openxmlformats.org/drawingml/2006/picture">
                      <pic:pic xmlns:pic="http://schemas.openxmlformats.org/drawingml/2006/picture">
                        <pic:nvPicPr>
                          <pic:cNvPr id="22" name="Picture 141"/>
                          <pic:cNvPicPr/>
                        </pic:nvPicPr>
                        <pic:blipFill>
                          <a:blip r:embed="rId8" cstate="print">
                            <a:extLst>
                              <a:ext uri="{28A0092B-C50C-407E-A947-70E740481C1C}">
                                <a14:useLocalDpi xmlns:a14="http://schemas.microsoft.com/office/drawing/2010/main" val="0"/>
                              </a:ext>
                            </a:extLst>
                          </a:blip>
                          <a:srcRect l="2969" r="2969"/>
                          <a:stretch>
                            <a:fillRect/>
                          </a:stretch>
                        </pic:blipFill>
                        <pic:spPr bwMode="auto">
                          <a:xfrm>
                            <a:off x="0" y="0"/>
                            <a:ext cx="1261110" cy="1033145"/>
                          </a:xfrm>
                          <a:prstGeom prst="rect">
                            <a:avLst/>
                          </a:prstGeom>
                          <a:noFill/>
                          <a:ln w="9525">
                            <a:noFill/>
                            <a:miter lim="800000"/>
                            <a:headEnd/>
                            <a:tailEnd/>
                          </a:ln>
                        </pic:spPr>
                      </pic:pic>
                    </a:graphicData>
                  </a:graphic>
                </wp:inline>
              </w:drawing>
            </w:r>
            <w:permEnd w:id="619325059"/>
          </w:p>
          <w:p w14:paraId="4E836497" w14:textId="09BB42F2" w:rsidR="00627AA7" w:rsidRPr="001A6537" w:rsidRDefault="00627AA7" w:rsidP="00BC03DB"/>
        </w:tc>
        <w:tc>
          <w:tcPr>
            <w:tcW w:w="3330" w:type="dxa"/>
            <w:gridSpan w:val="2"/>
          </w:tcPr>
          <w:p w14:paraId="21B6C39B" w14:textId="55D45FA5" w:rsidR="00627AA7" w:rsidRPr="001A6537" w:rsidRDefault="001A6537" w:rsidP="00627AA7">
            <w:pPr>
              <w:jc w:val="center"/>
              <w:rPr>
                <w:b/>
                <w:bCs/>
                <w:sz w:val="32"/>
                <w:szCs w:val="32"/>
                <w:rtl/>
              </w:rPr>
            </w:pPr>
            <w:r w:rsidRPr="001A6537">
              <w:rPr>
                <w:rFonts w:hint="cs"/>
                <w:bCs/>
                <w:sz w:val="32"/>
                <w:szCs w:val="32"/>
                <w:rtl/>
              </w:rPr>
              <w:t>باسمه تعالی</w:t>
            </w:r>
          </w:p>
          <w:p w14:paraId="7B7AE779" w14:textId="77777777" w:rsidR="00627AA7" w:rsidRPr="001A6537" w:rsidRDefault="00627AA7" w:rsidP="00627AA7">
            <w:pPr>
              <w:jc w:val="center"/>
            </w:pPr>
          </w:p>
        </w:tc>
        <w:tc>
          <w:tcPr>
            <w:tcW w:w="2430" w:type="dxa"/>
            <w:gridSpan w:val="2"/>
          </w:tcPr>
          <w:p w14:paraId="350F08D1" w14:textId="77777777" w:rsidR="00627AA7" w:rsidRPr="001A6537" w:rsidRDefault="00627AA7" w:rsidP="00BC03DB">
            <w:pPr>
              <w:jc w:val="right"/>
            </w:pPr>
            <w:r w:rsidRPr="001A6537">
              <w:rPr>
                <w:noProof/>
                <w:sz w:val="32"/>
                <w:szCs w:val="32"/>
                <w:rtl/>
              </w:rPr>
              <w:drawing>
                <wp:anchor distT="0" distB="0" distL="114300" distR="114300" simplePos="0" relativeHeight="251625472" behindDoc="1" locked="0" layoutInCell="1" allowOverlap="1" wp14:anchorId="7D775B73" wp14:editId="23E0E434">
                  <wp:simplePos x="0" y="0"/>
                  <wp:positionH relativeFrom="column">
                    <wp:posOffset>144145</wp:posOffset>
                  </wp:positionH>
                  <wp:positionV relativeFrom="paragraph">
                    <wp:posOffset>19050</wp:posOffset>
                  </wp:positionV>
                  <wp:extent cx="1051465" cy="105146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51465" cy="1051465"/>
                          </a:xfrm>
                          <a:prstGeom prst="rect">
                            <a:avLst/>
                          </a:prstGeom>
                          <a:noFill/>
                          <a:ln w="9525">
                            <a:noFill/>
                            <a:miter lim="800000"/>
                            <a:headEnd/>
                            <a:tailEnd/>
                          </a:ln>
                        </pic:spPr>
                      </pic:pic>
                    </a:graphicData>
                  </a:graphic>
                </wp:anchor>
              </w:drawing>
            </w:r>
          </w:p>
        </w:tc>
      </w:tr>
      <w:tr w:rsidR="00627AA7" w:rsidRPr="001A6537" w14:paraId="0448EEC3" w14:textId="77777777" w:rsidTr="005A006F">
        <w:trPr>
          <w:trHeight w:val="1174"/>
        </w:trPr>
        <w:tc>
          <w:tcPr>
            <w:tcW w:w="8460" w:type="dxa"/>
            <w:gridSpan w:val="6"/>
          </w:tcPr>
          <w:p w14:paraId="3E030947" w14:textId="5FC23A40" w:rsidR="00627AA7" w:rsidRPr="001A6537" w:rsidRDefault="00000000" w:rsidP="00627AA7">
            <w:pPr>
              <w:pStyle w:val="NoSpacing"/>
              <w:jc w:val="center"/>
              <w:rPr>
                <w:b/>
                <w:bCs/>
                <w:sz w:val="28"/>
                <w:lang w:bidi="fa-IR"/>
              </w:rPr>
            </w:pPr>
            <w:sdt>
              <w:sdtPr>
                <w:rPr>
                  <w:b/>
                  <w:bCs/>
                  <w:sz w:val="28"/>
                  <w:rtl/>
                  <w:lang w:bidi="fa-IR"/>
                </w:rPr>
                <w:alias w:val="دانشكده"/>
                <w:tag w:val="دانشكده"/>
                <w:id w:val="-1175799616"/>
                <w:placeholder>
                  <w:docPart w:val="D7A05823E87142E99703D450ADB96334"/>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Content>
                <w:r w:rsidR="00680891" w:rsidRPr="001A6537">
                  <w:rPr>
                    <w:b/>
                    <w:bCs/>
                    <w:sz w:val="28"/>
                    <w:rtl/>
                    <w:lang w:bidi="fa-IR"/>
                  </w:rPr>
                  <w:t xml:space="preserve">دانشكده مهندسي برق و كامپيوتر </w:t>
                </w:r>
              </w:sdtContent>
            </w:sdt>
          </w:p>
          <w:p w14:paraId="1587C389" w14:textId="5378BA31" w:rsidR="00627AA7" w:rsidRPr="001A6537" w:rsidRDefault="00627AA7" w:rsidP="00627AA7">
            <w:pPr>
              <w:pStyle w:val="NoSpacing"/>
              <w:jc w:val="center"/>
              <w:rPr>
                <w:b/>
                <w:bCs/>
                <w:sz w:val="28"/>
                <w:lang w:bidi="fa-IR"/>
              </w:rPr>
            </w:pPr>
            <w:r w:rsidRPr="001A6537">
              <w:rPr>
                <w:rFonts w:hint="cs"/>
                <w:bCs/>
                <w:sz w:val="28"/>
                <w:rtl/>
                <w:lang w:bidi="fa-IR"/>
              </w:rPr>
              <w:t>پردیس دانشکد</w:t>
            </w:r>
            <w:r w:rsidR="001956B3">
              <w:rPr>
                <w:rFonts w:hint="cs"/>
                <w:bCs/>
                <w:sz w:val="28"/>
                <w:rtl/>
                <w:lang w:bidi="fa-IR"/>
              </w:rPr>
              <w:t>گان</w:t>
            </w:r>
            <w:r w:rsidRPr="001A6537">
              <w:rPr>
                <w:rFonts w:hint="cs"/>
                <w:bCs/>
                <w:sz w:val="28"/>
                <w:rtl/>
                <w:lang w:bidi="fa-IR"/>
              </w:rPr>
              <w:t xml:space="preserve"> فنی</w:t>
            </w:r>
          </w:p>
          <w:p w14:paraId="146510F9" w14:textId="5BA1EA3A" w:rsidR="00627AA7" w:rsidRPr="001A6537" w:rsidRDefault="00627AA7" w:rsidP="00627AA7">
            <w:pPr>
              <w:jc w:val="center"/>
            </w:pPr>
            <w:r w:rsidRPr="001A6537">
              <w:rPr>
                <w:rFonts w:hint="cs"/>
                <w:bCs/>
                <w:sz w:val="28"/>
                <w:rtl/>
              </w:rPr>
              <w:t>دانشگاه تهران</w:t>
            </w:r>
          </w:p>
        </w:tc>
      </w:tr>
      <w:tr w:rsidR="00627AA7" w:rsidRPr="001A6537" w14:paraId="4FE13FEF" w14:textId="77777777" w:rsidTr="005A006F">
        <w:trPr>
          <w:trHeight w:val="872"/>
        </w:trPr>
        <w:tc>
          <w:tcPr>
            <w:tcW w:w="8460" w:type="dxa"/>
            <w:gridSpan w:val="6"/>
          </w:tcPr>
          <w:p w14:paraId="7CFC5B32" w14:textId="354C3849" w:rsidR="001F3A74" w:rsidRPr="001A6537" w:rsidRDefault="001F3A74" w:rsidP="00627AA7">
            <w:pPr>
              <w:jc w:val="center"/>
              <w:rPr>
                <w:bCs/>
                <w:sz w:val="36"/>
                <w:szCs w:val="36"/>
                <w:rtl/>
              </w:rPr>
            </w:pPr>
          </w:p>
          <w:p w14:paraId="78437B61" w14:textId="4C382D62" w:rsidR="00627AA7" w:rsidRPr="001A6537" w:rsidRDefault="00627AA7" w:rsidP="00164B35">
            <w:pPr>
              <w:jc w:val="center"/>
            </w:pPr>
            <w:r w:rsidRPr="001A6537">
              <w:rPr>
                <w:bCs/>
                <w:sz w:val="36"/>
                <w:szCs w:val="36"/>
                <w:rtl/>
              </w:rPr>
              <w:t>پیشنهاد</w:t>
            </w:r>
            <w:r w:rsidRPr="001A6537">
              <w:rPr>
                <w:rFonts w:hint="cs"/>
                <w:bCs/>
                <w:sz w:val="36"/>
                <w:szCs w:val="36"/>
                <w:rtl/>
              </w:rPr>
              <w:t xml:space="preserve"> و فرم حمایت از</w:t>
            </w:r>
            <w:r w:rsidRPr="001A6537">
              <w:rPr>
                <w:bCs/>
                <w:sz w:val="36"/>
                <w:szCs w:val="36"/>
              </w:rPr>
              <w:t xml:space="preserve"> </w:t>
            </w:r>
            <w:sdt>
              <w:sdtPr>
                <w:rPr>
                  <w:b/>
                  <w:bCs/>
                  <w:sz w:val="36"/>
                  <w:szCs w:val="36"/>
                  <w:rtl/>
                </w:rPr>
                <w:alias w:val="طرح پژوهشي"/>
                <w:tag w:val="طرح پژوهشي"/>
                <w:id w:val="-459568982"/>
                <w:placeholder>
                  <w:docPart w:val="CCBCACC9755F4414BFC27EC9594ACADC"/>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680891" w:rsidRPr="001A6537">
                  <w:rPr>
                    <w:bCs/>
                    <w:sz w:val="36"/>
                    <w:szCs w:val="36"/>
                    <w:rtl/>
                  </w:rPr>
                  <w:t>پايان نامه</w:t>
                </w:r>
              </w:sdtContent>
            </w:sdt>
            <w:r w:rsidRPr="001A6537">
              <w:rPr>
                <w:rFonts w:hint="cs"/>
                <w:bCs/>
                <w:sz w:val="48"/>
                <w:szCs w:val="48"/>
                <w:rtl/>
              </w:rPr>
              <w:t xml:space="preserve"> </w:t>
            </w:r>
            <w:r w:rsidRPr="001A6537">
              <w:rPr>
                <w:rFonts w:hint="cs"/>
                <w:bCs/>
                <w:sz w:val="36"/>
                <w:szCs w:val="36"/>
                <w:rtl/>
              </w:rPr>
              <w:t>ت</w:t>
            </w:r>
            <w:r w:rsidRPr="001A6537">
              <w:rPr>
                <w:rFonts w:hint="eastAsia"/>
                <w:bCs/>
                <w:sz w:val="36"/>
                <w:szCs w:val="36"/>
                <w:rtl/>
              </w:rPr>
              <w:t>حصیلات</w:t>
            </w:r>
            <w:r w:rsidR="00EC6996" w:rsidRPr="001A6537">
              <w:rPr>
                <w:rFonts w:hint="cs"/>
                <w:bCs/>
                <w:sz w:val="36"/>
                <w:szCs w:val="36"/>
                <w:rtl/>
              </w:rPr>
              <w:t xml:space="preserve"> ت</w:t>
            </w:r>
            <w:r w:rsidR="00680891" w:rsidRPr="001A6537">
              <w:rPr>
                <w:rFonts w:hint="cs"/>
                <w:bCs/>
                <w:sz w:val="36"/>
                <w:szCs w:val="36"/>
                <w:rtl/>
              </w:rPr>
              <w:t>ک</w:t>
            </w:r>
            <w:r w:rsidR="00EC6996" w:rsidRPr="001A6537">
              <w:rPr>
                <w:rFonts w:hint="cs"/>
                <w:bCs/>
                <w:sz w:val="36"/>
                <w:szCs w:val="36"/>
                <w:rtl/>
              </w:rPr>
              <w:t>م</w:t>
            </w:r>
            <w:r w:rsidR="00680891" w:rsidRPr="001A6537">
              <w:rPr>
                <w:rFonts w:hint="cs"/>
                <w:bCs/>
                <w:sz w:val="36"/>
                <w:szCs w:val="36"/>
                <w:rtl/>
              </w:rPr>
              <w:t>ی</w:t>
            </w:r>
            <w:r w:rsidR="00EC6996" w:rsidRPr="001A6537">
              <w:rPr>
                <w:rFonts w:hint="cs"/>
                <w:bCs/>
                <w:sz w:val="36"/>
                <w:szCs w:val="36"/>
                <w:rtl/>
              </w:rPr>
              <w:t>ل</w:t>
            </w:r>
            <w:r w:rsidR="00680891" w:rsidRPr="001A6537">
              <w:rPr>
                <w:rFonts w:hint="cs"/>
                <w:bCs/>
                <w:sz w:val="36"/>
                <w:szCs w:val="36"/>
                <w:rtl/>
              </w:rPr>
              <w:t>ی</w:t>
            </w:r>
          </w:p>
        </w:tc>
      </w:tr>
      <w:tr w:rsidR="00627AA7" w:rsidRPr="001A6537" w14:paraId="12B12BA2" w14:textId="77777777" w:rsidTr="005A006F">
        <w:trPr>
          <w:trHeight w:val="548"/>
        </w:trPr>
        <w:tc>
          <w:tcPr>
            <w:tcW w:w="1710" w:type="dxa"/>
          </w:tcPr>
          <w:p w14:paraId="0F5E8BDE" w14:textId="5692ACC8" w:rsidR="00627AA7" w:rsidRPr="001A6537" w:rsidRDefault="00627AA7" w:rsidP="00627AA7">
            <w:pPr>
              <w:jc w:val="center"/>
            </w:pPr>
          </w:p>
        </w:tc>
        <w:tc>
          <w:tcPr>
            <w:tcW w:w="2610" w:type="dxa"/>
            <w:gridSpan w:val="2"/>
          </w:tcPr>
          <w:p w14:paraId="39288789" w14:textId="462E269A" w:rsidR="00627AA7" w:rsidRPr="001A6537" w:rsidRDefault="00000000" w:rsidP="00E03F19">
            <w:pPr>
              <w:jc w:val="center"/>
            </w:pPr>
            <w:r>
              <w:rPr>
                <w:rFonts w:ascii="Tahoma" w:hAnsi="Tahoma"/>
                <w:sz w:val="26"/>
                <w:szCs w:val="20"/>
              </w:rPr>
              <w:pict w14:anchorId="7895E8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3pt;height:26.3pt">
                  <v:imagedata r:id="rId10" o:title=""/>
                </v:shape>
              </w:pict>
            </w:r>
          </w:p>
        </w:tc>
        <w:tc>
          <w:tcPr>
            <w:tcW w:w="2610" w:type="dxa"/>
            <w:gridSpan w:val="2"/>
          </w:tcPr>
          <w:p w14:paraId="62E45BF9" w14:textId="130681C1" w:rsidR="00627AA7" w:rsidRPr="001A6537" w:rsidRDefault="00000000" w:rsidP="00F36DBF">
            <w:pPr>
              <w:jc w:val="center"/>
            </w:pPr>
            <w:r>
              <w:rPr>
                <w:rFonts w:ascii="Tahoma" w:hAnsi="Tahoma"/>
                <w:sz w:val="26"/>
                <w:szCs w:val="20"/>
              </w:rPr>
              <w:pict w14:anchorId="29FF315E">
                <v:shape id="_x0000_i1026" type="#_x0000_t75" style="width:117.7pt;height:26.3pt">
                  <v:imagedata r:id="rId11" o:title=""/>
                </v:shape>
              </w:pict>
            </w:r>
          </w:p>
        </w:tc>
        <w:tc>
          <w:tcPr>
            <w:tcW w:w="1530" w:type="dxa"/>
          </w:tcPr>
          <w:p w14:paraId="6DA94B0D" w14:textId="77777777" w:rsidR="00627AA7" w:rsidRPr="001A6537" w:rsidRDefault="00627AA7" w:rsidP="00627AA7">
            <w:pPr>
              <w:jc w:val="center"/>
            </w:pPr>
          </w:p>
        </w:tc>
      </w:tr>
      <w:tr w:rsidR="00627AA7" w:rsidRPr="001A6537" w14:paraId="2D3A1CA5" w14:textId="77777777" w:rsidTr="005A006F">
        <w:trPr>
          <w:trHeight w:val="557"/>
        </w:trPr>
        <w:tc>
          <w:tcPr>
            <w:tcW w:w="1710" w:type="dxa"/>
          </w:tcPr>
          <w:p w14:paraId="31E3ADB5" w14:textId="4D24085B" w:rsidR="00627AA7" w:rsidRPr="001A6537" w:rsidRDefault="00627AA7" w:rsidP="00627AA7">
            <w:pPr>
              <w:jc w:val="center"/>
            </w:pPr>
          </w:p>
        </w:tc>
        <w:tc>
          <w:tcPr>
            <w:tcW w:w="2610" w:type="dxa"/>
            <w:gridSpan w:val="2"/>
          </w:tcPr>
          <w:p w14:paraId="068BDA04" w14:textId="5A090BFA" w:rsidR="00627AA7" w:rsidRPr="001A6537" w:rsidRDefault="00000000" w:rsidP="00E03F19">
            <w:pPr>
              <w:jc w:val="center"/>
            </w:pPr>
            <w:r>
              <w:rPr>
                <w:rFonts w:ascii="Tahoma" w:hAnsi="Tahoma"/>
                <w:sz w:val="26"/>
                <w:szCs w:val="20"/>
              </w:rPr>
              <w:pict w14:anchorId="3E159C05">
                <v:shape id="_x0000_i1027" type="#_x0000_t75" style="width:91.4pt;height:26.9pt">
                  <v:imagedata r:id="rId12" o:title=""/>
                </v:shape>
              </w:pict>
            </w:r>
          </w:p>
        </w:tc>
        <w:tc>
          <w:tcPr>
            <w:tcW w:w="2610" w:type="dxa"/>
            <w:gridSpan w:val="2"/>
          </w:tcPr>
          <w:p w14:paraId="3E377616" w14:textId="5891CCD2" w:rsidR="00627AA7" w:rsidRPr="001A6537" w:rsidRDefault="00000000" w:rsidP="00E03F19">
            <w:pPr>
              <w:jc w:val="center"/>
            </w:pPr>
            <w:r>
              <w:rPr>
                <w:rFonts w:ascii="Tahoma" w:hAnsi="Tahoma"/>
                <w:sz w:val="26"/>
                <w:szCs w:val="20"/>
              </w:rPr>
              <w:pict w14:anchorId="5E0F407C">
                <v:shape id="_x0000_i1028" type="#_x0000_t75" style="width:121.45pt;height:22.55pt">
                  <v:imagedata r:id="rId13" o:title=""/>
                </v:shape>
              </w:pict>
            </w:r>
          </w:p>
        </w:tc>
        <w:tc>
          <w:tcPr>
            <w:tcW w:w="1530" w:type="dxa"/>
          </w:tcPr>
          <w:p w14:paraId="70BA1164" w14:textId="77777777" w:rsidR="00627AA7" w:rsidRPr="001A6537" w:rsidRDefault="00627AA7" w:rsidP="00627AA7">
            <w:pPr>
              <w:jc w:val="center"/>
            </w:pPr>
          </w:p>
        </w:tc>
      </w:tr>
      <w:tr w:rsidR="00F36DBF" w:rsidRPr="001A6537" w14:paraId="37C18B77" w14:textId="77777777" w:rsidTr="005A006F">
        <w:trPr>
          <w:trHeight w:val="383"/>
        </w:trPr>
        <w:tc>
          <w:tcPr>
            <w:tcW w:w="6930" w:type="dxa"/>
            <w:gridSpan w:val="5"/>
          </w:tcPr>
          <w:p w14:paraId="2969AE66" w14:textId="0B4631D0" w:rsidR="001F3A74" w:rsidRPr="001A6537" w:rsidRDefault="002702D7" w:rsidP="00627AA7">
            <w:pPr>
              <w:rPr>
                <w:b/>
                <w:bCs/>
                <w:sz w:val="28"/>
                <w:rtl/>
              </w:rPr>
            </w:pPr>
            <w:ins w:id="0" w:author="nader moradi" w:date="2025-01-28T00:53:00Z" w16du:dateUtc="2025-01-27T21:23:00Z">
              <w:r w:rsidRPr="00473239">
                <w:rPr>
                  <w:noProof/>
                </w:rPr>
                <w:drawing>
                  <wp:anchor distT="0" distB="0" distL="114300" distR="114300" simplePos="0" relativeHeight="251749376" behindDoc="1" locked="0" layoutInCell="1" allowOverlap="1" wp14:anchorId="21C3E858" wp14:editId="1F9FABC8">
                    <wp:simplePos x="0" y="0"/>
                    <wp:positionH relativeFrom="margin">
                      <wp:posOffset>92047</wp:posOffset>
                    </wp:positionH>
                    <wp:positionV relativeFrom="paragraph">
                      <wp:posOffset>234315</wp:posOffset>
                    </wp:positionV>
                    <wp:extent cx="962025" cy="78295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62025" cy="782955"/>
                            </a:xfrm>
                            <a:prstGeom prst="rect">
                              <a:avLst/>
                            </a:prstGeom>
                          </pic:spPr>
                        </pic:pic>
                      </a:graphicData>
                    </a:graphic>
                    <wp14:sizeRelH relativeFrom="margin">
                      <wp14:pctWidth>0</wp14:pctWidth>
                    </wp14:sizeRelH>
                    <wp14:sizeRelV relativeFrom="margin">
                      <wp14:pctHeight>0</wp14:pctHeight>
                    </wp14:sizeRelV>
                  </wp:anchor>
                </w:drawing>
              </w:r>
            </w:ins>
          </w:p>
          <w:p w14:paraId="56544B55" w14:textId="6450CFF1" w:rsidR="00F36DBF" w:rsidRPr="001A6537" w:rsidRDefault="00F36DBF" w:rsidP="001F3A74">
            <w:pPr>
              <w:rPr>
                <w:sz w:val="26"/>
                <w:szCs w:val="26"/>
                <w:rtl/>
              </w:rPr>
            </w:pPr>
            <w:r w:rsidRPr="001A6537">
              <w:rPr>
                <w:rFonts w:hint="cs"/>
                <w:bCs/>
                <w:sz w:val="28"/>
                <w:rtl/>
              </w:rPr>
              <w:t>نام و نام</w:t>
            </w:r>
            <w:r w:rsidR="00680891" w:rsidRPr="001A6537">
              <w:rPr>
                <w:bCs/>
                <w:sz w:val="28"/>
              </w:rPr>
              <w:t>‌</w:t>
            </w:r>
            <w:r w:rsidRPr="001A6537">
              <w:rPr>
                <w:rFonts w:hint="cs"/>
                <w:bCs/>
                <w:sz w:val="28"/>
                <w:rtl/>
              </w:rPr>
              <w:t>خانوادگ</w:t>
            </w:r>
            <w:r w:rsidR="00680891" w:rsidRPr="001A6537">
              <w:rPr>
                <w:rFonts w:hint="cs"/>
                <w:bCs/>
                <w:sz w:val="28"/>
                <w:rtl/>
              </w:rPr>
              <w:t>ی</w:t>
            </w:r>
            <w:r w:rsidRPr="001A6537">
              <w:rPr>
                <w:rFonts w:hint="cs"/>
                <w:bCs/>
                <w:sz w:val="28"/>
                <w:rtl/>
              </w:rPr>
              <w:t xml:space="preserve">: </w:t>
            </w:r>
            <w:r w:rsidR="001A6537">
              <w:rPr>
                <w:rFonts w:hint="cs"/>
                <w:bCs/>
                <w:sz w:val="28"/>
                <w:rtl/>
              </w:rPr>
              <w:t>وحید مرادی سرکشتی</w:t>
            </w:r>
          </w:p>
        </w:tc>
        <w:tc>
          <w:tcPr>
            <w:tcW w:w="1530" w:type="dxa"/>
          </w:tcPr>
          <w:p w14:paraId="7ADAD245" w14:textId="77777777" w:rsidR="00F36DBF" w:rsidRPr="001A6537" w:rsidRDefault="00F36DBF" w:rsidP="00627AA7">
            <w:pPr>
              <w:jc w:val="center"/>
            </w:pPr>
          </w:p>
        </w:tc>
      </w:tr>
      <w:tr w:rsidR="00F36DBF" w:rsidRPr="001A6537" w14:paraId="1B131EF2" w14:textId="77777777" w:rsidTr="005A006F">
        <w:trPr>
          <w:trHeight w:val="383"/>
        </w:trPr>
        <w:tc>
          <w:tcPr>
            <w:tcW w:w="6930" w:type="dxa"/>
            <w:gridSpan w:val="5"/>
          </w:tcPr>
          <w:p w14:paraId="17102B60" w14:textId="4612C516" w:rsidR="00F36DBF" w:rsidRPr="001A6537" w:rsidRDefault="00F36DBF" w:rsidP="00627AA7">
            <w:pPr>
              <w:rPr>
                <w:sz w:val="26"/>
                <w:szCs w:val="26"/>
              </w:rPr>
            </w:pPr>
            <w:r w:rsidRPr="001A6537">
              <w:rPr>
                <w:rFonts w:hint="cs"/>
                <w:bCs/>
                <w:sz w:val="28"/>
                <w:rtl/>
              </w:rPr>
              <w:t>شماره</w:t>
            </w:r>
            <w:r w:rsidR="00680891" w:rsidRPr="001A6537">
              <w:rPr>
                <w:bCs/>
                <w:sz w:val="28"/>
              </w:rPr>
              <w:t>‌</w:t>
            </w:r>
            <w:r w:rsidRPr="001A6537">
              <w:rPr>
                <w:rFonts w:hint="cs"/>
                <w:bCs/>
                <w:sz w:val="28"/>
                <w:rtl/>
              </w:rPr>
              <w:t>دانشجو</w:t>
            </w:r>
            <w:r w:rsidR="00680891" w:rsidRPr="001A6537">
              <w:rPr>
                <w:rFonts w:hint="cs"/>
                <w:bCs/>
                <w:sz w:val="28"/>
                <w:rtl/>
              </w:rPr>
              <w:t>یی</w:t>
            </w:r>
            <w:r w:rsidRPr="001A6537">
              <w:rPr>
                <w:rFonts w:hint="cs"/>
                <w:bCs/>
                <w:sz w:val="28"/>
                <w:rtl/>
              </w:rPr>
              <w:t xml:space="preserve">: </w:t>
            </w:r>
            <w:r w:rsidR="00E77DD1">
              <w:rPr>
                <w:rFonts w:hint="cs"/>
                <w:bCs/>
                <w:sz w:val="28"/>
                <w:rtl/>
              </w:rPr>
              <w:t>810102251</w:t>
            </w:r>
          </w:p>
        </w:tc>
        <w:tc>
          <w:tcPr>
            <w:tcW w:w="1530" w:type="dxa"/>
          </w:tcPr>
          <w:p w14:paraId="625CBEDD" w14:textId="77777777" w:rsidR="00F36DBF" w:rsidRPr="001A6537" w:rsidRDefault="00F36DBF" w:rsidP="00627AA7">
            <w:pPr>
              <w:jc w:val="center"/>
            </w:pPr>
          </w:p>
        </w:tc>
      </w:tr>
      <w:tr w:rsidR="00F36DBF" w:rsidRPr="001A6537" w14:paraId="4D066B09" w14:textId="77777777" w:rsidTr="005A006F">
        <w:trPr>
          <w:trHeight w:val="383"/>
        </w:trPr>
        <w:tc>
          <w:tcPr>
            <w:tcW w:w="6930" w:type="dxa"/>
            <w:gridSpan w:val="5"/>
          </w:tcPr>
          <w:p w14:paraId="4796EAA7" w14:textId="56166DC5" w:rsidR="00F36DBF" w:rsidRPr="001A6537" w:rsidRDefault="00F36DBF" w:rsidP="00627AA7">
            <w:pPr>
              <w:rPr>
                <w:sz w:val="26"/>
                <w:szCs w:val="26"/>
              </w:rPr>
            </w:pPr>
            <w:r w:rsidRPr="001A6537">
              <w:rPr>
                <w:rFonts w:hint="cs"/>
                <w:bCs/>
                <w:sz w:val="28"/>
                <w:rtl/>
              </w:rPr>
              <w:t>استاد راهنما</w:t>
            </w:r>
            <w:r w:rsidR="00680891" w:rsidRPr="001A6537">
              <w:rPr>
                <w:rFonts w:hint="cs"/>
                <w:bCs/>
                <w:sz w:val="28"/>
                <w:rtl/>
              </w:rPr>
              <w:t>ی</w:t>
            </w:r>
            <w:r w:rsidRPr="001A6537">
              <w:rPr>
                <w:rFonts w:hint="cs"/>
                <w:bCs/>
                <w:sz w:val="28"/>
                <w:rtl/>
              </w:rPr>
              <w:t xml:space="preserve"> اول: </w:t>
            </w:r>
            <w:r w:rsidR="001A6537">
              <w:rPr>
                <w:rFonts w:hint="cs"/>
                <w:bCs/>
                <w:sz w:val="28"/>
                <w:rtl/>
              </w:rPr>
              <w:t>جناب دکتر مسعود رهگذر</w:t>
            </w:r>
          </w:p>
        </w:tc>
        <w:tc>
          <w:tcPr>
            <w:tcW w:w="1530" w:type="dxa"/>
          </w:tcPr>
          <w:p w14:paraId="03B4E01D" w14:textId="77777777" w:rsidR="00F36DBF" w:rsidRPr="001A6537" w:rsidRDefault="00F36DBF" w:rsidP="00627AA7">
            <w:pPr>
              <w:jc w:val="center"/>
            </w:pPr>
          </w:p>
        </w:tc>
      </w:tr>
      <w:tr w:rsidR="00F36DBF" w:rsidRPr="001A6537" w14:paraId="5B489D05" w14:textId="77777777" w:rsidTr="005A006F">
        <w:trPr>
          <w:trHeight w:val="845"/>
        </w:trPr>
        <w:tc>
          <w:tcPr>
            <w:tcW w:w="6930" w:type="dxa"/>
            <w:gridSpan w:val="5"/>
          </w:tcPr>
          <w:p w14:paraId="0A452272" w14:textId="165FD4D1" w:rsidR="00F36DBF" w:rsidRPr="001A6537" w:rsidRDefault="00F36DBF" w:rsidP="00627AA7">
            <w:pPr>
              <w:rPr>
                <w:sz w:val="26"/>
                <w:szCs w:val="26"/>
              </w:rPr>
            </w:pPr>
            <w:r w:rsidRPr="001A6537">
              <w:rPr>
                <w:rFonts w:hint="cs"/>
                <w:bCs/>
                <w:sz w:val="28"/>
                <w:rtl/>
              </w:rPr>
              <w:t>تار</w:t>
            </w:r>
            <w:r w:rsidR="00680891" w:rsidRPr="001A6537">
              <w:rPr>
                <w:rFonts w:hint="cs"/>
                <w:bCs/>
                <w:sz w:val="28"/>
                <w:rtl/>
              </w:rPr>
              <w:t>ی</w:t>
            </w:r>
            <w:r w:rsidRPr="001A6537">
              <w:rPr>
                <w:rFonts w:hint="cs"/>
                <w:bCs/>
                <w:sz w:val="28"/>
                <w:rtl/>
              </w:rPr>
              <w:t>خ تصو</w:t>
            </w:r>
            <w:r w:rsidR="00680891" w:rsidRPr="001A6537">
              <w:rPr>
                <w:rFonts w:hint="cs"/>
                <w:bCs/>
                <w:sz w:val="28"/>
                <w:rtl/>
              </w:rPr>
              <w:t>ی</w:t>
            </w:r>
            <w:r w:rsidRPr="001A6537">
              <w:rPr>
                <w:rFonts w:hint="cs"/>
                <w:bCs/>
                <w:sz w:val="28"/>
                <w:rtl/>
              </w:rPr>
              <w:t>ب:</w:t>
            </w:r>
            <w:r w:rsidR="00680891" w:rsidRPr="001A6537">
              <w:rPr>
                <w:rFonts w:hint="cs"/>
                <w:bCs/>
                <w:sz w:val="28"/>
                <w:rtl/>
              </w:rPr>
              <w:t xml:space="preserve"> </w:t>
            </w:r>
            <w:r w:rsidR="00623884">
              <w:rPr>
                <w:rFonts w:hint="cs"/>
                <w:bCs/>
                <w:sz w:val="28"/>
                <w:rtl/>
              </w:rPr>
              <w:t>31</w:t>
            </w:r>
            <w:r w:rsidR="001A6537">
              <w:rPr>
                <w:rFonts w:hint="cs"/>
                <w:bCs/>
                <w:sz w:val="28"/>
                <w:rtl/>
              </w:rPr>
              <w:t>/</w:t>
            </w:r>
            <w:r w:rsidR="00623884">
              <w:rPr>
                <w:rFonts w:hint="cs"/>
                <w:bCs/>
                <w:sz w:val="28"/>
                <w:rtl/>
              </w:rPr>
              <w:t>06</w:t>
            </w:r>
            <w:r w:rsidR="001A6537">
              <w:rPr>
                <w:rFonts w:hint="cs"/>
                <w:bCs/>
                <w:sz w:val="28"/>
                <w:rtl/>
              </w:rPr>
              <w:t>/1403</w:t>
            </w:r>
          </w:p>
        </w:tc>
        <w:tc>
          <w:tcPr>
            <w:tcW w:w="1530" w:type="dxa"/>
          </w:tcPr>
          <w:p w14:paraId="194731A7" w14:textId="77777777" w:rsidR="00F36DBF" w:rsidRPr="001A6537" w:rsidRDefault="00F36DBF" w:rsidP="00627AA7">
            <w:pPr>
              <w:jc w:val="center"/>
            </w:pPr>
          </w:p>
        </w:tc>
      </w:tr>
      <w:tr w:rsidR="00144B0C" w:rsidRPr="001A6537" w14:paraId="2AB74288" w14:textId="77777777" w:rsidTr="005A006F">
        <w:trPr>
          <w:trHeight w:val="511"/>
        </w:trPr>
        <w:tc>
          <w:tcPr>
            <w:tcW w:w="4320" w:type="dxa"/>
            <w:gridSpan w:val="3"/>
          </w:tcPr>
          <w:p w14:paraId="0BBCC25B" w14:textId="77777777" w:rsidR="00144B0C" w:rsidRPr="001A6537" w:rsidRDefault="00144B0C" w:rsidP="00627AA7">
            <w:pPr>
              <w:jc w:val="center"/>
            </w:pPr>
          </w:p>
        </w:tc>
        <w:tc>
          <w:tcPr>
            <w:tcW w:w="4140" w:type="dxa"/>
            <w:gridSpan w:val="3"/>
          </w:tcPr>
          <w:p w14:paraId="6378C1FF" w14:textId="5A332889" w:rsidR="00144B0C" w:rsidRPr="001A6537" w:rsidRDefault="00144B0C" w:rsidP="00627AA7">
            <w:pPr>
              <w:rPr>
                <w:b/>
                <w:bCs/>
              </w:rPr>
            </w:pPr>
            <w:r w:rsidRPr="001A6537">
              <w:rPr>
                <w:rFonts w:hint="cs"/>
                <w:bCs/>
                <w:rtl/>
              </w:rPr>
              <w:t>ورود به تحص</w:t>
            </w:r>
            <w:r w:rsidR="00680891" w:rsidRPr="001A6537">
              <w:rPr>
                <w:rFonts w:hint="cs"/>
                <w:bCs/>
                <w:rtl/>
              </w:rPr>
              <w:t>ی</w:t>
            </w:r>
            <w:r w:rsidRPr="001A6537">
              <w:rPr>
                <w:rFonts w:hint="cs"/>
                <w:bCs/>
                <w:rtl/>
              </w:rPr>
              <w:t>لات ت</w:t>
            </w:r>
            <w:r w:rsidR="00680891" w:rsidRPr="001A6537">
              <w:rPr>
                <w:rFonts w:hint="cs"/>
                <w:bCs/>
                <w:rtl/>
              </w:rPr>
              <w:t>ک</w:t>
            </w:r>
            <w:r w:rsidRPr="001A6537">
              <w:rPr>
                <w:rFonts w:hint="cs"/>
                <w:bCs/>
                <w:rtl/>
              </w:rPr>
              <w:t>م</w:t>
            </w:r>
            <w:r w:rsidR="00680891" w:rsidRPr="001A6537">
              <w:rPr>
                <w:rFonts w:hint="cs"/>
                <w:bCs/>
                <w:rtl/>
              </w:rPr>
              <w:t>ی</w:t>
            </w:r>
            <w:r w:rsidRPr="001A6537">
              <w:rPr>
                <w:rFonts w:hint="cs"/>
                <w:bCs/>
                <w:rtl/>
              </w:rPr>
              <w:t>ل</w:t>
            </w:r>
            <w:r w:rsidR="00680891" w:rsidRPr="001A6537">
              <w:rPr>
                <w:rFonts w:hint="cs"/>
                <w:bCs/>
                <w:rtl/>
              </w:rPr>
              <w:t>ی</w:t>
            </w:r>
            <w:r w:rsidRPr="001A6537">
              <w:rPr>
                <w:rFonts w:hint="cs"/>
                <w:bCs/>
                <w:rtl/>
              </w:rPr>
              <w:t xml:space="preserve"> پرد</w:t>
            </w:r>
            <w:r w:rsidR="00680891" w:rsidRPr="001A6537">
              <w:rPr>
                <w:rFonts w:hint="cs"/>
                <w:bCs/>
                <w:rtl/>
              </w:rPr>
              <w:t>ی</w:t>
            </w:r>
            <w:r w:rsidRPr="001A6537">
              <w:rPr>
                <w:rFonts w:hint="cs"/>
                <w:bCs/>
                <w:rtl/>
              </w:rPr>
              <w:t>س:</w:t>
            </w:r>
          </w:p>
        </w:tc>
      </w:tr>
      <w:tr w:rsidR="00BC03DB" w:rsidRPr="001A6537" w14:paraId="0D18EE75" w14:textId="77777777" w:rsidTr="005A006F">
        <w:trPr>
          <w:trHeight w:val="665"/>
        </w:trPr>
        <w:tc>
          <w:tcPr>
            <w:tcW w:w="1710" w:type="dxa"/>
          </w:tcPr>
          <w:p w14:paraId="53802EA7" w14:textId="08948BA1" w:rsidR="00627AA7" w:rsidRPr="001A6537" w:rsidRDefault="00000000" w:rsidP="00092503">
            <w:r>
              <w:rPr>
                <w:rFonts w:ascii="Tahoma" w:hAnsi="Tahoma"/>
                <w:b/>
                <w:bCs/>
                <w:sz w:val="26"/>
                <w:szCs w:val="20"/>
              </w:rPr>
              <w:pict w14:anchorId="0A29B8A1">
                <v:shape id="_x0000_i1029" type="#_x0000_t75" style="width:1in;height:26.9pt">
                  <v:imagedata r:id="rId15" o:title=""/>
                </v:shape>
              </w:pict>
            </w:r>
          </w:p>
        </w:tc>
        <w:tc>
          <w:tcPr>
            <w:tcW w:w="990" w:type="dxa"/>
          </w:tcPr>
          <w:p w14:paraId="778A8EF0" w14:textId="69391D56" w:rsidR="00627AA7" w:rsidRPr="001A6537" w:rsidRDefault="00000000" w:rsidP="00092503">
            <w:r>
              <w:rPr>
                <w:rFonts w:ascii="Tahoma" w:hAnsi="Tahoma"/>
                <w:b/>
                <w:bCs/>
                <w:sz w:val="26"/>
                <w:szCs w:val="20"/>
              </w:rPr>
              <w:pict w14:anchorId="7D9CBB52">
                <v:shape id="_x0000_i1030" type="#_x0000_t75" style="width:41.3pt;height:26.9pt">
                  <v:imagedata r:id="rId16" o:title=""/>
                </v:shape>
              </w:pict>
            </w:r>
          </w:p>
        </w:tc>
        <w:tc>
          <w:tcPr>
            <w:tcW w:w="1620" w:type="dxa"/>
          </w:tcPr>
          <w:p w14:paraId="199A77F7" w14:textId="12D0F55A" w:rsidR="00627AA7" w:rsidRPr="001A6537" w:rsidRDefault="00000000" w:rsidP="00092503">
            <w:r>
              <w:rPr>
                <w:rFonts w:ascii="Tahoma" w:hAnsi="Tahoma"/>
                <w:b/>
                <w:bCs/>
                <w:sz w:val="26"/>
                <w:szCs w:val="20"/>
              </w:rPr>
              <w:pict w14:anchorId="00CB39E5">
                <v:shape id="_x0000_i1031" type="#_x0000_t75" style="width:45.1pt;height:26.9pt">
                  <v:imagedata r:id="rId17" o:title=""/>
                </v:shape>
              </w:pict>
            </w:r>
          </w:p>
        </w:tc>
        <w:tc>
          <w:tcPr>
            <w:tcW w:w="1710" w:type="dxa"/>
          </w:tcPr>
          <w:p w14:paraId="55F8EC10" w14:textId="119AA9A6" w:rsidR="00627AA7" w:rsidRPr="001A6537" w:rsidRDefault="00000000" w:rsidP="00627AA7">
            <w:pPr>
              <w:jc w:val="center"/>
            </w:pPr>
            <w:r>
              <w:rPr>
                <w:rFonts w:ascii="Tahoma" w:hAnsi="Tahoma"/>
                <w:b/>
                <w:bCs/>
                <w:sz w:val="26"/>
                <w:szCs w:val="20"/>
              </w:rPr>
              <w:pict w14:anchorId="0F78B879">
                <v:shape id="_x0000_i1032" type="#_x0000_t75" style="width:1in;height:26.9pt">
                  <v:imagedata r:id="rId15" o:title=""/>
                </v:shape>
              </w:pict>
            </w:r>
          </w:p>
        </w:tc>
        <w:tc>
          <w:tcPr>
            <w:tcW w:w="2430" w:type="dxa"/>
            <w:gridSpan w:val="2"/>
          </w:tcPr>
          <w:p w14:paraId="4984F788" w14:textId="77777777" w:rsidR="00627AA7" w:rsidRPr="001A6537" w:rsidRDefault="00627AA7" w:rsidP="00627AA7">
            <w:r w:rsidRPr="001A6537">
              <w:rPr>
                <w:rFonts w:hint="cs"/>
                <w:bCs/>
                <w:rtl/>
              </w:rPr>
              <w:t xml:space="preserve"> شماره مرجع:</w:t>
            </w:r>
          </w:p>
        </w:tc>
      </w:tr>
    </w:tbl>
    <w:p w14:paraId="1080AE03" w14:textId="77777777" w:rsidR="00FC3EB0" w:rsidRPr="001A6537" w:rsidRDefault="00F36DBF" w:rsidP="00092503">
      <w:pPr>
        <w:pStyle w:val="NoSpacing"/>
        <w:rPr>
          <w:b/>
          <w:bCs/>
          <w:rtl/>
          <w:lang w:bidi="fa-IR"/>
        </w:rPr>
      </w:pPr>
      <w:r w:rsidRPr="001A6537">
        <w:rPr>
          <w:b/>
          <w:bCs/>
          <w:noProof/>
          <w:rtl/>
          <w:lang w:bidi="fa-IR"/>
        </w:rPr>
        <mc:AlternateContent>
          <mc:Choice Requires="wps">
            <w:drawing>
              <wp:anchor distT="0" distB="0" distL="114300" distR="114300" simplePos="0" relativeHeight="251624448" behindDoc="1" locked="0" layoutInCell="1" allowOverlap="1" wp14:anchorId="2549A8DE" wp14:editId="42B48F0E">
                <wp:simplePos x="0" y="0"/>
                <wp:positionH relativeFrom="margin">
                  <wp:posOffset>-154371</wp:posOffset>
                </wp:positionH>
                <wp:positionV relativeFrom="page">
                  <wp:posOffset>492016</wp:posOffset>
                </wp:positionV>
                <wp:extent cx="6267450" cy="8447032"/>
                <wp:effectExtent l="19050" t="19050" r="38100" b="30480"/>
                <wp:wrapNone/>
                <wp:docPr id="2" name="Rounded Rectangle 2"/>
                <wp:cNvGraphicFramePr/>
                <a:graphic xmlns:a="http://schemas.openxmlformats.org/drawingml/2006/main">
                  <a:graphicData uri="http://schemas.microsoft.com/office/word/2010/wordprocessingShape">
                    <wps:wsp>
                      <wps:cNvSpPr/>
                      <wps:spPr>
                        <a:xfrm>
                          <a:off x="0" y="0"/>
                          <a:ext cx="6267450" cy="8447032"/>
                        </a:xfrm>
                        <a:prstGeom prst="roundRect">
                          <a:avLst/>
                        </a:prstGeom>
                        <a:ln w="63500" cmpd="thickThi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BDABE" id="Rounded Rectangle 2" o:spid="_x0000_s1026" style="position:absolute;margin-left:-12.15pt;margin-top:38.75pt;width:493.5pt;height:665.1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" fillcolor="white [3201]" strokecolor="#5b9bd5 [3204]" strokeweight="5pt">
                <v:stroke linestyle="thickThin" joinstyle="miter"/>
                <w10:wrap anchorx="margin" anchory="page"/>
              </v:roundrect>
            </w:pict>
          </mc:Fallback>
        </mc:AlternateContent>
      </w:r>
      <w:r w:rsidR="00092503" w:rsidRPr="001A6537">
        <w:rPr>
          <w:rFonts w:hint="cs"/>
          <w:bCs/>
          <w:rtl/>
          <w:lang w:bidi="fa-IR"/>
        </w:rPr>
        <w:t xml:space="preserve">    </w:t>
      </w:r>
      <w:r w:rsidR="00092503" w:rsidRPr="001A6537">
        <w:rPr>
          <w:bCs/>
          <w:color w:val="0070C0"/>
          <w:lang w:bidi="fa-IR"/>
          <w14:shadow w14:blurRad="0" w14:dist="50800" w14:dir="0" w14:sx="1000" w14:sy="1000" w14:kx="0" w14:ky="0" w14:algn="ctr">
            <w14:srgbClr w14:val="0070C0"/>
          </w14:shadow>
        </w:rPr>
        <w:t>___________________________________________________________________________</w:t>
      </w:r>
    </w:p>
    <w:p w14:paraId="33A062B6" w14:textId="33FE6666" w:rsidR="00FC3EB0" w:rsidRPr="001A6537" w:rsidRDefault="00FC3EB0" w:rsidP="001E4B3A">
      <w:pPr>
        <w:pStyle w:val="NoSpacing"/>
        <w:tabs>
          <w:tab w:val="right" w:pos="9027"/>
        </w:tabs>
        <w:spacing w:before="120"/>
        <w:rPr>
          <w:rtl/>
          <w:lang w:bidi="fa-IR"/>
        </w:rPr>
      </w:pPr>
      <w:r w:rsidRPr="001A6537">
        <w:rPr>
          <w:rFonts w:hint="cs"/>
          <w:bCs/>
          <w:lang w:bidi="fa-IR"/>
        </w:rPr>
        <w:sym w:font="Wingdings" w:char="F045"/>
      </w:r>
      <w:r w:rsidRPr="001A6537">
        <w:rPr>
          <w:lang w:bidi="fa-IR"/>
        </w:rPr>
        <w:t xml:space="preserve">   </w:t>
      </w:r>
      <w:r w:rsidRPr="001A6537">
        <w:rPr>
          <w:rFonts w:hint="cs"/>
          <w:rtl/>
          <w:lang w:bidi="fa-IR"/>
        </w:rPr>
        <w:t xml:space="preserve"> </w:t>
      </w:r>
      <w:r w:rsidRPr="001A6537">
        <w:rPr>
          <w:rFonts w:hint="cs"/>
          <w:bCs/>
          <w:rtl/>
          <w:lang w:bidi="fa-IR"/>
        </w:rPr>
        <w:t xml:space="preserve">1. </w:t>
      </w:r>
      <w:r w:rsidRPr="001A6537">
        <w:rPr>
          <w:bCs/>
          <w:rtl/>
          <w:lang w:bidi="fa-IR"/>
        </w:rPr>
        <w:t>شماره</w:t>
      </w:r>
      <w:r w:rsidR="00680891" w:rsidRPr="001A6537">
        <w:rPr>
          <w:rFonts w:hint="eastAsia"/>
          <w:bCs/>
          <w:lang w:bidi="fa-IR"/>
        </w:rPr>
        <w:t>‌</w:t>
      </w:r>
      <w:r w:rsidRPr="001A6537">
        <w:rPr>
          <w:rFonts w:hint="cs"/>
          <w:bCs/>
          <w:rtl/>
          <w:lang w:bidi="fa-IR"/>
        </w:rPr>
        <w:t>ی مرجع</w:t>
      </w:r>
      <w:r w:rsidRPr="001A6537">
        <w:rPr>
          <w:bCs/>
          <w:rtl/>
          <w:lang w:bidi="fa-IR"/>
        </w:rPr>
        <w:t>، توسط معاونت پژوهش</w:t>
      </w:r>
      <w:r w:rsidRPr="001A6537">
        <w:rPr>
          <w:rFonts w:hint="cs"/>
          <w:bCs/>
          <w:rtl/>
          <w:lang w:bidi="fa-IR"/>
        </w:rPr>
        <w:t>ی پردیس دانشکده</w:t>
      </w:r>
      <w:r w:rsidR="00680891" w:rsidRPr="001A6537">
        <w:rPr>
          <w:rFonts w:hint="cs"/>
          <w:bCs/>
          <w:lang w:bidi="fa-IR"/>
        </w:rPr>
        <w:t>‌</w:t>
      </w:r>
      <w:r w:rsidRPr="001A6537">
        <w:rPr>
          <w:rFonts w:hint="cs"/>
          <w:bCs/>
          <w:rtl/>
          <w:lang w:bidi="fa-IR"/>
        </w:rPr>
        <w:t>های فنی،</w:t>
      </w:r>
      <w:r w:rsidRPr="001A6537">
        <w:rPr>
          <w:bCs/>
          <w:rtl/>
          <w:lang w:bidi="fa-IR"/>
        </w:rPr>
        <w:t xml:space="preserve"> هنگام صدور ابلاغ</w:t>
      </w:r>
      <w:r w:rsidRPr="001A6537">
        <w:rPr>
          <w:rFonts w:hint="cs"/>
          <w:bCs/>
          <w:rtl/>
          <w:lang w:bidi="fa-IR"/>
        </w:rPr>
        <w:t>،</w:t>
      </w:r>
      <w:r w:rsidRPr="001A6537">
        <w:rPr>
          <w:bCs/>
          <w:rtl/>
          <w:lang w:bidi="fa-IR"/>
        </w:rPr>
        <w:t xml:space="preserve"> درج خواهد شد.</w:t>
      </w:r>
    </w:p>
    <w:p w14:paraId="2AF7ADBF" w14:textId="7FEBF28E" w:rsidR="00627AA7" w:rsidRPr="001A6537" w:rsidRDefault="00FC3EB0" w:rsidP="001E4B3A">
      <w:pPr>
        <w:pStyle w:val="NoSpacing"/>
        <w:tabs>
          <w:tab w:val="right" w:pos="9027"/>
        </w:tabs>
        <w:rPr>
          <w:b/>
          <w:bCs/>
          <w:rtl/>
          <w:lang w:bidi="fa-IR"/>
        </w:rPr>
      </w:pPr>
      <w:r w:rsidRPr="001A6537">
        <w:rPr>
          <w:rFonts w:hint="cs"/>
          <w:bCs/>
          <w:lang w:bidi="fa-IR"/>
        </w:rPr>
        <w:sym w:font="Wingdings" w:char="F045"/>
      </w:r>
      <w:r w:rsidR="001E4B3A" w:rsidRPr="001A6537">
        <w:rPr>
          <w:bCs/>
          <w:lang w:bidi="fa-IR"/>
        </w:rPr>
        <w:t xml:space="preserve">  </w:t>
      </w:r>
      <w:r w:rsidRPr="001A6537">
        <w:rPr>
          <w:rFonts w:hint="cs"/>
          <w:bCs/>
          <w:rtl/>
          <w:lang w:bidi="fa-IR"/>
        </w:rPr>
        <w:t xml:space="preserve">  2. </w:t>
      </w:r>
      <w:r w:rsidR="001E4B3A" w:rsidRPr="001A6537">
        <w:rPr>
          <w:rFonts w:hint="cs"/>
          <w:bCs/>
          <w:rtl/>
          <w:lang w:bidi="fa-IR"/>
        </w:rPr>
        <w:t>ت</w:t>
      </w:r>
      <w:r w:rsidR="00680891" w:rsidRPr="001A6537">
        <w:rPr>
          <w:rFonts w:hint="cs"/>
          <w:bCs/>
          <w:rtl/>
          <w:lang w:bidi="fa-IR"/>
        </w:rPr>
        <w:t>ک</w:t>
      </w:r>
      <w:r w:rsidR="001E4B3A" w:rsidRPr="001A6537">
        <w:rPr>
          <w:rFonts w:hint="cs"/>
          <w:bCs/>
          <w:rtl/>
          <w:lang w:bidi="fa-IR"/>
        </w:rPr>
        <w:t>م</w:t>
      </w:r>
      <w:r w:rsidR="00680891" w:rsidRPr="001A6537">
        <w:rPr>
          <w:rFonts w:hint="cs"/>
          <w:bCs/>
          <w:rtl/>
          <w:lang w:bidi="fa-IR"/>
        </w:rPr>
        <w:t>ی</w:t>
      </w:r>
      <w:r w:rsidR="001E4B3A" w:rsidRPr="001A6537">
        <w:rPr>
          <w:rFonts w:hint="cs"/>
          <w:bCs/>
          <w:rtl/>
          <w:lang w:bidi="fa-IR"/>
        </w:rPr>
        <w:t xml:space="preserve">ل </w:t>
      </w:r>
      <w:r w:rsidR="00680891" w:rsidRPr="001A6537">
        <w:rPr>
          <w:rFonts w:hint="cs"/>
          <w:bCs/>
          <w:u w:val="single"/>
          <w:rtl/>
          <w:lang w:bidi="fa-IR"/>
        </w:rPr>
        <w:t>ک</w:t>
      </w:r>
      <w:r w:rsidR="001E4B3A" w:rsidRPr="001A6537">
        <w:rPr>
          <w:rFonts w:hint="cs"/>
          <w:bCs/>
          <w:u w:val="single"/>
          <w:rtl/>
          <w:lang w:bidi="fa-IR"/>
        </w:rPr>
        <w:t>ل</w:t>
      </w:r>
      <w:r w:rsidR="00680891" w:rsidRPr="001A6537">
        <w:rPr>
          <w:rFonts w:hint="cs"/>
          <w:bCs/>
          <w:u w:val="single"/>
          <w:rtl/>
          <w:lang w:bidi="fa-IR"/>
        </w:rPr>
        <w:t>ی</w:t>
      </w:r>
      <w:r w:rsidR="001E4B3A" w:rsidRPr="001A6537">
        <w:rPr>
          <w:rFonts w:hint="cs"/>
          <w:bCs/>
          <w:u w:val="single"/>
          <w:rtl/>
          <w:lang w:bidi="fa-IR"/>
        </w:rPr>
        <w:t>ه قسمت</w:t>
      </w:r>
      <w:r w:rsidR="00680891" w:rsidRPr="001A6537">
        <w:rPr>
          <w:bCs/>
          <w:u w:val="single"/>
          <w:lang w:bidi="fa-IR"/>
        </w:rPr>
        <w:t>‌</w:t>
      </w:r>
      <w:r w:rsidR="001E4B3A" w:rsidRPr="001A6537">
        <w:rPr>
          <w:rFonts w:hint="cs"/>
          <w:bCs/>
          <w:u w:val="single"/>
          <w:rtl/>
          <w:lang w:bidi="fa-IR"/>
        </w:rPr>
        <w:t>ها</w:t>
      </w:r>
      <w:r w:rsidR="00680891" w:rsidRPr="001A6537">
        <w:rPr>
          <w:rFonts w:hint="cs"/>
          <w:bCs/>
          <w:u w:val="single"/>
          <w:rtl/>
          <w:lang w:bidi="fa-IR"/>
        </w:rPr>
        <w:t>ی</w:t>
      </w:r>
      <w:r w:rsidR="001E4B3A" w:rsidRPr="001A6537">
        <w:rPr>
          <w:rFonts w:hint="cs"/>
          <w:bCs/>
          <w:u w:val="single"/>
          <w:rtl/>
          <w:lang w:bidi="fa-IR"/>
        </w:rPr>
        <w:t xml:space="preserve"> فرم ب</w:t>
      </w:r>
      <w:r w:rsidR="00680891" w:rsidRPr="001A6537">
        <w:rPr>
          <w:bCs/>
          <w:u w:val="single"/>
          <w:rtl/>
          <w:lang w:bidi="fa-IR"/>
        </w:rPr>
        <w:t>ه‌</w:t>
      </w:r>
      <w:r w:rsidR="001E4B3A" w:rsidRPr="001A6537">
        <w:rPr>
          <w:rFonts w:hint="cs"/>
          <w:bCs/>
          <w:u w:val="single"/>
          <w:rtl/>
          <w:lang w:bidi="fa-IR"/>
        </w:rPr>
        <w:t>صورت تا</w:t>
      </w:r>
      <w:r w:rsidR="00680891" w:rsidRPr="001A6537">
        <w:rPr>
          <w:rFonts w:hint="cs"/>
          <w:bCs/>
          <w:u w:val="single"/>
          <w:rtl/>
          <w:lang w:bidi="fa-IR"/>
        </w:rPr>
        <w:t>ی</w:t>
      </w:r>
      <w:r w:rsidR="001E4B3A" w:rsidRPr="001A6537">
        <w:rPr>
          <w:rFonts w:hint="cs"/>
          <w:bCs/>
          <w:u w:val="single"/>
          <w:rtl/>
          <w:lang w:bidi="fa-IR"/>
        </w:rPr>
        <w:t>پ شده ضرور</w:t>
      </w:r>
      <w:r w:rsidR="00680891" w:rsidRPr="001A6537">
        <w:rPr>
          <w:rFonts w:hint="cs"/>
          <w:bCs/>
          <w:u w:val="single"/>
          <w:rtl/>
          <w:lang w:bidi="fa-IR"/>
        </w:rPr>
        <w:t>ی</w:t>
      </w:r>
      <w:r w:rsidR="001E4B3A" w:rsidRPr="001A6537">
        <w:rPr>
          <w:rFonts w:hint="cs"/>
          <w:bCs/>
          <w:u w:val="single"/>
          <w:rtl/>
          <w:lang w:bidi="fa-IR"/>
        </w:rPr>
        <w:t xml:space="preserve"> م</w:t>
      </w:r>
      <w:r w:rsidR="00680891" w:rsidRPr="001A6537">
        <w:rPr>
          <w:rFonts w:hint="cs"/>
          <w:bCs/>
          <w:u w:val="single"/>
          <w:rtl/>
          <w:lang w:bidi="fa-IR"/>
        </w:rPr>
        <w:t>ی</w:t>
      </w:r>
      <w:r w:rsidR="00680891" w:rsidRPr="001A6537">
        <w:rPr>
          <w:bCs/>
          <w:u w:val="single"/>
          <w:lang w:bidi="fa-IR"/>
        </w:rPr>
        <w:t>‌</w:t>
      </w:r>
      <w:r w:rsidR="001E4B3A" w:rsidRPr="001A6537">
        <w:rPr>
          <w:rFonts w:hint="cs"/>
          <w:bCs/>
          <w:u w:val="single"/>
          <w:rtl/>
          <w:lang w:bidi="fa-IR"/>
        </w:rPr>
        <w:t>باشد</w:t>
      </w:r>
      <w:r w:rsidR="001E4B3A" w:rsidRPr="001A6537">
        <w:rPr>
          <w:rFonts w:hint="cs"/>
          <w:bCs/>
          <w:rtl/>
          <w:lang w:bidi="fa-IR"/>
        </w:rPr>
        <w:t xml:space="preserve"> و در</w:t>
      </w:r>
      <w:r w:rsidR="00680891" w:rsidRPr="001A6537">
        <w:rPr>
          <w:bCs/>
          <w:rtl/>
          <w:lang w:bidi="fa-IR"/>
        </w:rPr>
        <w:t xml:space="preserve"> </w:t>
      </w:r>
      <w:r w:rsidR="001E4B3A" w:rsidRPr="001A6537">
        <w:rPr>
          <w:rFonts w:hint="cs"/>
          <w:bCs/>
          <w:rtl/>
          <w:lang w:bidi="fa-IR"/>
        </w:rPr>
        <w:t>صورت ناقص بودن هر</w:t>
      </w:r>
      <w:r w:rsidR="00680891" w:rsidRPr="001A6537">
        <w:rPr>
          <w:bCs/>
          <w:rtl/>
          <w:lang w:bidi="fa-IR"/>
        </w:rPr>
        <w:t xml:space="preserve"> </w:t>
      </w:r>
      <w:r w:rsidR="00680891" w:rsidRPr="001A6537">
        <w:rPr>
          <w:rFonts w:hint="cs"/>
          <w:bCs/>
          <w:rtl/>
          <w:lang w:bidi="fa-IR"/>
        </w:rPr>
        <w:t>یک</w:t>
      </w:r>
      <w:r w:rsidR="001E4B3A" w:rsidRPr="001A6537">
        <w:rPr>
          <w:rFonts w:hint="cs"/>
          <w:bCs/>
          <w:rtl/>
          <w:lang w:bidi="fa-IR"/>
        </w:rPr>
        <w:t xml:space="preserve"> از موارد</w:t>
      </w:r>
      <w:r w:rsidR="001E4B3A" w:rsidRPr="001A6537">
        <w:rPr>
          <w:bCs/>
          <w:lang w:bidi="fa-IR"/>
        </w:rPr>
        <w:t xml:space="preserve"> </w:t>
      </w:r>
      <w:r w:rsidR="001E4B3A" w:rsidRPr="001A6537">
        <w:rPr>
          <w:rFonts w:hint="cs"/>
          <w:bCs/>
          <w:rtl/>
          <w:lang w:bidi="fa-IR"/>
        </w:rPr>
        <w:t>بدون ه</w:t>
      </w:r>
      <w:r w:rsidR="00680891" w:rsidRPr="001A6537">
        <w:rPr>
          <w:rFonts w:hint="cs"/>
          <w:bCs/>
          <w:rtl/>
          <w:lang w:bidi="fa-IR"/>
        </w:rPr>
        <w:t>ی</w:t>
      </w:r>
      <w:r w:rsidR="001E4B3A" w:rsidRPr="001A6537">
        <w:rPr>
          <w:rFonts w:hint="cs"/>
          <w:bCs/>
          <w:rtl/>
          <w:lang w:bidi="fa-IR"/>
        </w:rPr>
        <w:t>چ اقدام</w:t>
      </w:r>
      <w:r w:rsidR="00680891" w:rsidRPr="001A6537">
        <w:rPr>
          <w:rFonts w:hint="cs"/>
          <w:bCs/>
          <w:rtl/>
          <w:lang w:bidi="fa-IR"/>
        </w:rPr>
        <w:t>ی</w:t>
      </w:r>
      <w:r w:rsidR="001E4B3A" w:rsidRPr="001A6537">
        <w:rPr>
          <w:rFonts w:hint="cs"/>
          <w:bCs/>
          <w:rtl/>
          <w:lang w:bidi="fa-IR"/>
        </w:rPr>
        <w:t xml:space="preserve"> پروپوزال ارسال شده عودت داده خواهد شد.</w:t>
      </w:r>
    </w:p>
    <w:p w14:paraId="7AD132C1" w14:textId="6C1B5295" w:rsidR="00341FF6" w:rsidRPr="001A6537" w:rsidRDefault="001A09C2" w:rsidP="0083100A">
      <w:pPr>
        <w:jc w:val="center"/>
        <w:rPr>
          <w:b/>
          <w:bCs/>
          <w:szCs w:val="26"/>
          <w:rtl/>
        </w:rPr>
      </w:pPr>
      <w:r w:rsidRPr="001A6537">
        <w:rPr>
          <w:rtl/>
        </w:rPr>
        <w:br w:type="page"/>
      </w:r>
      <w:r w:rsidR="00341FF6" w:rsidRPr="001A6537">
        <w:rPr>
          <w:rFonts w:hint="cs"/>
          <w:bCs/>
          <w:szCs w:val="26"/>
          <w:rtl/>
        </w:rPr>
        <w:lastRenderedPageBreak/>
        <w:t>1</w:t>
      </w:r>
      <w:r w:rsidR="00FD4991">
        <w:rPr>
          <w:rFonts w:hint="cs"/>
          <w:szCs w:val="26"/>
          <w:rtl/>
        </w:rPr>
        <w:t>.</w:t>
      </w:r>
      <w:r w:rsidR="00341FF6" w:rsidRPr="001A6537">
        <w:rPr>
          <w:rFonts w:hint="cs"/>
          <w:rtl/>
        </w:rPr>
        <w:t xml:space="preserve"> </w:t>
      </w:r>
      <w:r w:rsidR="00341FF6" w:rsidRPr="001A6537">
        <w:rPr>
          <w:bCs/>
          <w:szCs w:val="26"/>
          <w:rtl/>
        </w:rPr>
        <w:t>خلاصه</w:t>
      </w:r>
      <w:r w:rsidR="00680891" w:rsidRPr="001A6537">
        <w:rPr>
          <w:rFonts w:hint="eastAsia"/>
          <w:bCs/>
          <w:szCs w:val="26"/>
        </w:rPr>
        <w:t>‌</w:t>
      </w:r>
      <w:r w:rsidR="00341FF6" w:rsidRPr="001A6537">
        <w:rPr>
          <w:bCs/>
          <w:szCs w:val="26"/>
          <w:rtl/>
        </w:rPr>
        <w:t xml:space="preserve"> اطلاعات</w:t>
      </w:r>
      <w:r w:rsidR="00341FF6" w:rsidRPr="001A6537">
        <w:rPr>
          <w:rFonts w:hint="cs"/>
          <w:bCs/>
          <w:szCs w:val="26"/>
          <w:rtl/>
        </w:rPr>
        <w:t xml:space="preserve"> </w:t>
      </w:r>
      <w:sdt>
        <w:sdtPr>
          <w:rPr>
            <w:b/>
            <w:bCs/>
            <w:sz w:val="26"/>
            <w:szCs w:val="26"/>
            <w:rtl/>
          </w:rPr>
          <w:alias w:val="طرح پژوهشي"/>
          <w:tag w:val="طرح پژوهشي"/>
          <w:id w:val="-227993572"/>
          <w:placeholder>
            <w:docPart w:val="C0ED2D1C5DB94C229EDC2156F893CA1B"/>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680891" w:rsidRPr="001A6537">
            <w:rPr>
              <w:bCs/>
              <w:sz w:val="26"/>
              <w:szCs w:val="26"/>
              <w:rtl/>
            </w:rPr>
            <w:t>پايان نامه</w:t>
          </w:r>
        </w:sdtContent>
      </w:sdt>
    </w:p>
    <w:tbl>
      <w:tblPr>
        <w:tblStyle w:val="MediumShading2-Accent11"/>
        <w:bidiVisual/>
        <w:tblW w:w="9640" w:type="dxa"/>
        <w:tblInd w:w="-171" w:type="dxa"/>
        <w:tblBorders>
          <w:top w:val="thinThickSmallGap" w:sz="24" w:space="0" w:color="0070C0"/>
          <w:left w:val="thinThickSmallGap" w:sz="24" w:space="0" w:color="0070C0"/>
          <w:bottom w:val="thinThickSmallGap" w:sz="24" w:space="0" w:color="0070C0"/>
          <w:right w:val="thinThickSmallGap" w:sz="24" w:space="0" w:color="0070C0"/>
          <w:insideH w:val="thinThickSmallGap" w:sz="24" w:space="0" w:color="0070C0"/>
          <w:insideV w:val="thinThickSmallGap" w:sz="24" w:space="0" w:color="0070C0"/>
        </w:tblBorders>
        <w:tblLayout w:type="fixed"/>
        <w:tblLook w:val="06A0" w:firstRow="1" w:lastRow="0" w:firstColumn="1" w:lastColumn="0" w:noHBand="1" w:noVBand="1"/>
      </w:tblPr>
      <w:tblGrid>
        <w:gridCol w:w="1984"/>
        <w:gridCol w:w="2825"/>
        <w:gridCol w:w="2430"/>
        <w:gridCol w:w="2401"/>
      </w:tblGrid>
      <w:tr w:rsidR="00680891" w:rsidRPr="001A6537" w14:paraId="59215150" w14:textId="77777777" w:rsidTr="001F0A2A">
        <w:trPr>
          <w:cnfStyle w:val="100000000000" w:firstRow="1" w:lastRow="0" w:firstColumn="0" w:lastColumn="0" w:oddVBand="0" w:evenVBand="0" w:oddHBand="0" w:evenHBand="0" w:firstRowFirstColumn="0" w:firstRowLastColumn="0" w:lastRowFirstColumn="0" w:lastRowLastColumn="0"/>
          <w:trHeight w:val="691"/>
        </w:trPr>
        <w:tc>
          <w:tcPr>
            <w:cnfStyle w:val="001000000100" w:firstRow="0" w:lastRow="0" w:firstColumn="1" w:lastColumn="0" w:oddVBand="0" w:evenVBand="0" w:oddHBand="0" w:evenHBand="0" w:firstRowFirstColumn="1" w:firstRowLastColumn="0" w:lastRowFirstColumn="0" w:lastRowLastColumn="0"/>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BF6F9"/>
          </w:tcPr>
          <w:p w14:paraId="4695030F" w14:textId="77777777" w:rsidR="00680891" w:rsidRPr="001A6537" w:rsidRDefault="00680891" w:rsidP="00680891">
            <w:pPr>
              <w:pStyle w:val="NoSpacing"/>
              <w:spacing w:before="120" w:line="276" w:lineRule="auto"/>
              <w:jc w:val="center"/>
              <w:rPr>
                <w:rtl/>
              </w:rPr>
            </w:pPr>
            <w:r w:rsidRPr="001A6537">
              <w:rPr>
                <w:rFonts w:hint="cs"/>
                <w:rtl/>
              </w:rPr>
              <w:t>عنوان (فارسی)</w:t>
            </w:r>
          </w:p>
        </w:tc>
        <w:tc>
          <w:tcPr>
            <w:tcW w:w="7656" w:type="dxa"/>
            <w:gridSpan w:val="3"/>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5DA3347C" w14:textId="179B5B5F" w:rsidR="00680891" w:rsidRPr="00CE1ABB" w:rsidRDefault="00CE1ABB" w:rsidP="00680891">
            <w:pPr>
              <w:spacing w:before="120" w:after="240"/>
              <w:cnfStyle w:val="100000000000" w:firstRow="1" w:lastRow="0" w:firstColumn="0" w:lastColumn="0" w:oddVBand="0" w:evenVBand="0" w:oddHBand="0" w:evenHBand="0" w:firstRowFirstColumn="0" w:firstRowLastColumn="0" w:lastRowFirstColumn="0" w:lastRowLastColumn="0"/>
              <w:rPr>
                <w:rtl/>
              </w:rPr>
            </w:pPr>
            <w:r w:rsidRPr="00C154A3">
              <w:rPr>
                <w:sz w:val="26"/>
                <w:szCs w:val="24"/>
                <w:rtl/>
              </w:rPr>
              <w:t>بررس</w:t>
            </w:r>
            <w:r w:rsidRPr="00C154A3">
              <w:rPr>
                <w:rFonts w:hint="cs"/>
                <w:sz w:val="26"/>
                <w:szCs w:val="24"/>
                <w:rtl/>
              </w:rPr>
              <w:t>ی</w:t>
            </w:r>
            <w:r w:rsidRPr="00C154A3">
              <w:rPr>
                <w:rFonts w:hint="eastAsia"/>
                <w:sz w:val="26"/>
                <w:szCs w:val="24"/>
                <w:rtl/>
              </w:rPr>
              <w:t>،</w:t>
            </w:r>
            <w:r w:rsidRPr="00C154A3">
              <w:rPr>
                <w:sz w:val="26"/>
                <w:szCs w:val="24"/>
                <w:rtl/>
              </w:rPr>
              <w:t xml:space="preserve"> ارز</w:t>
            </w:r>
            <w:r w:rsidRPr="00C154A3">
              <w:rPr>
                <w:rFonts w:hint="cs"/>
                <w:sz w:val="26"/>
                <w:szCs w:val="24"/>
                <w:rtl/>
              </w:rPr>
              <w:t>ی</w:t>
            </w:r>
            <w:r w:rsidRPr="00C154A3">
              <w:rPr>
                <w:rFonts w:hint="eastAsia"/>
                <w:sz w:val="26"/>
                <w:szCs w:val="24"/>
                <w:rtl/>
              </w:rPr>
              <w:t>اب</w:t>
            </w:r>
            <w:r w:rsidRPr="00C154A3">
              <w:rPr>
                <w:rFonts w:hint="cs"/>
                <w:sz w:val="26"/>
                <w:szCs w:val="24"/>
                <w:rtl/>
              </w:rPr>
              <w:t>ی</w:t>
            </w:r>
            <w:r w:rsidRPr="00C154A3">
              <w:rPr>
                <w:sz w:val="26"/>
                <w:szCs w:val="24"/>
                <w:rtl/>
              </w:rPr>
              <w:t xml:space="preserve"> و تحل</w:t>
            </w:r>
            <w:r w:rsidRPr="00C154A3">
              <w:rPr>
                <w:rFonts w:hint="cs"/>
                <w:sz w:val="26"/>
                <w:szCs w:val="24"/>
                <w:rtl/>
              </w:rPr>
              <w:t>ی</w:t>
            </w:r>
            <w:r w:rsidRPr="00C154A3">
              <w:rPr>
                <w:rFonts w:hint="eastAsia"/>
                <w:sz w:val="26"/>
                <w:szCs w:val="24"/>
                <w:rtl/>
              </w:rPr>
              <w:t>ل</w:t>
            </w:r>
            <w:r w:rsidRPr="00C154A3">
              <w:rPr>
                <w:sz w:val="26"/>
                <w:szCs w:val="24"/>
                <w:rtl/>
              </w:rPr>
              <w:t xml:space="preserve"> کاربردها</w:t>
            </w:r>
            <w:r w:rsidRPr="00C154A3">
              <w:rPr>
                <w:rFonts w:hint="cs"/>
                <w:sz w:val="26"/>
                <w:szCs w:val="24"/>
                <w:rtl/>
              </w:rPr>
              <w:t>ی</w:t>
            </w:r>
            <w:r w:rsidRPr="00C154A3">
              <w:rPr>
                <w:sz w:val="26"/>
                <w:szCs w:val="24"/>
                <w:rtl/>
              </w:rPr>
              <w:t xml:space="preserve"> رو</w:t>
            </w:r>
            <w:r w:rsidRPr="00C154A3">
              <w:rPr>
                <w:rFonts w:hint="cs"/>
                <w:sz w:val="26"/>
                <w:szCs w:val="24"/>
                <w:rtl/>
              </w:rPr>
              <w:t>ی</w:t>
            </w:r>
            <w:r w:rsidRPr="00C154A3">
              <w:rPr>
                <w:rFonts w:hint="eastAsia"/>
                <w:sz w:val="26"/>
                <w:szCs w:val="24"/>
                <w:rtl/>
              </w:rPr>
              <w:t>کرد</w:t>
            </w:r>
            <w:r w:rsidRPr="00C154A3">
              <w:rPr>
                <w:sz w:val="26"/>
                <w:szCs w:val="24"/>
                <w:rtl/>
              </w:rPr>
              <w:t xml:space="preserve"> مبتن</w:t>
            </w:r>
            <w:r w:rsidRPr="00C154A3">
              <w:rPr>
                <w:rFonts w:hint="cs"/>
                <w:sz w:val="26"/>
                <w:szCs w:val="24"/>
                <w:rtl/>
              </w:rPr>
              <w:t>ی</w:t>
            </w:r>
            <w:r w:rsidRPr="00C154A3">
              <w:rPr>
                <w:sz w:val="26"/>
                <w:szCs w:val="24"/>
                <w:rtl/>
              </w:rPr>
              <w:t xml:space="preserve"> بر </w:t>
            </w:r>
            <w:r w:rsidR="009064B0">
              <w:rPr>
                <w:sz w:val="26"/>
                <w:szCs w:val="24"/>
                <w:rtl/>
              </w:rPr>
              <w:t>خوشه‌بندی</w:t>
            </w:r>
            <w:r w:rsidRPr="00C154A3">
              <w:rPr>
                <w:sz w:val="26"/>
                <w:szCs w:val="24"/>
                <w:rtl/>
              </w:rPr>
              <w:t xml:space="preserve"> معنا</w:t>
            </w:r>
            <w:r w:rsidRPr="00C154A3">
              <w:rPr>
                <w:rFonts w:hint="cs"/>
                <w:sz w:val="26"/>
                <w:szCs w:val="24"/>
                <w:rtl/>
              </w:rPr>
              <w:t>یی</w:t>
            </w:r>
            <w:r w:rsidRPr="00C154A3">
              <w:rPr>
                <w:sz w:val="26"/>
                <w:szCs w:val="24"/>
                <w:rtl/>
              </w:rPr>
              <w:t xml:space="preserve"> متون چند زبانه جهت پاسخگو</w:t>
            </w:r>
            <w:r w:rsidRPr="00C154A3">
              <w:rPr>
                <w:rFonts w:hint="cs"/>
                <w:sz w:val="26"/>
                <w:szCs w:val="24"/>
                <w:rtl/>
              </w:rPr>
              <w:t>یی</w:t>
            </w:r>
            <w:r w:rsidRPr="00C154A3">
              <w:rPr>
                <w:sz w:val="26"/>
                <w:szCs w:val="24"/>
                <w:rtl/>
              </w:rPr>
              <w:t xml:space="preserve"> به سوالات در مح</w:t>
            </w:r>
            <w:r w:rsidRPr="00C154A3">
              <w:rPr>
                <w:rFonts w:hint="cs"/>
                <w:sz w:val="26"/>
                <w:szCs w:val="24"/>
                <w:rtl/>
              </w:rPr>
              <w:t>ی</w:t>
            </w:r>
            <w:r w:rsidRPr="00C154A3">
              <w:rPr>
                <w:rFonts w:hint="eastAsia"/>
                <w:sz w:val="26"/>
                <w:szCs w:val="24"/>
                <w:rtl/>
              </w:rPr>
              <w:t>ط‌ها</w:t>
            </w:r>
            <w:r w:rsidRPr="00C154A3">
              <w:rPr>
                <w:rFonts w:hint="cs"/>
                <w:sz w:val="26"/>
                <w:szCs w:val="24"/>
                <w:rtl/>
              </w:rPr>
              <w:t>ی</w:t>
            </w:r>
            <w:r w:rsidRPr="00C154A3">
              <w:rPr>
                <w:sz w:val="26"/>
                <w:szCs w:val="24"/>
                <w:rtl/>
              </w:rPr>
              <w:t xml:space="preserve"> با دامنه بسته</w:t>
            </w:r>
          </w:p>
        </w:tc>
      </w:tr>
      <w:tr w:rsidR="00680891" w:rsidRPr="001A6537" w14:paraId="4C6B9DC6" w14:textId="77777777" w:rsidTr="001F0A2A">
        <w:trPr>
          <w:trHeight w:val="732"/>
        </w:trPr>
        <w:tc>
          <w:tcPr>
            <w:cnfStyle w:val="001000000000" w:firstRow="0" w:lastRow="0" w:firstColumn="1" w:lastColumn="0" w:oddVBand="0" w:evenVBand="0" w:oddHBand="0" w:evenHBand="0" w:firstRowFirstColumn="0" w:firstRowLastColumn="0" w:lastRowFirstColumn="0" w:lastRowLastColumn="0"/>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CFEFE"/>
          </w:tcPr>
          <w:p w14:paraId="6E3942DA" w14:textId="77777777" w:rsidR="00680891" w:rsidRPr="00C154A3" w:rsidRDefault="00680891" w:rsidP="00680891">
            <w:pPr>
              <w:spacing w:before="120"/>
              <w:jc w:val="center"/>
              <w:rPr>
                <w:sz w:val="26"/>
                <w:szCs w:val="24"/>
                <w:rtl/>
              </w:rPr>
            </w:pPr>
            <w:r w:rsidRPr="00C154A3">
              <w:rPr>
                <w:rFonts w:hint="cs"/>
                <w:sz w:val="26"/>
                <w:szCs w:val="24"/>
                <w:rtl/>
              </w:rPr>
              <w:t>عنوان (انگلیسی)</w:t>
            </w:r>
          </w:p>
        </w:tc>
        <w:tc>
          <w:tcPr>
            <w:tcW w:w="7656" w:type="dxa"/>
            <w:gridSpan w:val="3"/>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25C68867" w14:textId="1F1CE44A" w:rsidR="00680891" w:rsidRPr="001A6537" w:rsidRDefault="00CE1ABB" w:rsidP="00CE1ABB">
            <w:pPr>
              <w:bidi w:val="0"/>
              <w:spacing w:before="120" w:after="240"/>
              <w:cnfStyle w:val="000000000000" w:firstRow="0" w:lastRow="0" w:firstColumn="0" w:lastColumn="0" w:oddVBand="0" w:evenVBand="0" w:oddHBand="0" w:evenHBand="0" w:firstRowFirstColumn="0" w:firstRowLastColumn="0" w:lastRowFirstColumn="0" w:lastRowLastColumn="0"/>
              <w:rPr>
                <w:rFonts w:asciiTheme="majorBidi" w:hAnsiTheme="majorBidi"/>
                <w:rtl/>
              </w:rPr>
            </w:pPr>
            <w:r w:rsidRPr="00C154A3">
              <w:rPr>
                <w:rFonts w:asciiTheme="majorBidi" w:hAnsiTheme="majorBidi"/>
                <w:sz w:val="20"/>
                <w:szCs w:val="18"/>
              </w:rPr>
              <w:t>Investigating, evaluating</w:t>
            </w:r>
            <w:r w:rsidR="00A0673E">
              <w:rPr>
                <w:rFonts w:asciiTheme="majorBidi" w:hAnsiTheme="majorBidi"/>
                <w:sz w:val="20"/>
                <w:szCs w:val="18"/>
              </w:rPr>
              <w:t>,</w:t>
            </w:r>
            <w:r w:rsidRPr="00C154A3">
              <w:rPr>
                <w:rFonts w:asciiTheme="majorBidi" w:hAnsiTheme="majorBidi"/>
                <w:sz w:val="20"/>
                <w:szCs w:val="18"/>
              </w:rPr>
              <w:t xml:space="preserve"> and analyzing the applications of semantic folding </w:t>
            </w:r>
            <w:r w:rsidR="0032750D" w:rsidRPr="00C154A3">
              <w:rPr>
                <w:rFonts w:asciiTheme="majorBidi" w:hAnsiTheme="majorBidi"/>
                <w:sz w:val="20"/>
                <w:szCs w:val="18"/>
              </w:rPr>
              <w:t>approach</w:t>
            </w:r>
            <w:r w:rsidR="0032750D">
              <w:rPr>
                <w:rFonts w:asciiTheme="majorBidi" w:hAnsiTheme="majorBidi"/>
                <w:sz w:val="20"/>
                <w:szCs w:val="18"/>
              </w:rPr>
              <w:t xml:space="preserve"> for </w:t>
            </w:r>
            <w:r w:rsidRPr="00C154A3">
              <w:rPr>
                <w:rFonts w:asciiTheme="majorBidi" w:hAnsiTheme="majorBidi"/>
                <w:sz w:val="20"/>
                <w:szCs w:val="18"/>
              </w:rPr>
              <w:t>multilingual texts questions answering in closed domain environments</w:t>
            </w:r>
          </w:p>
        </w:tc>
      </w:tr>
      <w:tr w:rsidR="00341FF6" w:rsidRPr="001A6537" w14:paraId="683B936E" w14:textId="77777777" w:rsidTr="001F0A2A">
        <w:trPr>
          <w:trHeight w:val="691"/>
        </w:trPr>
        <w:tc>
          <w:tcPr>
            <w:cnfStyle w:val="001000000000" w:firstRow="0" w:lastRow="0" w:firstColumn="1" w:lastColumn="0" w:oddVBand="0" w:evenVBand="0" w:oddHBand="0" w:evenHBand="0" w:firstRowFirstColumn="0" w:firstRowLastColumn="0" w:lastRowFirstColumn="0" w:lastRowLastColumn="0"/>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BF6F9"/>
          </w:tcPr>
          <w:p w14:paraId="5790A446" w14:textId="77777777" w:rsidR="00341FF6" w:rsidRPr="001A6537" w:rsidRDefault="00341FF6" w:rsidP="009A20E2">
            <w:pPr>
              <w:pStyle w:val="NoSpacing"/>
              <w:spacing w:before="120" w:line="276" w:lineRule="auto"/>
              <w:jc w:val="center"/>
              <w:rPr>
                <w:rtl/>
              </w:rPr>
            </w:pPr>
            <w:r w:rsidRPr="001A6537">
              <w:rPr>
                <w:rFonts w:hint="cs"/>
                <w:rtl/>
              </w:rPr>
              <w:t xml:space="preserve">نوع </w:t>
            </w:r>
          </w:p>
        </w:tc>
        <w:tc>
          <w:tcPr>
            <w:tcW w:w="2825"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62FAE81F" w14:textId="23982FF3" w:rsidR="00341FF6" w:rsidRPr="001A6537" w:rsidRDefault="00000000" w:rsidP="00DD275B">
            <w:pPr>
              <w:spacing w:before="120" w:after="240"/>
              <w:jc w:val="center"/>
              <w:cnfStyle w:val="000000000000" w:firstRow="0" w:lastRow="0" w:firstColumn="0" w:lastColumn="0" w:oddVBand="0" w:evenVBand="0" w:oddHBand="0" w:evenHBand="0" w:firstRowFirstColumn="0" w:firstRowLastColumn="0" w:lastRowFirstColumn="0" w:lastRowLastColumn="0"/>
              <w:rPr>
                <w:b/>
                <w:bCs/>
                <w:rtl/>
              </w:rPr>
            </w:pPr>
            <w:r>
              <w:rPr>
                <w:rFonts w:ascii="Tahoma" w:eastAsiaTheme="minorHAnsi" w:hAnsi="Tahoma"/>
                <w:b/>
                <w:bCs/>
                <w:sz w:val="26"/>
                <w:szCs w:val="20"/>
              </w:rPr>
              <w:pict w14:anchorId="4D7BACD8">
                <v:shape id="_x0000_i1033" type="#_x0000_t75" style="width:60.75pt;height:21.3pt">
                  <v:imagedata r:id="rId18" o:title=""/>
                </v:shape>
              </w:pict>
            </w:r>
          </w:p>
        </w:tc>
        <w:tc>
          <w:tcPr>
            <w:tcW w:w="243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4EA7CD2B" w14:textId="41E9767C" w:rsidR="00341FF6" w:rsidRPr="001A6537" w:rsidRDefault="00000000" w:rsidP="00A45C74">
            <w:pPr>
              <w:spacing w:before="120" w:after="240"/>
              <w:jc w:val="center"/>
              <w:cnfStyle w:val="000000000000" w:firstRow="0" w:lastRow="0" w:firstColumn="0" w:lastColumn="0" w:oddVBand="0" w:evenVBand="0" w:oddHBand="0" w:evenHBand="0" w:firstRowFirstColumn="0" w:firstRowLastColumn="0" w:lastRowFirstColumn="0" w:lastRowLastColumn="0"/>
              <w:rPr>
                <w:b/>
                <w:bCs/>
                <w:rtl/>
              </w:rPr>
            </w:pPr>
            <w:r>
              <w:rPr>
                <w:rFonts w:ascii="Tahoma" w:eastAsiaTheme="minorHAnsi" w:hAnsi="Tahoma"/>
                <w:b/>
                <w:bCs/>
                <w:sz w:val="26"/>
                <w:szCs w:val="20"/>
              </w:rPr>
              <w:pict w14:anchorId="1CA2B89E">
                <v:shape id="_x0000_i1034" type="#_x0000_t75" style="width:54.45pt;height:21.3pt">
                  <v:imagedata r:id="rId19" o:title=""/>
                </v:shape>
              </w:pict>
            </w:r>
          </w:p>
        </w:tc>
        <w:tc>
          <w:tcPr>
            <w:tcW w:w="2401"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1676D7A5" w14:textId="5C5741EF" w:rsidR="00341FF6" w:rsidRPr="001A6537" w:rsidRDefault="00000000" w:rsidP="00A45C74">
            <w:pPr>
              <w:spacing w:before="120" w:after="240"/>
              <w:jc w:val="center"/>
              <w:cnfStyle w:val="000000000000" w:firstRow="0" w:lastRow="0" w:firstColumn="0" w:lastColumn="0" w:oddVBand="0" w:evenVBand="0" w:oddHBand="0" w:evenHBand="0" w:firstRowFirstColumn="0" w:firstRowLastColumn="0" w:lastRowFirstColumn="0" w:lastRowLastColumn="0"/>
              <w:rPr>
                <w:b/>
                <w:bCs/>
                <w:rtl/>
              </w:rPr>
            </w:pPr>
            <w:r>
              <w:rPr>
                <w:rFonts w:ascii="Tahoma" w:eastAsiaTheme="minorHAnsi" w:hAnsi="Tahoma"/>
                <w:b/>
                <w:bCs/>
                <w:sz w:val="26"/>
                <w:szCs w:val="20"/>
              </w:rPr>
              <w:pict w14:anchorId="299154F9">
                <v:shape id="_x0000_i1035" type="#_x0000_t75" style="width:60.75pt;height:21.3pt">
                  <v:imagedata r:id="rId20" o:title=""/>
                </v:shape>
              </w:pict>
            </w:r>
          </w:p>
        </w:tc>
      </w:tr>
    </w:tbl>
    <w:p w14:paraId="5093CF88" w14:textId="77777777" w:rsidR="00C94432" w:rsidRPr="001A6537" w:rsidRDefault="00C94432" w:rsidP="00C94432">
      <w:pPr>
        <w:pStyle w:val="NoSpacing"/>
        <w:spacing w:before="120"/>
        <w:rPr>
          <w:b/>
          <w:bCs/>
          <w:lang w:bidi="fa-IR"/>
        </w:rPr>
      </w:pPr>
    </w:p>
    <w:p w14:paraId="518D75D0" w14:textId="6F3C0740" w:rsidR="00C94432" w:rsidRPr="001A6537" w:rsidRDefault="00C94432" w:rsidP="00C94432">
      <w:pPr>
        <w:pStyle w:val="NoSpacing"/>
        <w:jc w:val="center"/>
        <w:rPr>
          <w:b/>
          <w:bCs/>
          <w:szCs w:val="26"/>
          <w:rtl/>
          <w:lang w:bidi="fa-IR"/>
        </w:rPr>
      </w:pPr>
      <w:r w:rsidRPr="001A6537">
        <w:rPr>
          <w:rFonts w:hint="cs"/>
          <w:bCs/>
          <w:szCs w:val="26"/>
          <w:rtl/>
          <w:lang w:bidi="fa-IR"/>
        </w:rPr>
        <w:t>2</w:t>
      </w:r>
      <w:r w:rsidR="00FD4991">
        <w:rPr>
          <w:rFonts w:hint="cs"/>
          <w:bCs/>
          <w:szCs w:val="26"/>
          <w:rtl/>
          <w:lang w:bidi="fa-IR"/>
        </w:rPr>
        <w:t>.</w:t>
      </w:r>
      <w:r w:rsidRPr="001A6537">
        <w:rPr>
          <w:rFonts w:hint="cs"/>
          <w:bCs/>
          <w:szCs w:val="26"/>
          <w:rtl/>
          <w:lang w:bidi="fa-IR"/>
        </w:rPr>
        <w:t xml:space="preserve"> اطلاعات استاد راهنما و مشاور</w:t>
      </w:r>
    </w:p>
    <w:tbl>
      <w:tblPr>
        <w:tblStyle w:val="MediumShading2-Accent11"/>
        <w:tblW w:w="9897"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ayout w:type="fixed"/>
        <w:tblLook w:val="04A0" w:firstRow="1" w:lastRow="0" w:firstColumn="1" w:lastColumn="0" w:noHBand="0" w:noVBand="1"/>
      </w:tblPr>
      <w:tblGrid>
        <w:gridCol w:w="1534"/>
        <w:gridCol w:w="1418"/>
        <w:gridCol w:w="1068"/>
        <w:gridCol w:w="1530"/>
        <w:gridCol w:w="2250"/>
        <w:gridCol w:w="2097"/>
      </w:tblGrid>
      <w:tr w:rsidR="00457355" w:rsidRPr="001A6537" w14:paraId="1E8FEBA1" w14:textId="77777777" w:rsidTr="002F2893">
        <w:trPr>
          <w:cnfStyle w:val="100000000000" w:firstRow="1" w:lastRow="0" w:firstColumn="0" w:lastColumn="0" w:oddVBand="0" w:evenVBand="0" w:oddHBand="0" w:evenHBand="0" w:firstRowFirstColumn="0" w:firstRowLastColumn="0" w:lastRowFirstColumn="0" w:lastRowLastColumn="0"/>
          <w:trHeight w:val="691"/>
          <w:jc w:val="center"/>
        </w:trPr>
        <w:tc>
          <w:tcPr>
            <w:cnfStyle w:val="001000000100" w:firstRow="0" w:lastRow="0" w:firstColumn="1" w:lastColumn="0" w:oddVBand="0" w:evenVBand="0" w:oddHBand="0" w:evenHBand="0" w:firstRowFirstColumn="1" w:firstRowLastColumn="0" w:lastRowFirstColumn="0" w:lastRowLastColumn="0"/>
            <w:tcW w:w="153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3AED8B7F" w14:textId="4E96539D" w:rsidR="00C94432" w:rsidRPr="001A6537" w:rsidRDefault="00C94432" w:rsidP="0028792B">
            <w:pPr>
              <w:pStyle w:val="NoSpacing"/>
              <w:spacing w:before="240" w:line="276" w:lineRule="auto"/>
              <w:jc w:val="center"/>
              <w:rPr>
                <w:rtl/>
              </w:rPr>
            </w:pPr>
            <w:r w:rsidRPr="001A6537">
              <w:rPr>
                <w:rFonts w:hint="cs"/>
                <w:rtl/>
              </w:rPr>
              <w:t>امضا و تار</w:t>
            </w:r>
            <w:r w:rsidR="00680891" w:rsidRPr="001A6537">
              <w:rPr>
                <w:rFonts w:hint="cs"/>
                <w:rtl/>
              </w:rPr>
              <w:t>ی</w:t>
            </w:r>
            <w:r w:rsidRPr="001A6537">
              <w:rPr>
                <w:rFonts w:hint="cs"/>
                <w:rtl/>
              </w:rPr>
              <w:t>خ</w:t>
            </w:r>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460D664C" w14:textId="77777777" w:rsidR="00C94432" w:rsidRPr="001A6537" w:rsidRDefault="00C94432" w:rsidP="0028792B">
            <w:pPr>
              <w:pStyle w:val="NoSpacing"/>
              <w:spacing w:before="240" w:line="276" w:lineRule="auto"/>
              <w:jc w:val="center"/>
              <w:cnfStyle w:val="100000000000" w:firstRow="1" w:lastRow="0" w:firstColumn="0" w:lastColumn="0" w:oddVBand="0" w:evenVBand="0" w:oddHBand="0" w:evenHBand="0" w:firstRowFirstColumn="0" w:firstRowLastColumn="0" w:lastRowFirstColumn="0" w:lastRowLastColumn="0"/>
              <w:rPr>
                <w:rtl/>
              </w:rPr>
            </w:pPr>
            <w:r w:rsidRPr="001A6537">
              <w:rPr>
                <w:rFonts w:hint="cs"/>
                <w:rtl/>
              </w:rPr>
              <w:t>محل خدمت</w:t>
            </w:r>
          </w:p>
        </w:tc>
        <w:tc>
          <w:tcPr>
            <w:tcW w:w="10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0B1A3F50" w14:textId="77777777" w:rsidR="00C94432" w:rsidRPr="001A6537" w:rsidRDefault="00C94432" w:rsidP="0028792B">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rtl/>
              </w:rPr>
            </w:pPr>
            <w:r w:rsidRPr="001A6537">
              <w:rPr>
                <w:rFonts w:hint="cs"/>
                <w:rtl/>
              </w:rPr>
              <w:t>درصد</w:t>
            </w:r>
          </w:p>
          <w:p w14:paraId="08FBA167" w14:textId="5D9F7C72" w:rsidR="00C94432" w:rsidRPr="001A6537" w:rsidRDefault="00C94432">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rtl/>
              </w:rPr>
            </w:pPr>
            <w:r w:rsidRPr="001A6537">
              <w:rPr>
                <w:rFonts w:hint="cs"/>
                <w:rtl/>
              </w:rPr>
              <w:t>مشار</w:t>
            </w:r>
            <w:r w:rsidR="00680891" w:rsidRPr="001A6537">
              <w:rPr>
                <w:rFonts w:hint="cs"/>
                <w:rtl/>
              </w:rPr>
              <w:t>ک</w:t>
            </w:r>
            <w:r w:rsidRPr="001A6537">
              <w:rPr>
                <w:rFonts w:hint="cs"/>
                <w:rtl/>
              </w:rPr>
              <w:t>ت</w:t>
            </w:r>
          </w:p>
        </w:tc>
        <w:tc>
          <w:tcPr>
            <w:tcW w:w="153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386BAEE1" w14:textId="4CC3BF5E" w:rsidR="00C94432" w:rsidRPr="001A6537" w:rsidRDefault="00C94432" w:rsidP="0028792B">
            <w:pPr>
              <w:pStyle w:val="NoSpacing"/>
              <w:spacing w:before="240" w:line="276" w:lineRule="auto"/>
              <w:jc w:val="center"/>
              <w:cnfStyle w:val="100000000000" w:firstRow="1" w:lastRow="0" w:firstColumn="0" w:lastColumn="0" w:oddVBand="0" w:evenVBand="0" w:oddHBand="0" w:evenHBand="0" w:firstRowFirstColumn="0" w:firstRowLastColumn="0" w:lastRowFirstColumn="0" w:lastRowLastColumn="0"/>
              <w:rPr>
                <w:b w:val="0"/>
                <w:bCs w:val="0"/>
                <w:rtl/>
              </w:rPr>
            </w:pPr>
            <w:r w:rsidRPr="001A6537">
              <w:rPr>
                <w:rFonts w:hint="cs"/>
                <w:rtl/>
              </w:rPr>
              <w:t>مرتبه</w:t>
            </w:r>
            <w:r w:rsidR="00680891" w:rsidRPr="001A6537">
              <w:rPr>
                <w:rFonts w:hint="cs"/>
              </w:rPr>
              <w:t>‌</w:t>
            </w:r>
            <w:r w:rsidRPr="001A6537">
              <w:rPr>
                <w:rFonts w:hint="cs"/>
                <w:rtl/>
              </w:rPr>
              <w:t>ی علمی</w:t>
            </w:r>
          </w:p>
        </w:tc>
        <w:tc>
          <w:tcPr>
            <w:tcW w:w="225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1620CC00" w14:textId="73241FC9" w:rsidR="00C94432" w:rsidRPr="001A6537" w:rsidRDefault="00C94432" w:rsidP="0028792B">
            <w:pPr>
              <w:pStyle w:val="NoSpacing"/>
              <w:spacing w:before="240" w:line="276" w:lineRule="auto"/>
              <w:jc w:val="center"/>
              <w:cnfStyle w:val="100000000000" w:firstRow="1" w:lastRow="0" w:firstColumn="0" w:lastColumn="0" w:oddVBand="0" w:evenVBand="0" w:oddHBand="0" w:evenHBand="0" w:firstRowFirstColumn="0" w:firstRowLastColumn="0" w:lastRowFirstColumn="0" w:lastRowLastColumn="0"/>
              <w:rPr>
                <w:b w:val="0"/>
                <w:bCs w:val="0"/>
                <w:rtl/>
              </w:rPr>
            </w:pPr>
            <w:r w:rsidRPr="001A6537">
              <w:rPr>
                <w:rFonts w:hint="cs"/>
                <w:rtl/>
              </w:rPr>
              <w:t>نام</w:t>
            </w:r>
            <w:r w:rsidR="00356B11" w:rsidRPr="001A6537">
              <w:t xml:space="preserve"> </w:t>
            </w:r>
            <w:r w:rsidR="00356B11" w:rsidRPr="001A6537">
              <w:rPr>
                <w:rFonts w:hint="cs"/>
                <w:rtl/>
              </w:rPr>
              <w:t>و نام</w:t>
            </w:r>
            <w:r w:rsidR="00680891" w:rsidRPr="001A6537">
              <w:t>‌</w:t>
            </w:r>
            <w:r w:rsidR="00356B11" w:rsidRPr="001A6537">
              <w:rPr>
                <w:rFonts w:hint="cs"/>
                <w:rtl/>
              </w:rPr>
              <w:t>خانوادگ</w:t>
            </w:r>
            <w:r w:rsidR="00680891" w:rsidRPr="001A6537">
              <w:rPr>
                <w:rFonts w:hint="cs"/>
                <w:rtl/>
              </w:rPr>
              <w:t>ی</w:t>
            </w:r>
          </w:p>
        </w:tc>
        <w:tc>
          <w:tcPr>
            <w:tcW w:w="2097"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033EE2D0" w14:textId="77777777" w:rsidR="00C94432" w:rsidRPr="001A6537" w:rsidRDefault="00C94432" w:rsidP="0028792B">
            <w:pPr>
              <w:pStyle w:val="NoSpacing"/>
              <w:spacing w:before="240"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A6537">
              <w:rPr>
                <w:rFonts w:hint="cs"/>
                <w:rtl/>
              </w:rPr>
              <w:t>نوع مسئولیت</w:t>
            </w:r>
          </w:p>
        </w:tc>
      </w:tr>
      <w:tr w:rsidR="00457355" w:rsidRPr="001A6537" w14:paraId="7C1E9551" w14:textId="77777777" w:rsidTr="0032750D">
        <w:trPr>
          <w:cnfStyle w:val="000000100000" w:firstRow="0" w:lastRow="0" w:firstColumn="0" w:lastColumn="0" w:oddVBand="0" w:evenVBand="0" w:oddHBand="1" w:evenHBand="0" w:firstRowFirstColumn="0" w:firstRowLastColumn="0" w:lastRowFirstColumn="0" w:lastRowLastColumn="0"/>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FFFFFF" w:themeFill="background1"/>
            <w:vAlign w:val="center"/>
          </w:tcPr>
          <w:p w14:paraId="124F3D76" w14:textId="10E5DC4F" w:rsidR="00C94432" w:rsidRPr="001A6537" w:rsidRDefault="0032750D" w:rsidP="0032750D">
            <w:pPr>
              <w:pStyle w:val="NoSpacing"/>
              <w:spacing w:before="120"/>
              <w:jc w:val="center"/>
              <w:rPr>
                <w:b w:val="0"/>
                <w:bCs w:val="0"/>
              </w:rPr>
            </w:pPr>
            <w:permStart w:id="401951742" w:edGrp="everyone"/>
            <w:r>
              <w:rPr>
                <w:noProof/>
              </w:rPr>
              <w:drawing>
                <wp:anchor distT="0" distB="0" distL="114300" distR="114300" simplePos="0" relativeHeight="251747328" behindDoc="0" locked="0" layoutInCell="1" allowOverlap="1" wp14:anchorId="5D418EFA" wp14:editId="37D01E3E">
                  <wp:simplePos x="0" y="0"/>
                  <wp:positionH relativeFrom="column">
                    <wp:posOffset>-2706</wp:posOffset>
                  </wp:positionH>
                  <wp:positionV relativeFrom="paragraph">
                    <wp:posOffset>2540</wp:posOffset>
                  </wp:positionV>
                  <wp:extent cx="836930" cy="509270"/>
                  <wp:effectExtent l="0" t="0" r="0" b="0"/>
                  <wp:wrapNone/>
                  <wp:docPr id="1193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5905" name=""/>
                          <pic:cNvPicPr/>
                        </pic:nvPicPr>
                        <pic:blipFill>
                          <a:blip r:embed="rId21">
                            <a:extLst>
                              <a:ext uri="{28A0092B-C50C-407E-A947-70E740481C1C}">
                                <a14:useLocalDpi xmlns:a14="http://schemas.microsoft.com/office/drawing/2010/main" val="0"/>
                              </a:ext>
                            </a:extLst>
                          </a:blip>
                          <a:stretch>
                            <a:fillRect/>
                          </a:stretch>
                        </pic:blipFill>
                        <pic:spPr>
                          <a:xfrm>
                            <a:off x="0" y="0"/>
                            <a:ext cx="836930" cy="509270"/>
                          </a:xfrm>
                          <a:prstGeom prst="rect">
                            <a:avLst/>
                          </a:prstGeom>
                        </pic:spPr>
                      </pic:pic>
                    </a:graphicData>
                  </a:graphic>
                  <wp14:sizeRelH relativeFrom="margin">
                    <wp14:pctWidth>0</wp14:pctWidth>
                  </wp14:sizeRelH>
                  <wp14:sizeRelV relativeFrom="margin">
                    <wp14:pctHeight>0</wp14:pctHeight>
                  </wp14:sizeRelV>
                </wp:anchor>
              </w:drawing>
            </w:r>
            <w:permEnd w:id="401951742"/>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04F5844E" w14:textId="5D6722AD" w:rsidR="00C94432" w:rsidRPr="001A6537" w:rsidRDefault="0032750D"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rPr>
                <w:rtl/>
              </w:rPr>
            </w:pPr>
            <w:r>
              <w:rPr>
                <w:rFonts w:hint="cs"/>
                <w:rtl/>
              </w:rPr>
              <w:t>دانشگاه تهران</w:t>
            </w:r>
          </w:p>
        </w:tc>
        <w:tc>
          <w:tcPr>
            <w:tcW w:w="10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59E14CCC" w14:textId="4F0EABF6" w:rsidR="00C94432" w:rsidRPr="001A6537" w:rsidRDefault="006F54F9"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rPr>
                <w:rtl/>
              </w:rPr>
            </w:pPr>
            <w:r>
              <w:rPr>
                <w:rFonts w:hint="cs"/>
                <w:rtl/>
              </w:rPr>
              <w:t>100</w:t>
            </w:r>
          </w:p>
        </w:tc>
        <w:permStart w:id="550642643" w:edGrp="everyone" w:displacedByCustomXml="next"/>
        <w:sdt>
          <w:sdtPr>
            <w:rPr>
              <w:rFonts w:hint="cs"/>
              <w:rtl/>
            </w:rPr>
            <w:alias w:val="مرتبه علمي"/>
            <w:tag w:val="مرتبه علمي"/>
            <w:id w:val="1838350345"/>
            <w:placeholder>
              <w:docPart w:val="B9C913522AAB460292E73FBE7EF834B0"/>
            </w:placeholder>
            <w:dropDownList>
              <w:listItem w:value="Choose an item."/>
              <w:listItem w:displayText="استاديار" w:value="استاديار"/>
              <w:listItem w:displayText="دانشيار" w:value="دانشيار"/>
              <w:listItem w:displayText="استاد تمام" w:value="استاد تمام"/>
            </w:dropDownList>
          </w:sdtPr>
          <w:sdtContent>
            <w:tc>
              <w:tcPr>
                <w:tcW w:w="153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hideMark/>
              </w:tcPr>
              <w:p w14:paraId="334C0B3F" w14:textId="09B8263C" w:rsidR="00C94432" w:rsidRPr="001A6537" w:rsidRDefault="000F6DF6"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rPr>
                    <w:rStyle w:val="Style1"/>
                  </w:rPr>
                </w:pPr>
                <w:r>
                  <w:rPr>
                    <w:rFonts w:hint="cs"/>
                    <w:rtl/>
                  </w:rPr>
                  <w:t>دانشيار</w:t>
                </w:r>
              </w:p>
            </w:tc>
            <w:permEnd w:id="550642643" w:displacedByCustomXml="next"/>
          </w:sdtContent>
        </w:sdt>
        <w:tc>
          <w:tcPr>
            <w:tcW w:w="225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07584143" w14:textId="06636146" w:rsidR="00C94432" w:rsidRPr="001A6537" w:rsidRDefault="002F2893"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دکتر </w:t>
            </w:r>
            <w:r w:rsidR="00A30A60">
              <w:rPr>
                <w:rFonts w:hint="cs"/>
                <w:rtl/>
              </w:rPr>
              <w:t>مسعود رهگذر</w:t>
            </w:r>
          </w:p>
        </w:tc>
        <w:tc>
          <w:tcPr>
            <w:tcW w:w="2097"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CFEFE"/>
            <w:hideMark/>
          </w:tcPr>
          <w:p w14:paraId="5FCC64DB" w14:textId="77777777" w:rsidR="00C94432" w:rsidRPr="001A6537" w:rsidRDefault="00C94432" w:rsidP="00D852FB">
            <w:pPr>
              <w:pStyle w:val="NoSpacing"/>
              <w:jc w:val="center"/>
              <w:cnfStyle w:val="000000100000" w:firstRow="0" w:lastRow="0" w:firstColumn="0" w:lastColumn="0" w:oddVBand="0" w:evenVBand="0" w:oddHBand="1" w:evenHBand="0" w:firstRowFirstColumn="0" w:firstRowLastColumn="0" w:lastRowFirstColumn="0" w:lastRowLastColumn="0"/>
              <w:rPr>
                <w:b/>
                <w:bCs/>
              </w:rPr>
            </w:pPr>
            <w:r w:rsidRPr="001A6537">
              <w:rPr>
                <w:rFonts w:hint="cs"/>
                <w:bCs/>
                <w:rtl/>
              </w:rPr>
              <w:t>استاد راهنمای اول</w:t>
            </w:r>
          </w:p>
          <w:p w14:paraId="3F460445" w14:textId="77777777" w:rsidR="00C94432" w:rsidRPr="001A6537" w:rsidRDefault="00C94432" w:rsidP="00D852FB">
            <w:pPr>
              <w:pStyle w:val="NoSpacing"/>
              <w:jc w:val="center"/>
              <w:cnfStyle w:val="000000100000" w:firstRow="0" w:lastRow="0" w:firstColumn="0" w:lastColumn="0" w:oddVBand="0" w:evenVBand="0" w:oddHBand="1" w:evenHBand="0" w:firstRowFirstColumn="0" w:firstRowLastColumn="0" w:lastRowFirstColumn="0" w:lastRowLastColumn="0"/>
              <w:rPr>
                <w:b/>
                <w:bCs/>
                <w:rtl/>
              </w:rPr>
            </w:pPr>
            <w:r w:rsidRPr="001A6537">
              <w:rPr>
                <w:rFonts w:hint="cs"/>
                <w:bCs/>
                <w:rtl/>
              </w:rPr>
              <w:t>(مجری)</w:t>
            </w:r>
          </w:p>
        </w:tc>
      </w:tr>
      <w:tr w:rsidR="00457355" w:rsidRPr="001A6537" w14:paraId="6FCDE48F" w14:textId="77777777" w:rsidTr="002F2893">
        <w:trPr>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FFFFFF" w:themeFill="background1"/>
          </w:tcPr>
          <w:p w14:paraId="3C5344DA" w14:textId="77777777" w:rsidR="00C94432" w:rsidRPr="001A6537" w:rsidRDefault="00C94432" w:rsidP="00C72843">
            <w:pPr>
              <w:pStyle w:val="NoSpacing"/>
              <w:spacing w:before="120"/>
              <w:jc w:val="center"/>
              <w:rPr>
                <w:b w:val="0"/>
                <w:bCs w:val="0"/>
              </w:rPr>
            </w:pPr>
            <w:permStart w:id="2105429763" w:edGrp="everyone"/>
            <w:permEnd w:id="2105429763"/>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618545EC" w14:textId="77777777" w:rsidR="00C94432" w:rsidRPr="001A6537" w:rsidRDefault="00C9443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pPr>
            <w:permStart w:id="1168972726" w:edGrp="everyone"/>
            <w:permEnd w:id="1168972726"/>
          </w:p>
        </w:tc>
        <w:tc>
          <w:tcPr>
            <w:tcW w:w="10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50D849B2" w14:textId="77777777" w:rsidR="00C94432" w:rsidRPr="001A6537" w:rsidRDefault="00C9443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pPr>
            <w:permStart w:id="926565785" w:edGrp="everyone"/>
            <w:permEnd w:id="926565785"/>
          </w:p>
        </w:tc>
        <w:permStart w:id="2035044566" w:edGrp="everyone" w:displacedByCustomXml="next"/>
        <w:sdt>
          <w:sdtPr>
            <w:rPr>
              <w:rFonts w:hint="cs"/>
              <w:rtl/>
            </w:rPr>
            <w:alias w:val="مرتبه علمي"/>
            <w:tag w:val="مرتبه علمي"/>
            <w:id w:val="1486973440"/>
            <w:placeholder>
              <w:docPart w:val="4A278C34DC85407D9D0D6016D4AB452D"/>
            </w:placeholder>
            <w:showingPlcHdr/>
            <w:dropDownList>
              <w:listItem w:value="Choose an item."/>
              <w:listItem w:displayText="استاديار" w:value="استاديار"/>
              <w:listItem w:displayText="دانشيار" w:value="دانشيار"/>
              <w:listItem w:displayText="استاد تمام" w:value="استاد تمام"/>
              <w:listItem w:displayText="-" w:value="-"/>
            </w:dropDownList>
          </w:sdtPr>
          <w:sdtContent>
            <w:tc>
              <w:tcPr>
                <w:tcW w:w="153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hideMark/>
              </w:tcPr>
              <w:p w14:paraId="14901F23" w14:textId="77777777" w:rsidR="00C94432" w:rsidRPr="001A6537" w:rsidRDefault="005E715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rPr>
                    <w:rStyle w:val="Style1"/>
                    <w:sz w:val="28"/>
                  </w:rPr>
                </w:pPr>
                <w:r w:rsidRPr="001A6537">
                  <w:rPr>
                    <w:rStyle w:val="Style1"/>
                    <w:bCs/>
                    <w:color w:val="0000FF"/>
                    <w:sz w:val="28"/>
                    <w:u w:val="single"/>
                    <w:rtl/>
                  </w:rPr>
                  <w:t>انتخاب نماييد</w:t>
                </w:r>
              </w:p>
            </w:tc>
            <w:permEnd w:id="2035044566" w:displacedByCustomXml="next"/>
          </w:sdtContent>
        </w:sdt>
        <w:tc>
          <w:tcPr>
            <w:tcW w:w="225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780743A6" w14:textId="77777777" w:rsidR="00C94432" w:rsidRPr="001A6537" w:rsidRDefault="00C9443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rPr>
                <w:rtl/>
              </w:rPr>
            </w:pPr>
            <w:permStart w:id="423651178" w:edGrp="everyone"/>
            <w:permEnd w:id="423651178"/>
          </w:p>
        </w:tc>
        <w:tc>
          <w:tcPr>
            <w:tcW w:w="2097"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49BB3183" w14:textId="77777777" w:rsidR="00C94432" w:rsidRPr="001A6537" w:rsidRDefault="00C94432" w:rsidP="00D852FB">
            <w:pPr>
              <w:pStyle w:val="NoSpacing"/>
              <w:jc w:val="center"/>
              <w:cnfStyle w:val="000000000000" w:firstRow="0" w:lastRow="0" w:firstColumn="0" w:lastColumn="0" w:oddVBand="0" w:evenVBand="0" w:oddHBand="0" w:evenHBand="0" w:firstRowFirstColumn="0" w:firstRowLastColumn="0" w:lastRowFirstColumn="0" w:lastRowLastColumn="0"/>
              <w:rPr>
                <w:b/>
                <w:bCs/>
              </w:rPr>
            </w:pPr>
            <w:r w:rsidRPr="001A6537">
              <w:rPr>
                <w:rFonts w:hint="cs"/>
                <w:bCs/>
                <w:rtl/>
              </w:rPr>
              <w:t>استاد راهنمای دوم</w:t>
            </w:r>
          </w:p>
          <w:p w14:paraId="2D675252" w14:textId="77777777" w:rsidR="00C94432" w:rsidRPr="001A6537" w:rsidRDefault="00C94432" w:rsidP="00D852FB">
            <w:pPr>
              <w:pStyle w:val="NoSpacing"/>
              <w:jc w:val="center"/>
              <w:cnfStyle w:val="000000000000" w:firstRow="0" w:lastRow="0" w:firstColumn="0" w:lastColumn="0" w:oddVBand="0" w:evenVBand="0" w:oddHBand="0" w:evenHBand="0" w:firstRowFirstColumn="0" w:firstRowLastColumn="0" w:lastRowFirstColumn="0" w:lastRowLastColumn="0"/>
              <w:rPr>
                <w:b/>
                <w:bCs/>
                <w:rtl/>
              </w:rPr>
            </w:pPr>
            <w:r w:rsidRPr="001A6537">
              <w:rPr>
                <w:rFonts w:hint="cs"/>
                <w:bCs/>
                <w:rtl/>
              </w:rPr>
              <w:t>(حسب نیاز)</w:t>
            </w:r>
          </w:p>
        </w:tc>
      </w:tr>
      <w:tr w:rsidR="00457355" w:rsidRPr="001A6537" w14:paraId="79A6E1D2" w14:textId="77777777" w:rsidTr="002F2893">
        <w:trPr>
          <w:cnfStyle w:val="000000100000" w:firstRow="0" w:lastRow="0" w:firstColumn="0" w:lastColumn="0" w:oddVBand="0" w:evenVBand="0" w:oddHBand="1" w:evenHBand="0" w:firstRowFirstColumn="0" w:firstRowLastColumn="0" w:lastRowFirstColumn="0" w:lastRowLastColumn="0"/>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FFFFFF" w:themeFill="background1"/>
          </w:tcPr>
          <w:p w14:paraId="48C63ACF" w14:textId="77777777" w:rsidR="00C94432" w:rsidRPr="001A6537" w:rsidRDefault="00C94432" w:rsidP="00C72843">
            <w:pPr>
              <w:pStyle w:val="NoSpacing"/>
              <w:spacing w:before="120"/>
              <w:jc w:val="center"/>
              <w:rPr>
                <w:b w:val="0"/>
                <w:bCs w:val="0"/>
              </w:rPr>
            </w:pPr>
            <w:permStart w:id="1186421310" w:edGrp="everyone"/>
            <w:permEnd w:id="1186421310"/>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77CAF096" w14:textId="77777777" w:rsidR="00C94432" w:rsidRPr="001A6537" w:rsidRDefault="00C94432"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pPr>
            <w:permStart w:id="949752550" w:edGrp="everyone"/>
            <w:permEnd w:id="949752550"/>
          </w:p>
        </w:tc>
        <w:tc>
          <w:tcPr>
            <w:tcW w:w="10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3F7C9F15" w14:textId="77777777" w:rsidR="00C94432" w:rsidRPr="001A6537" w:rsidRDefault="00C94432"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pPr>
            <w:permStart w:id="1890938466" w:edGrp="everyone"/>
            <w:permEnd w:id="1890938466"/>
          </w:p>
        </w:tc>
        <w:permStart w:id="1919434615" w:edGrp="everyone" w:displacedByCustomXml="next"/>
        <w:sdt>
          <w:sdtPr>
            <w:rPr>
              <w:rFonts w:hint="cs"/>
              <w:rtl/>
            </w:rPr>
            <w:alias w:val="مرتبه علمي"/>
            <w:tag w:val="مرتبه علمي"/>
            <w:id w:val="-1486316493"/>
            <w:placeholder>
              <w:docPart w:val="76F389E8ACE2459F898F9C0D27E0652D"/>
            </w:placeholder>
            <w:showingPlcHdr/>
            <w:dropDownList>
              <w:listItem w:value="Choose an item."/>
              <w:listItem w:displayText="مربي" w:value="مربي"/>
              <w:listItem w:displayText="استاديار" w:value="استاديار"/>
              <w:listItem w:displayText="دانشيار" w:value="دانشيار"/>
              <w:listItem w:displayText="استاد تمام" w:value="استاد تمام"/>
              <w:listItem w:displayText="-" w:value="-"/>
            </w:dropDownList>
          </w:sdtPr>
          <w:sdtContent>
            <w:tc>
              <w:tcPr>
                <w:tcW w:w="153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hideMark/>
              </w:tcPr>
              <w:p w14:paraId="2AEFB462" w14:textId="0A6E2A29" w:rsidR="00C94432" w:rsidRPr="001A6537" w:rsidRDefault="00AA7536"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rPr>
                    <w:rStyle w:val="Style1"/>
                    <w:sz w:val="28"/>
                  </w:rPr>
                </w:pPr>
                <w:r w:rsidRPr="001A6537">
                  <w:rPr>
                    <w:rStyle w:val="Style1"/>
                    <w:bCs/>
                    <w:color w:val="0000FF"/>
                    <w:sz w:val="28"/>
                    <w:u w:val="single"/>
                    <w:rtl/>
                  </w:rPr>
                  <w:t>انتخاب نماييد</w:t>
                </w:r>
              </w:p>
            </w:tc>
            <w:permEnd w:id="1919434615" w:displacedByCustomXml="next"/>
          </w:sdtContent>
        </w:sdt>
        <w:tc>
          <w:tcPr>
            <w:tcW w:w="225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48E7DF94" w14:textId="7A1D6D45" w:rsidR="00C94432" w:rsidRPr="001A6537" w:rsidRDefault="00C94432" w:rsidP="00C72843">
            <w:pPr>
              <w:pStyle w:val="NoSpacing"/>
              <w:spacing w:before="120"/>
              <w:jc w:val="center"/>
              <w:cnfStyle w:val="000000100000" w:firstRow="0" w:lastRow="0" w:firstColumn="0" w:lastColumn="0" w:oddVBand="0" w:evenVBand="0" w:oddHBand="1" w:evenHBand="0" w:firstRowFirstColumn="0" w:firstRowLastColumn="0" w:lastRowFirstColumn="0" w:lastRowLastColumn="0"/>
              <w:rPr>
                <w:rtl/>
              </w:rPr>
            </w:pPr>
          </w:p>
        </w:tc>
        <w:tc>
          <w:tcPr>
            <w:tcW w:w="2097"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CFEFE"/>
            <w:hideMark/>
          </w:tcPr>
          <w:p w14:paraId="027911A7" w14:textId="77777777" w:rsidR="00C94432" w:rsidRPr="001A6537" w:rsidRDefault="00C94432" w:rsidP="00D852FB">
            <w:pPr>
              <w:pStyle w:val="NoSpacing"/>
              <w:spacing w:before="120" w:after="120"/>
              <w:jc w:val="center"/>
              <w:cnfStyle w:val="000000100000" w:firstRow="0" w:lastRow="0" w:firstColumn="0" w:lastColumn="0" w:oddVBand="0" w:evenVBand="0" w:oddHBand="1" w:evenHBand="0" w:firstRowFirstColumn="0" w:firstRowLastColumn="0" w:lastRowFirstColumn="0" w:lastRowLastColumn="0"/>
              <w:rPr>
                <w:b/>
                <w:bCs/>
              </w:rPr>
            </w:pPr>
            <w:r w:rsidRPr="001A6537">
              <w:rPr>
                <w:rFonts w:hint="cs"/>
                <w:bCs/>
                <w:rtl/>
              </w:rPr>
              <w:t>استاد مشاور اول</w:t>
            </w:r>
          </w:p>
        </w:tc>
      </w:tr>
      <w:tr w:rsidR="00457355" w:rsidRPr="001A6537" w14:paraId="639AA86E" w14:textId="77777777" w:rsidTr="002F2893">
        <w:trPr>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FFFFFF" w:themeFill="background1"/>
          </w:tcPr>
          <w:p w14:paraId="1232314D" w14:textId="77777777" w:rsidR="00C94432" w:rsidRPr="001A6537" w:rsidRDefault="00C94432" w:rsidP="00C72843">
            <w:pPr>
              <w:pStyle w:val="NoSpacing"/>
              <w:spacing w:before="120"/>
              <w:jc w:val="center"/>
              <w:rPr>
                <w:b w:val="0"/>
                <w:bCs w:val="0"/>
              </w:rPr>
            </w:pPr>
            <w:permStart w:id="1802663906" w:edGrp="everyone"/>
            <w:permEnd w:id="1802663906"/>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2A9A12B1" w14:textId="77777777" w:rsidR="00C94432" w:rsidRPr="001A6537" w:rsidRDefault="00C9443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pPr>
            <w:permStart w:id="825839101" w:edGrp="everyone"/>
            <w:permEnd w:id="825839101"/>
          </w:p>
        </w:tc>
        <w:tc>
          <w:tcPr>
            <w:tcW w:w="10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73CBE138" w14:textId="77777777" w:rsidR="00C94432" w:rsidRPr="001A6537" w:rsidRDefault="00C9443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pPr>
            <w:permStart w:id="1596065517" w:edGrp="everyone"/>
            <w:permEnd w:id="1596065517"/>
          </w:p>
        </w:tc>
        <w:permStart w:id="858070989" w:edGrp="everyone" w:displacedByCustomXml="next"/>
        <w:sdt>
          <w:sdtPr>
            <w:rPr>
              <w:rFonts w:hint="cs"/>
              <w:rtl/>
            </w:rPr>
            <w:alias w:val="مرتبه علمي"/>
            <w:tag w:val="مرتبه علمي"/>
            <w:id w:val="724646348"/>
            <w:placeholder>
              <w:docPart w:val="EF81FAFB6389407287F8D897826692AE"/>
            </w:placeholder>
            <w:showingPlcHdr/>
            <w:dropDownList>
              <w:listItem w:value="Choose an item."/>
              <w:listItem w:displayText="مربي" w:value="مربي"/>
              <w:listItem w:displayText="استاديار" w:value="استاديار"/>
              <w:listItem w:displayText="دانشيار" w:value="دانشيار"/>
              <w:listItem w:displayText="استاد تمام" w:value="استاد تمام"/>
              <w:listItem w:displayText="-" w:value="-"/>
            </w:dropDownList>
          </w:sdtPr>
          <w:sdtContent>
            <w:tc>
              <w:tcPr>
                <w:tcW w:w="153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hideMark/>
              </w:tcPr>
              <w:p w14:paraId="6F8C2823" w14:textId="77777777" w:rsidR="00C94432" w:rsidRPr="001A6537" w:rsidRDefault="005E715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rPr>
                    <w:rStyle w:val="Style1"/>
                    <w:sz w:val="28"/>
                  </w:rPr>
                </w:pPr>
                <w:r w:rsidRPr="001A6537">
                  <w:rPr>
                    <w:rStyle w:val="Style1"/>
                    <w:bCs/>
                    <w:color w:val="0000FF"/>
                    <w:sz w:val="28"/>
                    <w:u w:val="single"/>
                    <w:rtl/>
                  </w:rPr>
                  <w:t>انتخاب نماييد</w:t>
                </w:r>
              </w:p>
            </w:tc>
            <w:permEnd w:id="858070989" w:displacedByCustomXml="next"/>
          </w:sdtContent>
        </w:sdt>
        <w:tc>
          <w:tcPr>
            <w:tcW w:w="2250"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FFFFFF" w:themeFill="background1"/>
          </w:tcPr>
          <w:p w14:paraId="6EECBE39" w14:textId="77777777" w:rsidR="00C94432" w:rsidRPr="001A6537" w:rsidRDefault="00C94432" w:rsidP="00C72843">
            <w:pPr>
              <w:pStyle w:val="NoSpacing"/>
              <w:spacing w:before="120"/>
              <w:jc w:val="center"/>
              <w:cnfStyle w:val="000000000000" w:firstRow="0" w:lastRow="0" w:firstColumn="0" w:lastColumn="0" w:oddVBand="0" w:evenVBand="0" w:oddHBand="0" w:evenHBand="0" w:firstRowFirstColumn="0" w:firstRowLastColumn="0" w:lastRowFirstColumn="0" w:lastRowLastColumn="0"/>
            </w:pPr>
            <w:permStart w:id="1207918890" w:edGrp="everyone"/>
            <w:permEnd w:id="1207918890"/>
          </w:p>
        </w:tc>
        <w:tc>
          <w:tcPr>
            <w:tcW w:w="2097"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0B4A8620" w14:textId="77777777" w:rsidR="00C94432" w:rsidRPr="001A6537" w:rsidRDefault="00C94432" w:rsidP="00D852FB">
            <w:pPr>
              <w:pStyle w:val="NoSpacing"/>
              <w:jc w:val="center"/>
              <w:cnfStyle w:val="000000000000" w:firstRow="0" w:lastRow="0" w:firstColumn="0" w:lastColumn="0" w:oddVBand="0" w:evenVBand="0" w:oddHBand="0" w:evenHBand="0" w:firstRowFirstColumn="0" w:firstRowLastColumn="0" w:lastRowFirstColumn="0" w:lastRowLastColumn="0"/>
              <w:rPr>
                <w:b/>
                <w:bCs/>
              </w:rPr>
            </w:pPr>
            <w:r w:rsidRPr="001A6537">
              <w:rPr>
                <w:rFonts w:hint="cs"/>
                <w:bCs/>
                <w:rtl/>
              </w:rPr>
              <w:t>استاد مشاور دوم</w:t>
            </w:r>
          </w:p>
          <w:p w14:paraId="45081F04" w14:textId="1507E178" w:rsidR="00C94432" w:rsidRPr="001A6537" w:rsidRDefault="00C94432" w:rsidP="00D852FB">
            <w:pPr>
              <w:pStyle w:val="NoSpacing"/>
              <w:jc w:val="center"/>
              <w:cnfStyle w:val="000000000000" w:firstRow="0" w:lastRow="0" w:firstColumn="0" w:lastColumn="0" w:oddVBand="0" w:evenVBand="0" w:oddHBand="0" w:evenHBand="0" w:firstRowFirstColumn="0" w:firstRowLastColumn="0" w:lastRowFirstColumn="0" w:lastRowLastColumn="0"/>
              <w:rPr>
                <w:b/>
                <w:bCs/>
                <w:rtl/>
              </w:rPr>
            </w:pPr>
            <w:r w:rsidRPr="001A6537">
              <w:rPr>
                <w:rFonts w:hint="cs"/>
                <w:bCs/>
                <w:rtl/>
              </w:rPr>
              <w:t>(حسب ن</w:t>
            </w:r>
            <w:r w:rsidR="00680891" w:rsidRPr="001A6537">
              <w:rPr>
                <w:rFonts w:hint="cs"/>
                <w:bCs/>
                <w:rtl/>
              </w:rPr>
              <w:t>ی</w:t>
            </w:r>
            <w:r w:rsidRPr="001A6537">
              <w:rPr>
                <w:rFonts w:hint="cs"/>
                <w:bCs/>
                <w:rtl/>
              </w:rPr>
              <w:t>از)</w:t>
            </w:r>
          </w:p>
        </w:tc>
      </w:tr>
    </w:tbl>
    <w:p w14:paraId="3F3C64D8" w14:textId="77777777" w:rsidR="00C94432" w:rsidRPr="001A6537" w:rsidRDefault="00C94432" w:rsidP="00580FF3">
      <w:pPr>
        <w:jc w:val="center"/>
        <w:rPr>
          <w:b/>
          <w:bCs/>
          <w:szCs w:val="26"/>
          <w:rtl/>
        </w:rPr>
      </w:pPr>
    </w:p>
    <w:p w14:paraId="0AF586FE" w14:textId="2C23983C" w:rsidR="00341FF6" w:rsidRPr="001A6537" w:rsidRDefault="00341FF6" w:rsidP="00C94432">
      <w:pPr>
        <w:jc w:val="center"/>
        <w:rPr>
          <w:szCs w:val="26"/>
          <w:rtl/>
        </w:rPr>
      </w:pPr>
      <w:r w:rsidRPr="001A6537">
        <w:rPr>
          <w:rFonts w:hint="cs"/>
          <w:bCs/>
          <w:szCs w:val="26"/>
          <w:rtl/>
        </w:rPr>
        <w:t>3</w:t>
      </w:r>
      <w:r w:rsidR="00FD4991">
        <w:rPr>
          <w:rFonts w:hint="cs"/>
          <w:bCs/>
          <w:szCs w:val="26"/>
          <w:rtl/>
        </w:rPr>
        <w:t>.</w:t>
      </w:r>
      <w:r w:rsidRPr="001A6537">
        <w:rPr>
          <w:rFonts w:hint="cs"/>
          <w:bCs/>
          <w:szCs w:val="26"/>
          <w:rtl/>
        </w:rPr>
        <w:t xml:space="preserve"> </w:t>
      </w:r>
      <w:r w:rsidRPr="001A6537">
        <w:rPr>
          <w:bCs/>
          <w:szCs w:val="26"/>
          <w:rtl/>
        </w:rPr>
        <w:t xml:space="preserve">اطلاعات </w:t>
      </w:r>
      <w:r w:rsidRPr="001A6537">
        <w:rPr>
          <w:rFonts w:hint="cs"/>
          <w:bCs/>
          <w:szCs w:val="26"/>
          <w:rtl/>
        </w:rPr>
        <w:t>دانشجو</w:t>
      </w:r>
    </w:p>
    <w:tbl>
      <w:tblPr>
        <w:tblStyle w:val="TableGrid"/>
        <w:bidiVisual/>
        <w:tblW w:w="9784" w:type="dxa"/>
        <w:tblInd w:w="-305" w:type="dxa"/>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CellMar>
          <w:left w:w="115" w:type="dxa"/>
          <w:right w:w="115" w:type="dxa"/>
        </w:tblCellMar>
        <w:tblLook w:val="04A0" w:firstRow="1" w:lastRow="0" w:firstColumn="1" w:lastColumn="0" w:noHBand="0" w:noVBand="1"/>
      </w:tblPr>
      <w:tblGrid>
        <w:gridCol w:w="2125"/>
        <w:gridCol w:w="3148"/>
        <w:gridCol w:w="1800"/>
        <w:gridCol w:w="2711"/>
      </w:tblGrid>
      <w:tr w:rsidR="00657BB9" w:rsidRPr="001A6537" w14:paraId="2E0E4FC9" w14:textId="77777777" w:rsidTr="001F0A2A">
        <w:trPr>
          <w:trHeight w:val="691"/>
        </w:trPr>
        <w:tc>
          <w:tcPr>
            <w:tcW w:w="2125" w:type="dxa"/>
            <w:shd w:val="clear" w:color="auto" w:fill="E5F3F7"/>
          </w:tcPr>
          <w:p w14:paraId="08486D8F" w14:textId="0FED00AC" w:rsidR="00095EE4" w:rsidRPr="001A6537" w:rsidRDefault="00095EE4" w:rsidP="0028792B">
            <w:pPr>
              <w:spacing w:before="120"/>
              <w:jc w:val="center"/>
              <w:rPr>
                <w:b/>
                <w:bCs/>
                <w:rtl/>
              </w:rPr>
            </w:pPr>
            <w:r w:rsidRPr="001A6537">
              <w:rPr>
                <w:rFonts w:hint="cs"/>
                <w:bCs/>
                <w:rtl/>
              </w:rPr>
              <w:t>نام و نام</w:t>
            </w:r>
            <w:r w:rsidR="00680891" w:rsidRPr="001A6537">
              <w:rPr>
                <w:bCs/>
              </w:rPr>
              <w:t>‌</w:t>
            </w:r>
            <w:r w:rsidRPr="001A6537">
              <w:rPr>
                <w:rFonts w:hint="cs"/>
                <w:bCs/>
                <w:rtl/>
              </w:rPr>
              <w:t>خانوادگی</w:t>
            </w:r>
          </w:p>
        </w:tc>
        <w:tc>
          <w:tcPr>
            <w:tcW w:w="3148" w:type="dxa"/>
          </w:tcPr>
          <w:p w14:paraId="5D9FABAA" w14:textId="1ABC7ED3" w:rsidR="00095EE4" w:rsidRPr="001A6537" w:rsidRDefault="00A30A60" w:rsidP="00D852FB">
            <w:pPr>
              <w:spacing w:before="120"/>
              <w:jc w:val="center"/>
              <w:rPr>
                <w:rtl/>
              </w:rPr>
            </w:pPr>
            <w:r>
              <w:rPr>
                <w:rFonts w:hint="cs"/>
                <w:rtl/>
              </w:rPr>
              <w:t>وحید مرادی سرکشتی</w:t>
            </w:r>
          </w:p>
        </w:tc>
        <w:tc>
          <w:tcPr>
            <w:tcW w:w="1800" w:type="dxa"/>
            <w:shd w:val="clear" w:color="auto" w:fill="E5F3F7"/>
          </w:tcPr>
          <w:p w14:paraId="518972BF" w14:textId="6337BDD5" w:rsidR="00095EE4" w:rsidRPr="001A6537" w:rsidRDefault="00095EE4" w:rsidP="00D852FB">
            <w:pPr>
              <w:spacing w:before="120"/>
              <w:jc w:val="center"/>
              <w:rPr>
                <w:b/>
                <w:bCs/>
                <w:rtl/>
              </w:rPr>
            </w:pPr>
            <w:r w:rsidRPr="001A6537">
              <w:rPr>
                <w:rFonts w:hint="cs"/>
                <w:bCs/>
                <w:rtl/>
              </w:rPr>
              <w:t>تلفن همراه</w:t>
            </w:r>
          </w:p>
        </w:tc>
        <w:tc>
          <w:tcPr>
            <w:tcW w:w="2711" w:type="dxa"/>
          </w:tcPr>
          <w:p w14:paraId="2103E8FF" w14:textId="4664CBDA" w:rsidR="00095EE4" w:rsidRPr="001A6537" w:rsidRDefault="00A30A60" w:rsidP="00D852FB">
            <w:pPr>
              <w:spacing w:before="120"/>
              <w:jc w:val="center"/>
              <w:rPr>
                <w:rtl/>
              </w:rPr>
            </w:pPr>
            <w:r>
              <w:rPr>
                <w:rFonts w:hint="cs"/>
                <w:rtl/>
              </w:rPr>
              <w:t>09352178585</w:t>
            </w:r>
          </w:p>
        </w:tc>
      </w:tr>
      <w:tr w:rsidR="00657BB9" w:rsidRPr="001A6537" w14:paraId="46798EB2" w14:textId="77777777" w:rsidTr="001F0A2A">
        <w:trPr>
          <w:trHeight w:val="691"/>
        </w:trPr>
        <w:tc>
          <w:tcPr>
            <w:tcW w:w="2125" w:type="dxa"/>
          </w:tcPr>
          <w:p w14:paraId="7617A0FE" w14:textId="77777777" w:rsidR="00095EE4" w:rsidRPr="001A6537" w:rsidRDefault="00095EE4" w:rsidP="00C72843">
            <w:pPr>
              <w:spacing w:before="120"/>
              <w:jc w:val="center"/>
              <w:rPr>
                <w:b/>
                <w:bCs/>
                <w:rtl/>
              </w:rPr>
            </w:pPr>
            <w:r w:rsidRPr="001A6537">
              <w:rPr>
                <w:rFonts w:hint="cs"/>
                <w:bCs/>
                <w:rtl/>
              </w:rPr>
              <w:t>مقطع و نوع پذیرش</w:t>
            </w:r>
          </w:p>
        </w:tc>
        <w:tc>
          <w:tcPr>
            <w:tcW w:w="3148" w:type="dxa"/>
          </w:tcPr>
          <w:p w14:paraId="03881B5A" w14:textId="302B26F5" w:rsidR="00095EE4" w:rsidRPr="001A6537" w:rsidRDefault="00000000" w:rsidP="00D852FB">
            <w:pPr>
              <w:spacing w:before="120"/>
              <w:jc w:val="center"/>
              <w:rPr>
                <w:b/>
                <w:bCs/>
                <w:szCs w:val="26"/>
                <w:rtl/>
              </w:rPr>
            </w:pPr>
            <w:sdt>
              <w:sdtPr>
                <w:rPr>
                  <w:rtl/>
                </w:rPr>
                <w:alias w:val="مقطع تحصيلي و نوع پذيرش"/>
                <w:tag w:val="نوع پذيرش"/>
                <w:id w:val="1752537555"/>
                <w:placeholder>
                  <w:docPart w:val="47E574156DC449DDBD342C39FDC858AA"/>
                </w:placeholder>
                <w:dropDownList>
                  <w:listItem w:value="Choose an item."/>
                  <w:listItem w:displayText="كارشناسي ارشد - روزانه" w:value="كارشناسي ارشد - روزانه"/>
                  <w:listItem w:displayText="كارشناسي ارشد - روزانه شهريه پرداز" w:value="كارشناسي ارشد - روزانه شهريه پرداز"/>
                  <w:listItem w:displayText="كارشناسي ارشد - نوبت دوم" w:value="كارشناسي ارشد - نوبت دوم"/>
                  <w:listItem w:displayText="دكتري - روزانه" w:value="دكتري - روزانه"/>
                  <w:listItem w:displayText="دكتري - روزانه شهريه پرداز" w:value="دكتري - روزانه شهريه پرداز"/>
                  <w:listItem w:displayText="دكتري - نوبت دوم" w:value="دكتري - نوبت دوم"/>
                </w:dropDownList>
              </w:sdtPr>
              <w:sdtEndPr>
                <w:rPr>
                  <w:rStyle w:val="Style1"/>
                  <w:rFonts w:ascii="B Nazanin" w:hAnsi="B Nazanin"/>
                  <w:sz w:val="24"/>
                </w:rPr>
              </w:sdtEndPr>
              <w:sdtContent>
                <w:permStart w:id="529995607" w:edGrp="everyone"/>
                <w:r w:rsidR="00633406" w:rsidRPr="001A6537">
                  <w:rPr>
                    <w:rtl/>
                  </w:rPr>
                  <w:t>كارشناسي ارشد - روزانه</w:t>
                </w:r>
                <w:permEnd w:id="529995607"/>
              </w:sdtContent>
            </w:sdt>
          </w:p>
        </w:tc>
        <w:tc>
          <w:tcPr>
            <w:tcW w:w="1800" w:type="dxa"/>
          </w:tcPr>
          <w:p w14:paraId="178DEE8A" w14:textId="77777777" w:rsidR="00095EE4" w:rsidRPr="001A6537" w:rsidRDefault="00095EE4" w:rsidP="00D852FB">
            <w:pPr>
              <w:spacing w:before="120"/>
              <w:jc w:val="center"/>
              <w:rPr>
                <w:b/>
                <w:bCs/>
                <w:rtl/>
              </w:rPr>
            </w:pPr>
            <w:r w:rsidRPr="001A6537">
              <w:rPr>
                <w:rFonts w:hint="cs"/>
                <w:bCs/>
                <w:rtl/>
              </w:rPr>
              <w:t>آدرس ایمیل</w:t>
            </w:r>
          </w:p>
        </w:tc>
        <w:tc>
          <w:tcPr>
            <w:tcW w:w="2711" w:type="dxa"/>
          </w:tcPr>
          <w:p w14:paraId="3B04E95E" w14:textId="35FF3E99" w:rsidR="00095EE4" w:rsidRPr="001A6537" w:rsidRDefault="00A30A60" w:rsidP="00D852FB">
            <w:pPr>
              <w:spacing w:before="120"/>
              <w:jc w:val="center"/>
            </w:pPr>
            <w:r>
              <w:t>moradilak@ut.ac.ir</w:t>
            </w:r>
          </w:p>
        </w:tc>
      </w:tr>
      <w:tr w:rsidR="00657BB9" w:rsidRPr="001A6537" w14:paraId="24BCBB17" w14:textId="77777777" w:rsidTr="001F0A2A">
        <w:trPr>
          <w:trHeight w:val="691"/>
        </w:trPr>
        <w:tc>
          <w:tcPr>
            <w:tcW w:w="2125" w:type="dxa"/>
            <w:shd w:val="clear" w:color="auto" w:fill="E5F3F7"/>
          </w:tcPr>
          <w:p w14:paraId="40640A72" w14:textId="77777777" w:rsidR="00095EE4" w:rsidRPr="001A6537" w:rsidRDefault="00095EE4" w:rsidP="00D852FB">
            <w:pPr>
              <w:spacing w:before="120"/>
              <w:jc w:val="center"/>
              <w:rPr>
                <w:b/>
                <w:bCs/>
                <w:rtl/>
              </w:rPr>
            </w:pPr>
            <w:r w:rsidRPr="001A6537">
              <w:rPr>
                <w:rFonts w:hint="cs"/>
                <w:bCs/>
                <w:rtl/>
              </w:rPr>
              <w:t>رشته و گرایش</w:t>
            </w:r>
          </w:p>
        </w:tc>
        <w:tc>
          <w:tcPr>
            <w:tcW w:w="3148" w:type="dxa"/>
          </w:tcPr>
          <w:p w14:paraId="58F191B4" w14:textId="2B5049B2" w:rsidR="00095EE4" w:rsidRPr="001A6537" w:rsidRDefault="003D458B" w:rsidP="00D852FB">
            <w:pPr>
              <w:spacing w:before="120"/>
              <w:jc w:val="center"/>
              <w:rPr>
                <w:rtl/>
              </w:rPr>
            </w:pPr>
            <w:permStart w:id="68969128" w:edGrp="everyone"/>
            <w:r w:rsidRPr="001A6537">
              <w:rPr>
                <w:rFonts w:hint="cs"/>
                <w:rtl/>
              </w:rPr>
              <w:t xml:space="preserve">مهندسی </w:t>
            </w:r>
            <w:r w:rsidR="003C710B" w:rsidRPr="001A6537">
              <w:rPr>
                <w:rFonts w:hint="cs"/>
                <w:rtl/>
              </w:rPr>
              <w:t>کامپیوتر</w:t>
            </w:r>
            <w:r w:rsidR="00633406" w:rsidRPr="001A6537">
              <w:rPr>
                <w:rFonts w:hint="cs"/>
                <w:rtl/>
              </w:rPr>
              <w:t xml:space="preserve"> </w:t>
            </w:r>
            <w:r w:rsidR="00633406" w:rsidRPr="001A6537">
              <w:rPr>
                <w:rFonts w:ascii="Arial" w:hAnsi="Arial" w:cs="Arial" w:hint="cs"/>
                <w:rtl/>
              </w:rPr>
              <w:t>–</w:t>
            </w:r>
            <w:r w:rsidR="00633406" w:rsidRPr="001A6537">
              <w:rPr>
                <w:rFonts w:hint="cs"/>
                <w:rtl/>
              </w:rPr>
              <w:t xml:space="preserve"> نرم</w:t>
            </w:r>
            <w:r w:rsidR="00680891" w:rsidRPr="001A6537">
              <w:rPr>
                <w:rFonts w:hint="cs"/>
              </w:rPr>
              <w:t>‌</w:t>
            </w:r>
            <w:r w:rsidR="00633406" w:rsidRPr="001A6537">
              <w:rPr>
                <w:rFonts w:hint="cs"/>
                <w:rtl/>
              </w:rPr>
              <w:t>افزار</w:t>
            </w:r>
            <w:permEnd w:id="68969128"/>
          </w:p>
        </w:tc>
        <w:tc>
          <w:tcPr>
            <w:tcW w:w="1800" w:type="dxa"/>
            <w:shd w:val="clear" w:color="auto" w:fill="E5F3F7"/>
          </w:tcPr>
          <w:p w14:paraId="466F7B82" w14:textId="77777777" w:rsidR="00095EE4" w:rsidRPr="001A6537" w:rsidRDefault="00095EE4" w:rsidP="00D852FB">
            <w:pPr>
              <w:spacing w:before="120"/>
              <w:jc w:val="center"/>
              <w:rPr>
                <w:b/>
                <w:bCs/>
                <w:rtl/>
              </w:rPr>
            </w:pPr>
            <w:r w:rsidRPr="001A6537">
              <w:rPr>
                <w:rFonts w:hint="cs"/>
                <w:bCs/>
                <w:rtl/>
              </w:rPr>
              <w:t>امضا و تاریخ</w:t>
            </w:r>
          </w:p>
        </w:tc>
        <w:tc>
          <w:tcPr>
            <w:tcW w:w="2711" w:type="dxa"/>
          </w:tcPr>
          <w:p w14:paraId="3DE21141" w14:textId="6A4F33AC" w:rsidR="00095EE4" w:rsidRPr="001A6537" w:rsidRDefault="003A3CA6" w:rsidP="00D852FB">
            <w:pPr>
              <w:spacing w:before="120"/>
              <w:jc w:val="center"/>
            </w:pPr>
            <w:r>
              <w:rPr>
                <w:rFonts w:hint="cs"/>
                <w:rtl/>
              </w:rPr>
              <w:t>31</w:t>
            </w:r>
            <w:r w:rsidR="00A30A60">
              <w:rPr>
                <w:rFonts w:hint="cs"/>
                <w:rtl/>
              </w:rPr>
              <w:t>/</w:t>
            </w:r>
            <w:r>
              <w:rPr>
                <w:rFonts w:hint="cs"/>
                <w:rtl/>
              </w:rPr>
              <w:t>06</w:t>
            </w:r>
            <w:r w:rsidR="00A30A60">
              <w:rPr>
                <w:rFonts w:hint="cs"/>
                <w:rtl/>
              </w:rPr>
              <w:t>/1403</w:t>
            </w:r>
          </w:p>
        </w:tc>
      </w:tr>
    </w:tbl>
    <w:p w14:paraId="776217FA" w14:textId="77777777" w:rsidR="00095EE4" w:rsidRPr="001A6537" w:rsidRDefault="00095EE4" w:rsidP="00095EE4">
      <w:pPr>
        <w:jc w:val="center"/>
        <w:rPr>
          <w:b/>
          <w:bCs/>
          <w:szCs w:val="26"/>
          <w:rtl/>
        </w:rPr>
      </w:pPr>
    </w:p>
    <w:p w14:paraId="093EBB9F" w14:textId="05CFC169" w:rsidR="00845A15" w:rsidRPr="001A6537" w:rsidRDefault="00341FF6" w:rsidP="00602552">
      <w:pPr>
        <w:pStyle w:val="ListParagraph"/>
        <w:spacing w:after="120" w:line="240" w:lineRule="auto"/>
        <w:ind w:left="0"/>
        <w:jc w:val="center"/>
        <w:rPr>
          <w:b/>
          <w:bCs/>
          <w:szCs w:val="26"/>
        </w:rPr>
      </w:pPr>
      <w:permStart w:id="180294176" w:edGrp="everyone"/>
      <w:permEnd w:id="180294176"/>
      <w:r w:rsidRPr="001A6537">
        <w:rPr>
          <w:bCs/>
          <w:rtl/>
        </w:rPr>
        <w:br w:type="page"/>
      </w:r>
      <w:r w:rsidR="00845A15" w:rsidRPr="001A6537">
        <w:rPr>
          <w:rFonts w:hint="cs"/>
          <w:bCs/>
          <w:rtl/>
        </w:rPr>
        <w:lastRenderedPageBreak/>
        <w:t>4</w:t>
      </w:r>
      <w:r w:rsidR="00FD4991">
        <w:rPr>
          <w:rFonts w:hint="cs"/>
          <w:bCs/>
          <w:szCs w:val="26"/>
          <w:rtl/>
        </w:rPr>
        <w:t>.</w:t>
      </w:r>
      <w:r w:rsidR="00845A15" w:rsidRPr="001A6537">
        <w:rPr>
          <w:rFonts w:hint="cs"/>
          <w:bCs/>
          <w:szCs w:val="26"/>
          <w:rtl/>
        </w:rPr>
        <w:t xml:space="preserve"> مشخصات موضوع</w:t>
      </w:r>
      <w:r w:rsidR="00680891" w:rsidRPr="001A6537">
        <w:rPr>
          <w:rFonts w:hint="cs"/>
          <w:bCs/>
          <w:szCs w:val="26"/>
          <w:rtl/>
        </w:rPr>
        <w:t>ی</w:t>
      </w:r>
      <w:r w:rsidR="00845A15" w:rsidRPr="001A6537">
        <w:rPr>
          <w:rFonts w:hint="cs"/>
          <w:bCs/>
          <w:rtl/>
        </w:rPr>
        <w:t xml:space="preserve"> </w:t>
      </w:r>
      <w:sdt>
        <w:sdtPr>
          <w:rPr>
            <w:b/>
            <w:bCs/>
            <w:szCs w:val="26"/>
            <w:rtl/>
          </w:rPr>
          <w:alias w:val="طرح پژوهشي"/>
          <w:tag w:val="طرح پژوهشي"/>
          <w:id w:val="-1171564418"/>
          <w:placeholder>
            <w:docPart w:val="4223A11902CC4CD3BCDB07FAA3E71129"/>
          </w:placeholder>
          <w:dropDownList>
            <w:listItem w:value="Choose an item."/>
            <w:listItem w:displayText="پايان نامه" w:value="پايان نامه"/>
            <w:listItem w:displayText="رساله" w:value="رساله"/>
          </w:dropDownList>
        </w:sdtPr>
        <w:sdtEndPr>
          <w:rPr>
            <w:rStyle w:val="Style1"/>
            <w:rFonts w:ascii="B Nazanin" w:hAnsi="B Nazanin"/>
            <w:sz w:val="24"/>
          </w:rPr>
        </w:sdtEndPr>
        <w:sdtContent>
          <w:r w:rsidR="00680891" w:rsidRPr="001A6537">
            <w:rPr>
              <w:bCs/>
              <w:szCs w:val="26"/>
              <w:rtl/>
            </w:rPr>
            <w:t>پايان نامه</w:t>
          </w:r>
        </w:sdtContent>
      </w:sdt>
    </w:p>
    <w:tbl>
      <w:tblPr>
        <w:tblStyle w:val="TableGrid"/>
        <w:bidiVisual/>
        <w:tblW w:w="10069" w:type="dxa"/>
        <w:tblInd w:w="-568" w:type="dxa"/>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10069"/>
      </w:tblGrid>
      <w:tr w:rsidR="0059151F" w:rsidRPr="001A6537" w14:paraId="533FDEE1" w14:textId="77777777" w:rsidTr="0059151F">
        <w:tc>
          <w:tcPr>
            <w:tcW w:w="10069" w:type="dxa"/>
            <w:tcBorders>
              <w:top w:val="thinThickSmallGap" w:sz="12" w:space="0" w:color="4472C4" w:themeColor="accent5"/>
              <w:left w:val="thinThickSmallGap" w:sz="12" w:space="0" w:color="4472C4" w:themeColor="accent5"/>
              <w:bottom w:val="thinThickSmallGap" w:sz="12" w:space="0" w:color="4472C4" w:themeColor="accent5"/>
              <w:right w:val="thinThickSmallGap" w:sz="12" w:space="0" w:color="4472C4" w:themeColor="accent5"/>
            </w:tcBorders>
            <w:shd w:val="clear" w:color="auto" w:fill="DEEAF6" w:themeFill="accent1" w:themeFillTint="33"/>
          </w:tcPr>
          <w:p w14:paraId="3EF83617" w14:textId="66711F69" w:rsidR="0059151F" w:rsidRPr="001A6537" w:rsidRDefault="00497F8E" w:rsidP="0059151F">
            <w:pPr>
              <w:pStyle w:val="ListParagraph"/>
              <w:spacing w:after="120" w:line="240" w:lineRule="auto"/>
              <w:ind w:left="0"/>
              <w:jc w:val="center"/>
              <w:rPr>
                <w:b/>
                <w:bCs/>
                <w:rtl/>
              </w:rPr>
            </w:pPr>
            <w:r>
              <w:rPr>
                <w:rFonts w:hint="cs"/>
                <w:szCs w:val="24"/>
                <w:rtl/>
              </w:rPr>
              <w:t>4-1.</w:t>
            </w:r>
            <w:r w:rsidR="0059151F" w:rsidRPr="001A6537">
              <w:rPr>
                <w:rFonts w:hint="cs"/>
                <w:szCs w:val="24"/>
                <w:rtl/>
              </w:rPr>
              <w:t xml:space="preserve"> تعریف مس</w:t>
            </w:r>
            <w:r w:rsidR="00602552">
              <w:rPr>
                <w:rFonts w:hint="cs"/>
                <w:szCs w:val="24"/>
                <w:rtl/>
              </w:rPr>
              <w:t>ئ</w:t>
            </w:r>
            <w:r w:rsidR="0059151F" w:rsidRPr="001A6537">
              <w:rPr>
                <w:rFonts w:hint="cs"/>
                <w:szCs w:val="24"/>
                <w:rtl/>
              </w:rPr>
              <w:t>له، هدف و ضرورت انجام (حدا</w:t>
            </w:r>
            <w:r w:rsidR="00680891" w:rsidRPr="001A6537">
              <w:rPr>
                <w:rFonts w:hint="cs"/>
                <w:szCs w:val="24"/>
                <w:rtl/>
              </w:rPr>
              <w:t>ک</w:t>
            </w:r>
            <w:r w:rsidR="0059151F" w:rsidRPr="001A6537">
              <w:rPr>
                <w:rFonts w:hint="cs"/>
                <w:szCs w:val="24"/>
                <w:rtl/>
              </w:rPr>
              <w:t>ثر سه صفحه)</w:t>
            </w:r>
          </w:p>
        </w:tc>
      </w:tr>
      <w:tr w:rsidR="0059151F" w:rsidRPr="00C909CF" w14:paraId="0CAFE2A5" w14:textId="77777777" w:rsidTr="00F572E0">
        <w:tc>
          <w:tcPr>
            <w:tcW w:w="10069" w:type="dxa"/>
            <w:tcBorders>
              <w:top w:val="thinThickSmallGap" w:sz="12" w:space="0" w:color="4472C4" w:themeColor="accent5"/>
              <w:left w:val="thinThickSmallGap" w:sz="12" w:space="0" w:color="4472C4" w:themeColor="accent5"/>
              <w:bottom w:val="thinThickSmallGap" w:sz="12" w:space="0" w:color="4472C4" w:themeColor="accent5"/>
              <w:right w:val="thinThickSmallGap" w:sz="12" w:space="0" w:color="4472C4" w:themeColor="accent5"/>
            </w:tcBorders>
          </w:tcPr>
          <w:p w14:paraId="3A618265" w14:textId="77777777" w:rsidR="009C2106" w:rsidRPr="001012BD" w:rsidRDefault="009C2106" w:rsidP="001012BD">
            <w:pPr>
              <w:rPr>
                <w:sz w:val="6"/>
                <w:szCs w:val="10"/>
              </w:rPr>
            </w:pPr>
          </w:p>
          <w:p w14:paraId="23F9EAE8" w14:textId="216C0C06" w:rsidR="001012BD" w:rsidRPr="00ED14C0" w:rsidRDefault="001012BD" w:rsidP="008C2CB3">
            <w:pPr>
              <w:pStyle w:val="Heading2"/>
              <w:rPr>
                <w:rFonts w:cs="Calibri"/>
              </w:rPr>
            </w:pPr>
            <w:r w:rsidRPr="00C909CF">
              <w:rPr>
                <w:rFonts w:hint="cs"/>
                <w:rtl/>
              </w:rPr>
              <w:t>تعریف مسئله</w:t>
            </w:r>
          </w:p>
          <w:p w14:paraId="32DA70EF" w14:textId="0BFC3EC4" w:rsidR="008817FA" w:rsidRDefault="00D35555" w:rsidP="00035949">
            <w:pPr>
              <w:rPr>
                <w:sz w:val="26"/>
                <w:szCs w:val="26"/>
                <w:rtl/>
              </w:rPr>
            </w:pPr>
            <w:r>
              <w:rPr>
                <w:rFonts w:hint="cs"/>
                <w:sz w:val="26"/>
                <w:szCs w:val="26"/>
                <w:rtl/>
              </w:rPr>
              <w:t>پرداختن به روشی برای رسید</w:t>
            </w:r>
            <w:r w:rsidR="006B105B">
              <w:rPr>
                <w:rFonts w:hint="cs"/>
                <w:sz w:val="26"/>
                <w:szCs w:val="26"/>
                <w:rtl/>
              </w:rPr>
              <w:t>ن</w:t>
            </w:r>
            <w:r>
              <w:rPr>
                <w:rFonts w:hint="cs"/>
                <w:sz w:val="26"/>
                <w:szCs w:val="26"/>
                <w:rtl/>
              </w:rPr>
              <w:t xml:space="preserve"> سریع </w:t>
            </w:r>
            <w:r w:rsidR="00C535A6">
              <w:rPr>
                <w:rFonts w:hint="cs"/>
                <w:sz w:val="26"/>
                <w:szCs w:val="26"/>
                <w:rtl/>
              </w:rPr>
              <w:t xml:space="preserve">و بهینه </w:t>
            </w:r>
            <w:r>
              <w:rPr>
                <w:rFonts w:hint="cs"/>
                <w:sz w:val="26"/>
                <w:szCs w:val="26"/>
                <w:rtl/>
              </w:rPr>
              <w:t>به پاسخ سوالات از جمله مسایلی است که کاربرد زیادی می‌تواند داشته باشد</w:t>
            </w:r>
            <w:sdt>
              <w:sdtPr>
                <w:rPr>
                  <w:rFonts w:hint="cs"/>
                  <w:color w:val="000000"/>
                  <w:sz w:val="26"/>
                  <w:szCs w:val="26"/>
                  <w:rtl/>
                </w:rPr>
                <w:tag w:val="MENDELEY_CITATION_v3_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"/>
                <w:id w:val="2128576454"/>
                <w:placeholder>
                  <w:docPart w:val="DefaultPlaceholder_-1854013440"/>
                </w:placeholder>
              </w:sdtPr>
              <w:sdtContent>
                <w:r w:rsidR="00A92BFD" w:rsidRPr="00A92BFD">
                  <w:rPr>
                    <w:color w:val="000000"/>
                    <w:sz w:val="26"/>
                    <w:szCs w:val="26"/>
                    <w:rtl/>
                  </w:rPr>
                  <w:t>[1]</w:t>
                </w:r>
              </w:sdtContent>
            </w:sdt>
            <w:r>
              <w:rPr>
                <w:rFonts w:hint="cs"/>
                <w:sz w:val="26"/>
                <w:szCs w:val="26"/>
                <w:rtl/>
              </w:rPr>
              <w:t>، روش</w:t>
            </w:r>
            <w:r>
              <w:rPr>
                <w:rFonts w:hint="eastAsia"/>
                <w:sz w:val="26"/>
                <w:szCs w:val="26"/>
                <w:rtl/>
              </w:rPr>
              <w:t>‌</w:t>
            </w:r>
            <w:r>
              <w:rPr>
                <w:rFonts w:hint="cs"/>
                <w:sz w:val="26"/>
                <w:szCs w:val="26"/>
                <w:rtl/>
              </w:rPr>
              <w:t>های مختلفی برای پاسخگویی به سوالات</w:t>
            </w:r>
            <w:r w:rsidR="006B105B">
              <w:rPr>
                <w:rStyle w:val="FootnoteReference"/>
                <w:sz w:val="26"/>
                <w:szCs w:val="26"/>
                <w:rtl/>
              </w:rPr>
              <w:footnoteReference w:id="2"/>
            </w:r>
            <w:r>
              <w:rPr>
                <w:rFonts w:hint="cs"/>
                <w:sz w:val="26"/>
                <w:szCs w:val="26"/>
                <w:rtl/>
              </w:rPr>
              <w:t xml:space="preserve"> ارایه شده است و عملکرد خوبی هم داشته</w:t>
            </w:r>
            <w:r>
              <w:rPr>
                <w:rFonts w:hint="eastAsia"/>
                <w:sz w:val="26"/>
                <w:szCs w:val="26"/>
                <w:rtl/>
              </w:rPr>
              <w:t>‌</w:t>
            </w:r>
            <w:r>
              <w:rPr>
                <w:rFonts w:hint="cs"/>
                <w:sz w:val="26"/>
                <w:szCs w:val="26"/>
                <w:rtl/>
              </w:rPr>
              <w:t>اند</w:t>
            </w:r>
            <w:sdt>
              <w:sdtPr>
                <w:rPr>
                  <w:rFonts w:hint="cs"/>
                  <w:color w:val="000000"/>
                  <w:sz w:val="26"/>
                  <w:szCs w:val="26"/>
                  <w:rtl/>
                </w:rPr>
                <w:tag w:val="MENDELEY_CITATION_v3_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"/>
                <w:id w:val="-42221740"/>
                <w:placeholder>
                  <w:docPart w:val="DefaultPlaceholder_-1854013440"/>
                </w:placeholder>
              </w:sdtPr>
              <w:sdtContent>
                <w:r w:rsidR="00A92BFD" w:rsidRPr="00A92BFD">
                  <w:rPr>
                    <w:color w:val="000000"/>
                    <w:sz w:val="26"/>
                    <w:szCs w:val="26"/>
                    <w:rtl/>
                  </w:rPr>
                  <w:t>[2]</w:t>
                </w:r>
              </w:sdtContent>
            </w:sdt>
            <w:r w:rsidR="003432A5">
              <w:rPr>
                <w:rFonts w:hint="cs"/>
                <w:sz w:val="26"/>
                <w:szCs w:val="26"/>
                <w:rtl/>
              </w:rPr>
              <w:t>.</w:t>
            </w:r>
            <w:r w:rsidR="009D2229">
              <w:rPr>
                <w:rFonts w:hint="cs"/>
                <w:sz w:val="26"/>
                <w:szCs w:val="26"/>
                <w:rtl/>
              </w:rPr>
              <w:t xml:space="preserve"> </w:t>
            </w:r>
            <w:r w:rsidR="00602552">
              <w:rPr>
                <w:sz w:val="26"/>
                <w:szCs w:val="26"/>
                <w:rtl/>
              </w:rPr>
              <w:t>سامانه</w:t>
            </w:r>
            <w:r w:rsidR="003432A5">
              <w:rPr>
                <w:rFonts w:ascii="Arial" w:hAnsi="Arial" w:cs="Arial"/>
                <w:sz w:val="26"/>
                <w:szCs w:val="26"/>
                <w:rtl/>
              </w:rPr>
              <w:t>‌</w:t>
            </w:r>
            <w:r w:rsidR="003432A5" w:rsidRPr="004A31BB">
              <w:rPr>
                <w:sz w:val="26"/>
                <w:szCs w:val="26"/>
                <w:rtl/>
              </w:rPr>
              <w:t>ها</w:t>
            </w:r>
            <w:r w:rsidR="003432A5" w:rsidRPr="004A31BB">
              <w:rPr>
                <w:rFonts w:hint="cs"/>
                <w:sz w:val="26"/>
                <w:szCs w:val="26"/>
                <w:rtl/>
              </w:rPr>
              <w:t>ی</w:t>
            </w:r>
            <w:r w:rsidR="003432A5" w:rsidRPr="004A31BB">
              <w:rPr>
                <w:sz w:val="26"/>
                <w:szCs w:val="26"/>
                <w:rtl/>
              </w:rPr>
              <w:t xml:space="preserve"> </w:t>
            </w:r>
            <w:r w:rsidR="003432A5">
              <w:rPr>
                <w:rFonts w:hint="cs"/>
                <w:sz w:val="26"/>
                <w:szCs w:val="26"/>
                <w:rtl/>
              </w:rPr>
              <w:t>پاسخگویی به سوالات</w:t>
            </w:r>
            <w:r w:rsidR="003432A5" w:rsidRPr="004A31BB">
              <w:rPr>
                <w:sz w:val="26"/>
                <w:szCs w:val="26"/>
                <w:rtl/>
              </w:rPr>
              <w:t xml:space="preserve"> امروزه جا</w:t>
            </w:r>
            <w:r w:rsidR="003432A5" w:rsidRPr="004A31BB">
              <w:rPr>
                <w:rFonts w:hint="cs"/>
                <w:sz w:val="26"/>
                <w:szCs w:val="26"/>
                <w:rtl/>
              </w:rPr>
              <w:t>ی</w:t>
            </w:r>
            <w:r w:rsidR="003432A5" w:rsidRPr="004A31BB">
              <w:rPr>
                <w:rFonts w:hint="eastAsia"/>
                <w:sz w:val="26"/>
                <w:szCs w:val="26"/>
                <w:rtl/>
              </w:rPr>
              <w:t>گاه</w:t>
            </w:r>
            <w:r w:rsidR="003432A5" w:rsidRPr="004A31BB">
              <w:rPr>
                <w:sz w:val="26"/>
                <w:szCs w:val="26"/>
                <w:rtl/>
              </w:rPr>
              <w:t xml:space="preserve"> و</w:t>
            </w:r>
            <w:r w:rsidR="003432A5" w:rsidRPr="004A31BB">
              <w:rPr>
                <w:rFonts w:hint="cs"/>
                <w:sz w:val="26"/>
                <w:szCs w:val="26"/>
                <w:rtl/>
              </w:rPr>
              <w:t>ی</w:t>
            </w:r>
            <w:r w:rsidR="003432A5" w:rsidRPr="004A31BB">
              <w:rPr>
                <w:rFonts w:hint="eastAsia"/>
                <w:sz w:val="26"/>
                <w:szCs w:val="26"/>
                <w:rtl/>
              </w:rPr>
              <w:t>ژه</w:t>
            </w:r>
            <w:r w:rsidR="003432A5">
              <w:rPr>
                <w:rFonts w:hint="eastAsia"/>
                <w:sz w:val="26"/>
                <w:szCs w:val="26"/>
              </w:rPr>
              <w:t>‌</w:t>
            </w:r>
            <w:r w:rsidR="003432A5" w:rsidRPr="004A31BB">
              <w:rPr>
                <w:sz w:val="26"/>
                <w:szCs w:val="26"/>
                <w:rtl/>
              </w:rPr>
              <w:t>ا</w:t>
            </w:r>
            <w:r w:rsidR="003432A5" w:rsidRPr="004A31BB">
              <w:rPr>
                <w:rFonts w:hint="cs"/>
                <w:sz w:val="26"/>
                <w:szCs w:val="26"/>
                <w:rtl/>
              </w:rPr>
              <w:t>ی</w:t>
            </w:r>
            <w:r w:rsidR="003432A5" w:rsidRPr="004A31BB">
              <w:rPr>
                <w:sz w:val="26"/>
                <w:szCs w:val="26"/>
                <w:rtl/>
              </w:rPr>
              <w:t xml:space="preserve"> در برآورده کردن ن</w:t>
            </w:r>
            <w:r w:rsidR="003432A5" w:rsidRPr="004A31BB">
              <w:rPr>
                <w:rFonts w:hint="cs"/>
                <w:sz w:val="26"/>
                <w:szCs w:val="26"/>
                <w:rtl/>
              </w:rPr>
              <w:t>ی</w:t>
            </w:r>
            <w:r w:rsidR="003432A5" w:rsidRPr="004A31BB">
              <w:rPr>
                <w:rFonts w:hint="eastAsia"/>
                <w:sz w:val="26"/>
                <w:szCs w:val="26"/>
                <w:rtl/>
              </w:rPr>
              <w:t>ازها</w:t>
            </w:r>
            <w:r w:rsidR="003432A5" w:rsidRPr="004A31BB">
              <w:rPr>
                <w:rFonts w:hint="cs"/>
                <w:sz w:val="26"/>
                <w:szCs w:val="26"/>
                <w:rtl/>
              </w:rPr>
              <w:t>ی</w:t>
            </w:r>
            <w:r w:rsidR="003432A5" w:rsidRPr="004A31BB">
              <w:rPr>
                <w:sz w:val="26"/>
                <w:szCs w:val="26"/>
                <w:rtl/>
              </w:rPr>
              <w:t xml:space="preserve"> روزافزون و رو</w:t>
            </w:r>
            <w:r w:rsidR="00035949">
              <w:rPr>
                <w:rFonts w:hint="cs"/>
                <w:sz w:val="26"/>
                <w:szCs w:val="26"/>
                <w:rtl/>
              </w:rPr>
              <w:t>به</w:t>
            </w:r>
            <w:r w:rsidR="00840E94">
              <w:rPr>
                <w:rFonts w:hint="eastAsia"/>
                <w:sz w:val="26"/>
                <w:szCs w:val="26"/>
                <w:rtl/>
              </w:rPr>
              <w:t>‌</w:t>
            </w:r>
            <w:r w:rsidR="003432A5" w:rsidRPr="004A31BB">
              <w:rPr>
                <w:sz w:val="26"/>
                <w:szCs w:val="26"/>
                <w:rtl/>
              </w:rPr>
              <w:t>رشد کاربران دارد</w:t>
            </w:r>
            <w:sdt>
              <w:sdtPr>
                <w:rPr>
                  <w:color w:val="000000"/>
                  <w:sz w:val="26"/>
                  <w:szCs w:val="26"/>
                  <w:rtl/>
                </w:rPr>
                <w:tag w:val="MENDELEY_CITATION_v3_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"/>
                <w:id w:val="-1604713163"/>
                <w:placeholder>
                  <w:docPart w:val="DefaultPlaceholder_-1854013440"/>
                </w:placeholder>
              </w:sdtPr>
              <w:sdtContent>
                <w:r w:rsidR="00A92BFD" w:rsidRPr="00A92BFD">
                  <w:rPr>
                    <w:color w:val="000000"/>
                    <w:sz w:val="26"/>
                    <w:szCs w:val="26"/>
                    <w:rtl/>
                  </w:rPr>
                  <w:t>[3]</w:t>
                </w:r>
              </w:sdtContent>
            </w:sdt>
            <w:r w:rsidR="003432A5" w:rsidRPr="004A31BB">
              <w:rPr>
                <w:sz w:val="26"/>
                <w:szCs w:val="26"/>
                <w:rtl/>
              </w:rPr>
              <w:t>. با پ</w:t>
            </w:r>
            <w:r w:rsidR="003432A5" w:rsidRPr="004A31BB">
              <w:rPr>
                <w:rFonts w:hint="cs"/>
                <w:sz w:val="26"/>
                <w:szCs w:val="26"/>
                <w:rtl/>
              </w:rPr>
              <w:t>ی</w:t>
            </w:r>
            <w:r w:rsidR="003432A5" w:rsidRPr="004A31BB">
              <w:rPr>
                <w:rFonts w:hint="eastAsia"/>
                <w:sz w:val="26"/>
                <w:szCs w:val="26"/>
                <w:rtl/>
              </w:rPr>
              <w:t>شرفت</w:t>
            </w:r>
            <w:r w:rsidR="003432A5">
              <w:rPr>
                <w:rFonts w:hint="cs"/>
                <w:sz w:val="26"/>
                <w:szCs w:val="26"/>
                <w:rtl/>
              </w:rPr>
              <w:t xml:space="preserve"> </w:t>
            </w:r>
            <w:r w:rsidR="003432A5" w:rsidRPr="004A31BB">
              <w:rPr>
                <w:sz w:val="26"/>
                <w:szCs w:val="26"/>
                <w:rtl/>
              </w:rPr>
              <w:t xml:space="preserve">علم </w:t>
            </w:r>
            <w:r w:rsidR="003432A5" w:rsidRPr="004A31BB">
              <w:rPr>
                <w:rFonts w:hint="eastAsia"/>
                <w:sz w:val="26"/>
                <w:szCs w:val="26"/>
                <w:rtl/>
              </w:rPr>
              <w:t>و</w:t>
            </w:r>
            <w:r w:rsidR="003432A5" w:rsidRPr="004A31BB">
              <w:rPr>
                <w:sz w:val="26"/>
                <w:szCs w:val="26"/>
                <w:rtl/>
              </w:rPr>
              <w:t xml:space="preserve"> </w:t>
            </w:r>
            <w:r w:rsidR="003432A5">
              <w:rPr>
                <w:rFonts w:hint="cs"/>
                <w:sz w:val="26"/>
                <w:szCs w:val="26"/>
                <w:rtl/>
              </w:rPr>
              <w:t xml:space="preserve">فناوری </w:t>
            </w:r>
            <w:r w:rsidR="003432A5" w:rsidRPr="004A31BB">
              <w:rPr>
                <w:sz w:val="26"/>
                <w:szCs w:val="26"/>
                <w:rtl/>
              </w:rPr>
              <w:t>امروزه به منظور افزا</w:t>
            </w:r>
            <w:r w:rsidR="003432A5" w:rsidRPr="004A31BB">
              <w:rPr>
                <w:rFonts w:hint="cs"/>
                <w:sz w:val="26"/>
                <w:szCs w:val="26"/>
                <w:rtl/>
              </w:rPr>
              <w:t>ی</w:t>
            </w:r>
            <w:r w:rsidR="003432A5" w:rsidRPr="004A31BB">
              <w:rPr>
                <w:rFonts w:hint="eastAsia"/>
                <w:sz w:val="26"/>
                <w:szCs w:val="26"/>
                <w:rtl/>
              </w:rPr>
              <w:t>ش</w:t>
            </w:r>
            <w:r w:rsidR="003432A5" w:rsidRPr="004A31BB">
              <w:rPr>
                <w:sz w:val="26"/>
                <w:szCs w:val="26"/>
                <w:rtl/>
              </w:rPr>
              <w:t xml:space="preserve"> کارا</w:t>
            </w:r>
            <w:r w:rsidR="003432A5" w:rsidRPr="004A31BB">
              <w:rPr>
                <w:rFonts w:hint="cs"/>
                <w:sz w:val="26"/>
                <w:szCs w:val="26"/>
                <w:rtl/>
              </w:rPr>
              <w:t>یی</w:t>
            </w:r>
            <w:r w:rsidR="003432A5" w:rsidRPr="004A31BB">
              <w:rPr>
                <w:sz w:val="26"/>
                <w:szCs w:val="26"/>
                <w:rtl/>
              </w:rPr>
              <w:t xml:space="preserve"> ا</w:t>
            </w:r>
            <w:r w:rsidR="003432A5" w:rsidRPr="004A31BB">
              <w:rPr>
                <w:rFonts w:hint="cs"/>
                <w:sz w:val="26"/>
                <w:szCs w:val="26"/>
                <w:rtl/>
              </w:rPr>
              <w:t>ی</w:t>
            </w:r>
            <w:r w:rsidR="003432A5" w:rsidRPr="004A31BB">
              <w:rPr>
                <w:rFonts w:hint="eastAsia"/>
                <w:sz w:val="26"/>
                <w:szCs w:val="26"/>
                <w:rtl/>
              </w:rPr>
              <w:t>ن</w:t>
            </w:r>
            <w:r w:rsidR="00840E94">
              <w:rPr>
                <w:rFonts w:hint="eastAsia"/>
                <w:sz w:val="26"/>
                <w:szCs w:val="26"/>
              </w:rPr>
              <w:t>‌</w:t>
            </w:r>
            <w:r w:rsidR="003432A5" w:rsidRPr="004A31BB">
              <w:rPr>
                <w:rFonts w:hint="eastAsia"/>
                <w:sz w:val="26"/>
                <w:szCs w:val="26"/>
                <w:rtl/>
              </w:rPr>
              <w:t>گونه</w:t>
            </w:r>
            <w:r w:rsidR="003432A5" w:rsidRPr="004A31BB">
              <w:rPr>
                <w:sz w:val="26"/>
                <w:szCs w:val="26"/>
                <w:rtl/>
              </w:rPr>
              <w:t xml:space="preserve"> </w:t>
            </w:r>
            <w:r w:rsidR="00602552">
              <w:rPr>
                <w:sz w:val="26"/>
                <w:szCs w:val="26"/>
                <w:rtl/>
              </w:rPr>
              <w:t>سامانه</w:t>
            </w:r>
            <w:r w:rsidR="003432A5">
              <w:rPr>
                <w:rFonts w:ascii="Arial" w:hAnsi="Arial" w:cs="Arial"/>
                <w:sz w:val="26"/>
                <w:szCs w:val="26"/>
                <w:rtl/>
              </w:rPr>
              <w:t>‌</w:t>
            </w:r>
            <w:r w:rsidR="003432A5" w:rsidRPr="004A31BB">
              <w:rPr>
                <w:rFonts w:hint="eastAsia"/>
                <w:sz w:val="26"/>
                <w:szCs w:val="26"/>
                <w:rtl/>
              </w:rPr>
              <w:t>ها</w:t>
            </w:r>
            <w:r w:rsidR="003432A5" w:rsidRPr="004A31BB">
              <w:rPr>
                <w:sz w:val="26"/>
                <w:szCs w:val="26"/>
                <w:rtl/>
              </w:rPr>
              <w:t xml:space="preserve"> از هوش مصنوع</w:t>
            </w:r>
            <w:r w:rsidR="003432A5" w:rsidRPr="004A31BB">
              <w:rPr>
                <w:rFonts w:hint="cs"/>
                <w:sz w:val="26"/>
                <w:szCs w:val="26"/>
                <w:rtl/>
              </w:rPr>
              <w:t>ی</w:t>
            </w:r>
            <w:r w:rsidR="003432A5" w:rsidRPr="004A31BB">
              <w:rPr>
                <w:sz w:val="26"/>
                <w:szCs w:val="26"/>
                <w:rtl/>
              </w:rPr>
              <w:t xml:space="preserve"> بهره گرفته م</w:t>
            </w:r>
            <w:r w:rsidR="003432A5" w:rsidRPr="004A31BB">
              <w:rPr>
                <w:rFonts w:hint="cs"/>
                <w:sz w:val="26"/>
                <w:szCs w:val="26"/>
                <w:rtl/>
              </w:rPr>
              <w:t>ی</w:t>
            </w:r>
            <w:r w:rsidR="003432A5">
              <w:rPr>
                <w:rFonts w:ascii="Arial" w:hAnsi="Arial" w:cs="Arial"/>
                <w:sz w:val="26"/>
                <w:szCs w:val="26"/>
                <w:rtl/>
              </w:rPr>
              <w:t>‌</w:t>
            </w:r>
            <w:r w:rsidR="003432A5" w:rsidRPr="004A31BB">
              <w:rPr>
                <w:rFonts w:hint="eastAsia"/>
                <w:sz w:val="26"/>
                <w:szCs w:val="26"/>
                <w:rtl/>
              </w:rPr>
              <w:t>شود</w:t>
            </w:r>
            <w:sdt>
              <w:sdtPr>
                <w:rPr>
                  <w:rFonts w:hint="eastAsia"/>
                  <w:color w:val="000000"/>
                  <w:sz w:val="26"/>
                  <w:szCs w:val="26"/>
                  <w:rtl/>
                </w:rPr>
                <w:tag w:val="MENDELEY_CITATION_v3_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"/>
                <w:id w:val="-634247736"/>
                <w:placeholder>
                  <w:docPart w:val="DefaultPlaceholder_-1854013440"/>
                </w:placeholder>
              </w:sdtPr>
              <w:sdtContent>
                <w:r w:rsidR="00A92BFD" w:rsidRPr="00A92BFD">
                  <w:rPr>
                    <w:color w:val="000000"/>
                    <w:sz w:val="26"/>
                    <w:szCs w:val="26"/>
                    <w:rtl/>
                  </w:rPr>
                  <w:t>[4]</w:t>
                </w:r>
              </w:sdtContent>
            </w:sdt>
            <w:r w:rsidR="003432A5" w:rsidRPr="004A31BB">
              <w:rPr>
                <w:sz w:val="26"/>
                <w:szCs w:val="26"/>
                <w:rtl/>
              </w:rPr>
              <w:t>.</w:t>
            </w:r>
            <w:r w:rsidR="003432A5">
              <w:rPr>
                <w:rFonts w:hint="cs"/>
                <w:sz w:val="26"/>
                <w:szCs w:val="26"/>
                <w:rtl/>
              </w:rPr>
              <w:t xml:space="preserve"> این</w:t>
            </w:r>
            <w:r w:rsidR="003432A5" w:rsidRPr="004A31BB">
              <w:rPr>
                <w:sz w:val="26"/>
                <w:szCs w:val="26"/>
                <w:rtl/>
              </w:rPr>
              <w:t xml:space="preserve"> </w:t>
            </w:r>
            <w:r w:rsidR="00602552">
              <w:rPr>
                <w:sz w:val="26"/>
                <w:szCs w:val="26"/>
                <w:rtl/>
              </w:rPr>
              <w:t>سامانه</w:t>
            </w:r>
            <w:r w:rsidR="003432A5">
              <w:rPr>
                <w:rFonts w:hint="eastAsia"/>
                <w:sz w:val="26"/>
                <w:szCs w:val="26"/>
              </w:rPr>
              <w:t>‌</w:t>
            </w:r>
            <w:r w:rsidR="003432A5">
              <w:rPr>
                <w:rFonts w:hint="cs"/>
                <w:sz w:val="26"/>
                <w:szCs w:val="26"/>
                <w:rtl/>
              </w:rPr>
              <w:t>ها</w:t>
            </w:r>
            <w:r w:rsidR="003432A5" w:rsidRPr="004A31BB">
              <w:rPr>
                <w:sz w:val="26"/>
                <w:szCs w:val="26"/>
                <w:rtl/>
              </w:rPr>
              <w:t xml:space="preserve"> به دل</w:t>
            </w:r>
            <w:r w:rsidR="003432A5" w:rsidRPr="004A31BB">
              <w:rPr>
                <w:rFonts w:hint="cs"/>
                <w:sz w:val="26"/>
                <w:szCs w:val="26"/>
                <w:rtl/>
              </w:rPr>
              <w:t>ی</w:t>
            </w:r>
            <w:r w:rsidR="003432A5" w:rsidRPr="004A31BB">
              <w:rPr>
                <w:rFonts w:hint="eastAsia"/>
                <w:sz w:val="26"/>
                <w:szCs w:val="26"/>
                <w:rtl/>
              </w:rPr>
              <w:t>ل</w:t>
            </w:r>
            <w:r w:rsidR="003432A5" w:rsidRPr="004A31BB">
              <w:rPr>
                <w:sz w:val="26"/>
                <w:szCs w:val="26"/>
                <w:rtl/>
              </w:rPr>
              <w:t xml:space="preserve"> پاسخ</w:t>
            </w:r>
            <w:r w:rsidR="003432A5">
              <w:rPr>
                <w:sz w:val="26"/>
                <w:szCs w:val="26"/>
                <w:rtl/>
              </w:rPr>
              <w:t>‌ها</w:t>
            </w:r>
            <w:r w:rsidR="003432A5" w:rsidRPr="004A31BB">
              <w:rPr>
                <w:rFonts w:hint="cs"/>
                <w:sz w:val="26"/>
                <w:szCs w:val="26"/>
                <w:rtl/>
              </w:rPr>
              <w:t>ی</w:t>
            </w:r>
            <w:r w:rsidR="003432A5" w:rsidRPr="004A31BB">
              <w:rPr>
                <w:sz w:val="26"/>
                <w:szCs w:val="26"/>
                <w:rtl/>
              </w:rPr>
              <w:t xml:space="preserve"> دق</w:t>
            </w:r>
            <w:r w:rsidR="003432A5" w:rsidRPr="004A31BB">
              <w:rPr>
                <w:rFonts w:hint="cs"/>
                <w:sz w:val="26"/>
                <w:szCs w:val="26"/>
                <w:rtl/>
              </w:rPr>
              <w:t>ی</w:t>
            </w:r>
            <w:r w:rsidR="003432A5" w:rsidRPr="004A31BB">
              <w:rPr>
                <w:rFonts w:hint="eastAsia"/>
                <w:sz w:val="26"/>
                <w:szCs w:val="26"/>
                <w:rtl/>
              </w:rPr>
              <w:t>ق</w:t>
            </w:r>
            <w:r w:rsidR="003432A5" w:rsidRPr="004A31BB">
              <w:rPr>
                <w:sz w:val="26"/>
                <w:szCs w:val="26"/>
                <w:rtl/>
              </w:rPr>
              <w:t xml:space="preserve"> و واضح، در بس</w:t>
            </w:r>
            <w:r w:rsidR="003432A5" w:rsidRPr="004A31BB">
              <w:rPr>
                <w:rFonts w:hint="cs"/>
                <w:sz w:val="26"/>
                <w:szCs w:val="26"/>
                <w:rtl/>
              </w:rPr>
              <w:t>ی</w:t>
            </w:r>
            <w:r w:rsidR="003432A5" w:rsidRPr="004A31BB">
              <w:rPr>
                <w:rFonts w:hint="eastAsia"/>
                <w:sz w:val="26"/>
                <w:szCs w:val="26"/>
                <w:rtl/>
              </w:rPr>
              <w:t>ار</w:t>
            </w:r>
            <w:r w:rsidR="003432A5" w:rsidRPr="004A31BB">
              <w:rPr>
                <w:rFonts w:hint="cs"/>
                <w:sz w:val="26"/>
                <w:szCs w:val="26"/>
                <w:rtl/>
              </w:rPr>
              <w:t>ی</w:t>
            </w:r>
            <w:r w:rsidR="003432A5" w:rsidRPr="004A31BB">
              <w:rPr>
                <w:sz w:val="26"/>
                <w:szCs w:val="26"/>
                <w:rtl/>
              </w:rPr>
              <w:t xml:space="preserve"> از حوزه</w:t>
            </w:r>
            <w:r w:rsidR="003432A5">
              <w:rPr>
                <w:rFonts w:ascii="Arial" w:hAnsi="Arial" w:cs="Arial"/>
                <w:sz w:val="26"/>
                <w:szCs w:val="26"/>
                <w:rtl/>
              </w:rPr>
              <w:t>‌</w:t>
            </w:r>
            <w:r w:rsidR="003432A5" w:rsidRPr="004A31BB">
              <w:rPr>
                <w:sz w:val="26"/>
                <w:szCs w:val="26"/>
                <w:rtl/>
              </w:rPr>
              <w:t xml:space="preserve">ها </w:t>
            </w:r>
            <w:r w:rsidR="003432A5" w:rsidRPr="004A31BB">
              <w:rPr>
                <w:rFonts w:hint="eastAsia"/>
                <w:sz w:val="26"/>
                <w:szCs w:val="26"/>
                <w:rtl/>
              </w:rPr>
              <w:t>توجهات</w:t>
            </w:r>
            <w:r w:rsidR="003432A5" w:rsidRPr="004A31BB">
              <w:rPr>
                <w:sz w:val="26"/>
                <w:szCs w:val="26"/>
                <w:rtl/>
              </w:rPr>
              <w:t xml:space="preserve"> را به خود جلب کرده</w:t>
            </w:r>
            <w:r w:rsidR="003432A5">
              <w:rPr>
                <w:rFonts w:hint="cs"/>
                <w:sz w:val="26"/>
                <w:szCs w:val="26"/>
                <w:rtl/>
              </w:rPr>
              <w:t>‌اند</w:t>
            </w:r>
            <w:sdt>
              <w:sdtPr>
                <w:rPr>
                  <w:rFonts w:hint="cs"/>
                  <w:color w:val="000000"/>
                  <w:sz w:val="26"/>
                  <w:szCs w:val="26"/>
                  <w:rtl/>
                </w:rPr>
                <w:tag w:val="MENDELEY_CITATION_v3_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"/>
                <w:id w:val="-596258172"/>
                <w:placeholder>
                  <w:docPart w:val="DefaultPlaceholder_-1854013440"/>
                </w:placeholder>
              </w:sdtPr>
              <w:sdtContent>
                <w:r w:rsidR="00A92BFD" w:rsidRPr="00A92BFD">
                  <w:rPr>
                    <w:color w:val="000000"/>
                    <w:sz w:val="26"/>
                    <w:szCs w:val="26"/>
                    <w:rtl/>
                  </w:rPr>
                  <w:t>[5]</w:t>
                </w:r>
              </w:sdtContent>
            </w:sdt>
            <w:r w:rsidR="003432A5" w:rsidRPr="004A31BB">
              <w:rPr>
                <w:sz w:val="26"/>
                <w:szCs w:val="26"/>
                <w:rtl/>
              </w:rPr>
              <w:t xml:space="preserve">. </w:t>
            </w:r>
            <w:r w:rsidR="003432A5">
              <w:rPr>
                <w:rFonts w:hint="cs"/>
                <w:sz w:val="26"/>
                <w:szCs w:val="26"/>
                <w:rtl/>
              </w:rPr>
              <w:t>از طرفی موتورهای جست</w:t>
            </w:r>
            <w:r w:rsidR="00840E94">
              <w:rPr>
                <w:rFonts w:hint="eastAsia"/>
                <w:sz w:val="26"/>
                <w:szCs w:val="26"/>
                <w:rtl/>
              </w:rPr>
              <w:t>‌</w:t>
            </w:r>
            <w:r w:rsidR="00C44D71">
              <w:rPr>
                <w:rFonts w:hint="cs"/>
                <w:sz w:val="26"/>
                <w:szCs w:val="26"/>
                <w:rtl/>
              </w:rPr>
              <w:t>و</w:t>
            </w:r>
            <w:r w:rsidR="003432A5">
              <w:rPr>
                <w:rFonts w:hint="cs"/>
                <w:sz w:val="26"/>
                <w:szCs w:val="26"/>
                <w:rtl/>
              </w:rPr>
              <w:t xml:space="preserve">جویی که مبتنی بر این </w:t>
            </w:r>
            <w:r w:rsidR="00602552">
              <w:rPr>
                <w:rFonts w:hint="cs"/>
                <w:sz w:val="26"/>
                <w:szCs w:val="26"/>
                <w:rtl/>
              </w:rPr>
              <w:t>سامانه</w:t>
            </w:r>
            <w:r w:rsidR="003432A5">
              <w:rPr>
                <w:rFonts w:hint="cs"/>
                <w:sz w:val="26"/>
                <w:szCs w:val="26"/>
                <w:rtl/>
              </w:rPr>
              <w:t xml:space="preserve">‌ها به کاوش می‌پردازند یا </w:t>
            </w:r>
            <w:r w:rsidR="003432A5" w:rsidRPr="004A31BB">
              <w:rPr>
                <w:sz w:val="26"/>
                <w:szCs w:val="26"/>
                <w:rtl/>
              </w:rPr>
              <w:t xml:space="preserve">بخش </w:t>
            </w:r>
            <w:r w:rsidR="003432A5">
              <w:rPr>
                <w:rFonts w:hint="cs"/>
                <w:sz w:val="26"/>
                <w:szCs w:val="26"/>
                <w:rtl/>
              </w:rPr>
              <w:t>پاسخگویی به سوالات</w:t>
            </w:r>
            <w:r w:rsidR="003432A5" w:rsidRPr="004A31BB">
              <w:rPr>
                <w:sz w:val="26"/>
                <w:szCs w:val="26"/>
                <w:rtl/>
              </w:rPr>
              <w:t xml:space="preserve"> خود را </w:t>
            </w:r>
            <w:r w:rsidR="003432A5">
              <w:rPr>
                <w:rFonts w:hint="cs"/>
                <w:sz w:val="26"/>
                <w:szCs w:val="26"/>
                <w:rtl/>
              </w:rPr>
              <w:t xml:space="preserve">نیز </w:t>
            </w:r>
            <w:r w:rsidR="003432A5" w:rsidRPr="004A31BB">
              <w:rPr>
                <w:sz w:val="26"/>
                <w:szCs w:val="26"/>
                <w:rtl/>
              </w:rPr>
              <w:t>راه</w:t>
            </w:r>
            <w:r w:rsidR="003432A5">
              <w:rPr>
                <w:rFonts w:hint="cs"/>
                <w:sz w:val="26"/>
                <w:szCs w:val="26"/>
                <w:rtl/>
              </w:rPr>
              <w:t>‌</w:t>
            </w:r>
            <w:r w:rsidR="003432A5" w:rsidRPr="004A31BB">
              <w:rPr>
                <w:sz w:val="26"/>
                <w:szCs w:val="26"/>
                <w:rtl/>
              </w:rPr>
              <w:t>انداز</w:t>
            </w:r>
            <w:r w:rsidR="003432A5" w:rsidRPr="004A31BB">
              <w:rPr>
                <w:rFonts w:hint="cs"/>
                <w:sz w:val="26"/>
                <w:szCs w:val="26"/>
                <w:rtl/>
              </w:rPr>
              <w:t>ی</w:t>
            </w:r>
            <w:r w:rsidR="003432A5" w:rsidRPr="004A31BB">
              <w:rPr>
                <w:sz w:val="26"/>
                <w:szCs w:val="26"/>
                <w:rtl/>
              </w:rPr>
              <w:t xml:space="preserve"> کرده</w:t>
            </w:r>
            <w:r w:rsidR="003432A5">
              <w:rPr>
                <w:rFonts w:hint="cs"/>
                <w:sz w:val="26"/>
                <w:szCs w:val="26"/>
                <w:rtl/>
              </w:rPr>
              <w:t xml:space="preserve">‌اند کمک زیادی به </w:t>
            </w:r>
            <w:r w:rsidR="003432A5" w:rsidRPr="004A31BB">
              <w:rPr>
                <w:sz w:val="26"/>
                <w:szCs w:val="26"/>
                <w:rtl/>
              </w:rPr>
              <w:t xml:space="preserve"> </w:t>
            </w:r>
            <w:r w:rsidR="003432A5" w:rsidRPr="004A31BB">
              <w:rPr>
                <w:rFonts w:hint="eastAsia"/>
                <w:sz w:val="26"/>
                <w:szCs w:val="26"/>
                <w:rtl/>
              </w:rPr>
              <w:t>جستجوگران</w:t>
            </w:r>
            <w:r w:rsidR="003432A5" w:rsidRPr="004A31BB">
              <w:rPr>
                <w:sz w:val="26"/>
                <w:szCs w:val="26"/>
                <w:rtl/>
              </w:rPr>
              <w:t xml:space="preserve"> </w:t>
            </w:r>
            <w:r w:rsidR="003432A5">
              <w:rPr>
                <w:rFonts w:hint="cs"/>
                <w:sz w:val="26"/>
                <w:szCs w:val="26"/>
                <w:rtl/>
              </w:rPr>
              <w:t xml:space="preserve">می‌کنند زیرا آنها </w:t>
            </w:r>
            <w:r w:rsidR="003432A5" w:rsidRPr="004A31BB">
              <w:rPr>
                <w:sz w:val="26"/>
                <w:szCs w:val="26"/>
                <w:rtl/>
              </w:rPr>
              <w:t>م</w:t>
            </w:r>
            <w:r w:rsidR="003432A5" w:rsidRPr="004A31BB">
              <w:rPr>
                <w:rFonts w:hint="cs"/>
                <w:sz w:val="26"/>
                <w:szCs w:val="26"/>
                <w:rtl/>
              </w:rPr>
              <w:t>ی</w:t>
            </w:r>
            <w:r w:rsidR="003432A5">
              <w:rPr>
                <w:rFonts w:hint="eastAsia"/>
                <w:sz w:val="26"/>
                <w:szCs w:val="26"/>
                <w:rtl/>
              </w:rPr>
              <w:t>‌</w:t>
            </w:r>
            <w:r w:rsidR="003432A5" w:rsidRPr="004A31BB">
              <w:rPr>
                <w:rFonts w:hint="eastAsia"/>
                <w:sz w:val="26"/>
                <w:szCs w:val="26"/>
                <w:rtl/>
              </w:rPr>
              <w:t>توانند</w:t>
            </w:r>
            <w:r w:rsidR="003432A5" w:rsidRPr="004A31BB">
              <w:rPr>
                <w:sz w:val="26"/>
                <w:szCs w:val="26"/>
                <w:rtl/>
              </w:rPr>
              <w:t xml:space="preserve"> با پرس</w:t>
            </w:r>
            <w:r w:rsidR="003432A5" w:rsidRPr="004A31BB">
              <w:rPr>
                <w:rFonts w:hint="cs"/>
                <w:sz w:val="26"/>
                <w:szCs w:val="26"/>
                <w:rtl/>
              </w:rPr>
              <w:t>ی</w:t>
            </w:r>
            <w:r w:rsidR="003432A5" w:rsidRPr="004A31BB">
              <w:rPr>
                <w:rFonts w:hint="eastAsia"/>
                <w:sz w:val="26"/>
                <w:szCs w:val="26"/>
                <w:rtl/>
              </w:rPr>
              <w:t>دن</w:t>
            </w:r>
            <w:r w:rsidR="003432A5" w:rsidRPr="004A31BB">
              <w:rPr>
                <w:sz w:val="26"/>
                <w:szCs w:val="26"/>
                <w:rtl/>
              </w:rPr>
              <w:t xml:space="preserve"> سوال به طور مستق</w:t>
            </w:r>
            <w:r w:rsidR="003432A5" w:rsidRPr="004A31BB">
              <w:rPr>
                <w:rFonts w:hint="cs"/>
                <w:sz w:val="26"/>
                <w:szCs w:val="26"/>
                <w:rtl/>
              </w:rPr>
              <w:t>ی</w:t>
            </w:r>
            <w:r w:rsidR="003432A5" w:rsidRPr="004A31BB">
              <w:rPr>
                <w:rFonts w:hint="eastAsia"/>
                <w:sz w:val="26"/>
                <w:szCs w:val="26"/>
                <w:rtl/>
              </w:rPr>
              <w:t>م</w:t>
            </w:r>
            <w:r w:rsidR="003432A5" w:rsidRPr="004A31BB">
              <w:rPr>
                <w:sz w:val="26"/>
                <w:szCs w:val="26"/>
                <w:rtl/>
              </w:rPr>
              <w:t xml:space="preserve"> پاسخ خود را سر</w:t>
            </w:r>
            <w:r w:rsidR="003432A5" w:rsidRPr="004A31BB">
              <w:rPr>
                <w:rFonts w:hint="cs"/>
                <w:sz w:val="26"/>
                <w:szCs w:val="26"/>
                <w:rtl/>
              </w:rPr>
              <w:t>ی</w:t>
            </w:r>
            <w:r w:rsidR="003432A5" w:rsidRPr="004A31BB">
              <w:rPr>
                <w:rFonts w:hint="eastAsia"/>
                <w:sz w:val="26"/>
                <w:szCs w:val="26"/>
                <w:rtl/>
              </w:rPr>
              <w:t>عتر</w:t>
            </w:r>
            <w:r w:rsidR="003432A5" w:rsidRPr="004A31BB">
              <w:rPr>
                <w:sz w:val="26"/>
                <w:szCs w:val="26"/>
                <w:rtl/>
              </w:rPr>
              <w:t xml:space="preserve"> در</w:t>
            </w:r>
            <w:r w:rsidR="003432A5" w:rsidRPr="004A31BB">
              <w:rPr>
                <w:rFonts w:hint="cs"/>
                <w:sz w:val="26"/>
                <w:szCs w:val="26"/>
                <w:rtl/>
              </w:rPr>
              <w:t>ی</w:t>
            </w:r>
            <w:r w:rsidR="003432A5" w:rsidRPr="004A31BB">
              <w:rPr>
                <w:rFonts w:hint="eastAsia"/>
                <w:sz w:val="26"/>
                <w:szCs w:val="26"/>
                <w:rtl/>
              </w:rPr>
              <w:t>افت</w:t>
            </w:r>
            <w:r w:rsidR="003432A5" w:rsidRPr="004A31BB">
              <w:rPr>
                <w:sz w:val="26"/>
                <w:szCs w:val="26"/>
                <w:rtl/>
              </w:rPr>
              <w:t xml:space="preserve"> کنند و کمتر ن</w:t>
            </w:r>
            <w:r w:rsidR="003432A5" w:rsidRPr="004A31BB">
              <w:rPr>
                <w:rFonts w:hint="cs"/>
                <w:sz w:val="26"/>
                <w:szCs w:val="26"/>
                <w:rtl/>
              </w:rPr>
              <w:t>ی</w:t>
            </w:r>
            <w:r w:rsidR="003432A5" w:rsidRPr="004A31BB">
              <w:rPr>
                <w:rFonts w:hint="eastAsia"/>
                <w:sz w:val="26"/>
                <w:szCs w:val="26"/>
                <w:rtl/>
              </w:rPr>
              <w:t>ازمند</w:t>
            </w:r>
            <w:r w:rsidR="003432A5" w:rsidRPr="004A31BB">
              <w:rPr>
                <w:sz w:val="26"/>
                <w:szCs w:val="26"/>
                <w:rtl/>
              </w:rPr>
              <w:t xml:space="preserve"> باز کردن ل</w:t>
            </w:r>
            <w:r w:rsidR="003432A5" w:rsidRPr="004A31BB">
              <w:rPr>
                <w:rFonts w:hint="cs"/>
                <w:sz w:val="26"/>
                <w:szCs w:val="26"/>
                <w:rtl/>
              </w:rPr>
              <w:t>ی</w:t>
            </w:r>
            <w:r w:rsidR="003432A5" w:rsidRPr="004A31BB">
              <w:rPr>
                <w:rFonts w:hint="eastAsia"/>
                <w:sz w:val="26"/>
                <w:szCs w:val="26"/>
                <w:rtl/>
              </w:rPr>
              <w:t>نک</w:t>
            </w:r>
            <w:r w:rsidR="003432A5">
              <w:rPr>
                <w:rFonts w:hint="eastAsia"/>
                <w:sz w:val="26"/>
                <w:szCs w:val="26"/>
              </w:rPr>
              <w:t>‌</w:t>
            </w:r>
            <w:r w:rsidR="003432A5" w:rsidRPr="004A31BB">
              <w:rPr>
                <w:rFonts w:hint="eastAsia"/>
                <w:sz w:val="26"/>
                <w:szCs w:val="26"/>
                <w:rtl/>
              </w:rPr>
              <w:t>ها</w:t>
            </w:r>
            <w:r w:rsidR="003432A5" w:rsidRPr="004A31BB">
              <w:rPr>
                <w:rFonts w:hint="cs"/>
                <w:sz w:val="26"/>
                <w:szCs w:val="26"/>
                <w:rtl/>
              </w:rPr>
              <w:t>ی</w:t>
            </w:r>
            <w:r w:rsidR="003432A5" w:rsidRPr="004A31BB">
              <w:rPr>
                <w:sz w:val="26"/>
                <w:szCs w:val="26"/>
                <w:rtl/>
              </w:rPr>
              <w:t xml:space="preserve"> مختلف برا</w:t>
            </w:r>
            <w:r w:rsidR="003432A5" w:rsidRPr="004A31BB">
              <w:rPr>
                <w:rFonts w:hint="cs"/>
                <w:sz w:val="26"/>
                <w:szCs w:val="26"/>
                <w:rtl/>
              </w:rPr>
              <w:t>ی</w:t>
            </w:r>
            <w:r w:rsidR="003432A5" w:rsidRPr="004A31BB">
              <w:rPr>
                <w:sz w:val="26"/>
                <w:szCs w:val="26"/>
                <w:rtl/>
              </w:rPr>
              <w:t xml:space="preserve"> </w:t>
            </w:r>
            <w:r w:rsidR="003432A5" w:rsidRPr="004A31BB">
              <w:rPr>
                <w:rFonts w:hint="cs"/>
                <w:sz w:val="26"/>
                <w:szCs w:val="26"/>
                <w:rtl/>
              </w:rPr>
              <w:t>ی</w:t>
            </w:r>
            <w:r w:rsidR="003432A5" w:rsidRPr="004A31BB">
              <w:rPr>
                <w:rFonts w:hint="eastAsia"/>
                <w:sz w:val="26"/>
                <w:szCs w:val="26"/>
                <w:rtl/>
              </w:rPr>
              <w:t>افتن</w:t>
            </w:r>
            <w:r w:rsidR="003432A5" w:rsidRPr="004A31BB">
              <w:rPr>
                <w:sz w:val="26"/>
                <w:szCs w:val="26"/>
                <w:rtl/>
              </w:rPr>
              <w:t xml:space="preserve"> </w:t>
            </w:r>
            <w:r w:rsidR="00211DB3">
              <w:rPr>
                <w:sz w:val="26"/>
                <w:szCs w:val="26"/>
                <w:rtl/>
              </w:rPr>
              <w:t>پاسخ</w:t>
            </w:r>
            <w:r w:rsidR="003432A5" w:rsidRPr="004A31BB">
              <w:rPr>
                <w:sz w:val="26"/>
                <w:szCs w:val="26"/>
                <w:rtl/>
              </w:rPr>
              <w:t xml:space="preserve"> خود باشند</w:t>
            </w:r>
            <w:sdt>
              <w:sdtPr>
                <w:rPr>
                  <w:color w:val="000000"/>
                  <w:sz w:val="26"/>
                  <w:szCs w:val="26"/>
                  <w:rtl/>
                </w:rPr>
                <w:tag w:val="MENDELEY_CITATION_v3_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"/>
                <w:id w:val="-2121900758"/>
                <w:placeholder>
                  <w:docPart w:val="DefaultPlaceholder_-1854013440"/>
                </w:placeholder>
              </w:sdtPr>
              <w:sdtContent>
                <w:r w:rsidR="00A92BFD" w:rsidRPr="00A92BFD">
                  <w:rPr>
                    <w:color w:val="000000"/>
                    <w:sz w:val="26"/>
                    <w:szCs w:val="26"/>
                    <w:rtl/>
                  </w:rPr>
                  <w:t>[6]</w:t>
                </w:r>
              </w:sdtContent>
            </w:sdt>
            <w:r w:rsidR="003432A5" w:rsidRPr="004A31BB">
              <w:rPr>
                <w:sz w:val="26"/>
                <w:szCs w:val="26"/>
                <w:rtl/>
              </w:rPr>
              <w:t>. در</w:t>
            </w:r>
            <w:r w:rsidR="00602552">
              <w:rPr>
                <w:rFonts w:hint="cs"/>
                <w:sz w:val="26"/>
                <w:szCs w:val="26"/>
                <w:rtl/>
              </w:rPr>
              <w:t xml:space="preserve"> </w:t>
            </w:r>
            <w:r w:rsidR="003432A5" w:rsidRPr="004A31BB">
              <w:rPr>
                <w:sz w:val="26"/>
                <w:szCs w:val="26"/>
                <w:rtl/>
              </w:rPr>
              <w:t xml:space="preserve">کل </w:t>
            </w:r>
            <w:r w:rsidR="00602552">
              <w:rPr>
                <w:sz w:val="26"/>
                <w:szCs w:val="26"/>
                <w:rtl/>
              </w:rPr>
              <w:t>سامانه</w:t>
            </w:r>
            <w:r w:rsidR="003432A5">
              <w:rPr>
                <w:rFonts w:hint="eastAsia"/>
                <w:sz w:val="26"/>
                <w:szCs w:val="26"/>
              </w:rPr>
              <w:t>‌</w:t>
            </w:r>
            <w:r w:rsidR="003432A5" w:rsidRPr="004A31BB">
              <w:rPr>
                <w:rFonts w:hint="eastAsia"/>
                <w:sz w:val="26"/>
                <w:szCs w:val="26"/>
                <w:rtl/>
              </w:rPr>
              <w:t>ها</w:t>
            </w:r>
            <w:r w:rsidR="003432A5" w:rsidRPr="004A31BB">
              <w:rPr>
                <w:rFonts w:hint="cs"/>
                <w:sz w:val="26"/>
                <w:szCs w:val="26"/>
                <w:rtl/>
              </w:rPr>
              <w:t>ی</w:t>
            </w:r>
            <w:r w:rsidR="003432A5" w:rsidRPr="004A31BB">
              <w:rPr>
                <w:sz w:val="26"/>
                <w:szCs w:val="26"/>
                <w:rtl/>
              </w:rPr>
              <w:t xml:space="preserve"> </w:t>
            </w:r>
            <w:r w:rsidR="003432A5">
              <w:rPr>
                <w:rFonts w:hint="cs"/>
                <w:sz w:val="26"/>
                <w:szCs w:val="26"/>
                <w:rtl/>
              </w:rPr>
              <w:t>پاسخگویی به سوالات</w:t>
            </w:r>
            <w:r w:rsidR="003432A5" w:rsidRPr="004A31BB">
              <w:rPr>
                <w:sz w:val="26"/>
                <w:szCs w:val="26"/>
                <w:rtl/>
              </w:rPr>
              <w:t xml:space="preserve"> </w:t>
            </w:r>
            <w:r w:rsidR="003432A5" w:rsidRPr="004A31BB">
              <w:rPr>
                <w:rFonts w:hint="cs"/>
                <w:sz w:val="26"/>
                <w:szCs w:val="26"/>
                <w:rtl/>
              </w:rPr>
              <w:t>ی</w:t>
            </w:r>
            <w:r w:rsidR="003432A5" w:rsidRPr="004A31BB">
              <w:rPr>
                <w:rFonts w:hint="eastAsia"/>
                <w:sz w:val="26"/>
                <w:szCs w:val="26"/>
                <w:rtl/>
              </w:rPr>
              <w:t>ک</w:t>
            </w:r>
            <w:r w:rsidR="003432A5" w:rsidRPr="004A31BB">
              <w:rPr>
                <w:rFonts w:hint="cs"/>
                <w:sz w:val="26"/>
                <w:szCs w:val="26"/>
                <w:rtl/>
              </w:rPr>
              <w:t>ی</w:t>
            </w:r>
            <w:r w:rsidR="003432A5" w:rsidRPr="004A31BB">
              <w:rPr>
                <w:sz w:val="26"/>
                <w:szCs w:val="26"/>
                <w:rtl/>
              </w:rPr>
              <w:t xml:space="preserve"> از موضوعات بس</w:t>
            </w:r>
            <w:r w:rsidR="003432A5" w:rsidRPr="004A31BB">
              <w:rPr>
                <w:rFonts w:hint="cs"/>
                <w:sz w:val="26"/>
                <w:szCs w:val="26"/>
                <w:rtl/>
              </w:rPr>
              <w:t>ی</w:t>
            </w:r>
            <w:r w:rsidR="003432A5" w:rsidRPr="004A31BB">
              <w:rPr>
                <w:rFonts w:hint="eastAsia"/>
                <w:sz w:val="26"/>
                <w:szCs w:val="26"/>
                <w:rtl/>
              </w:rPr>
              <w:t>ار</w:t>
            </w:r>
            <w:r w:rsidR="003432A5" w:rsidRPr="004A31BB">
              <w:rPr>
                <w:sz w:val="26"/>
                <w:szCs w:val="26"/>
                <w:rtl/>
              </w:rPr>
              <w:t xml:space="preserve"> مورد توجه در حوزه </w:t>
            </w:r>
            <w:r w:rsidR="003432A5">
              <w:rPr>
                <w:rFonts w:hint="cs"/>
                <w:sz w:val="26"/>
                <w:szCs w:val="26"/>
                <w:rtl/>
              </w:rPr>
              <w:t>هوش مصنوعی</w:t>
            </w:r>
            <w:r w:rsidR="003432A5" w:rsidRPr="004A31BB">
              <w:rPr>
                <w:sz w:val="26"/>
                <w:szCs w:val="26"/>
                <w:rtl/>
              </w:rPr>
              <w:t xml:space="preserve"> در سال</w:t>
            </w:r>
            <w:r w:rsidR="003432A5">
              <w:rPr>
                <w:rFonts w:ascii="Arial" w:hAnsi="Arial" w:cs="Arial"/>
                <w:sz w:val="26"/>
                <w:szCs w:val="26"/>
                <w:rtl/>
              </w:rPr>
              <w:t>‌</w:t>
            </w:r>
            <w:r w:rsidR="003432A5" w:rsidRPr="004A31BB">
              <w:rPr>
                <w:sz w:val="26"/>
                <w:szCs w:val="26"/>
                <w:rtl/>
              </w:rPr>
              <w:t>ها</w:t>
            </w:r>
            <w:r w:rsidR="003432A5">
              <w:rPr>
                <w:rFonts w:hint="cs"/>
                <w:sz w:val="26"/>
                <w:szCs w:val="26"/>
                <w:rtl/>
              </w:rPr>
              <w:t>ی اخیر</w:t>
            </w:r>
            <w:r w:rsidR="003432A5" w:rsidRPr="004A31BB">
              <w:rPr>
                <w:sz w:val="26"/>
                <w:szCs w:val="26"/>
                <w:rtl/>
              </w:rPr>
              <w:t xml:space="preserve"> </w:t>
            </w:r>
            <w:r w:rsidR="003432A5" w:rsidRPr="004A31BB">
              <w:rPr>
                <w:rFonts w:hint="eastAsia"/>
                <w:sz w:val="26"/>
                <w:szCs w:val="26"/>
                <w:rtl/>
              </w:rPr>
              <w:t>بوده</w:t>
            </w:r>
            <w:r w:rsidR="003432A5">
              <w:rPr>
                <w:rFonts w:ascii="Arial" w:hAnsi="Arial" w:cs="Arial"/>
                <w:sz w:val="26"/>
                <w:szCs w:val="26"/>
                <w:rtl/>
              </w:rPr>
              <w:t>‌</w:t>
            </w:r>
            <w:r w:rsidR="003432A5" w:rsidRPr="004A31BB">
              <w:rPr>
                <w:sz w:val="26"/>
                <w:szCs w:val="26"/>
                <w:rtl/>
              </w:rPr>
              <w:t>اند</w:t>
            </w:r>
            <w:sdt>
              <w:sdtPr>
                <w:rPr>
                  <w:color w:val="000000"/>
                  <w:sz w:val="26"/>
                  <w:szCs w:val="26"/>
                  <w:rtl/>
                </w:rPr>
                <w:tag w:val="MENDELEY_CITATION_v3_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"/>
                <w:id w:val="-2022703218"/>
                <w:placeholder>
                  <w:docPart w:val="DefaultPlaceholder_-1854013440"/>
                </w:placeholder>
              </w:sdtPr>
              <w:sdtContent>
                <w:r w:rsidR="00A92BFD" w:rsidRPr="00A92BFD">
                  <w:rPr>
                    <w:color w:val="000000"/>
                    <w:sz w:val="26"/>
                    <w:szCs w:val="26"/>
                    <w:rtl/>
                  </w:rPr>
                  <w:t>[7]</w:t>
                </w:r>
              </w:sdtContent>
            </w:sdt>
            <w:r w:rsidR="003432A5" w:rsidRPr="004A31BB">
              <w:rPr>
                <w:sz w:val="26"/>
                <w:szCs w:val="26"/>
                <w:rtl/>
              </w:rPr>
              <w:t xml:space="preserve">. </w:t>
            </w:r>
            <w:r w:rsidR="003432A5" w:rsidRPr="004A31BB">
              <w:rPr>
                <w:rFonts w:hint="eastAsia"/>
                <w:sz w:val="26"/>
                <w:szCs w:val="26"/>
                <w:rtl/>
              </w:rPr>
              <w:t>تاکنون</w:t>
            </w:r>
            <w:r w:rsidR="003432A5" w:rsidRPr="004A31BB">
              <w:rPr>
                <w:sz w:val="26"/>
                <w:szCs w:val="26"/>
                <w:rtl/>
              </w:rPr>
              <w:t xml:space="preserve"> روش</w:t>
            </w:r>
            <w:r w:rsidR="003432A5">
              <w:rPr>
                <w:rFonts w:ascii="Arial" w:hAnsi="Arial" w:cs="Arial"/>
                <w:sz w:val="26"/>
                <w:szCs w:val="26"/>
                <w:rtl/>
              </w:rPr>
              <w:t>‌</w:t>
            </w:r>
            <w:r w:rsidR="003432A5" w:rsidRPr="004A31BB">
              <w:rPr>
                <w:sz w:val="26"/>
                <w:szCs w:val="26"/>
                <w:rtl/>
              </w:rPr>
              <w:t>ها</w:t>
            </w:r>
            <w:r w:rsidR="003432A5" w:rsidRPr="004A31BB">
              <w:rPr>
                <w:rFonts w:hint="cs"/>
                <w:sz w:val="26"/>
                <w:szCs w:val="26"/>
                <w:rtl/>
              </w:rPr>
              <w:t>ی</w:t>
            </w:r>
            <w:r w:rsidR="003432A5" w:rsidRPr="004A31BB">
              <w:rPr>
                <w:sz w:val="26"/>
                <w:szCs w:val="26"/>
                <w:rtl/>
              </w:rPr>
              <w:t xml:space="preserve"> گوناگون</w:t>
            </w:r>
            <w:r w:rsidR="003432A5" w:rsidRPr="004A31BB">
              <w:rPr>
                <w:rFonts w:hint="cs"/>
                <w:sz w:val="26"/>
                <w:szCs w:val="26"/>
                <w:rtl/>
              </w:rPr>
              <w:t>ی</w:t>
            </w:r>
            <w:r w:rsidR="003432A5" w:rsidRPr="004A31BB">
              <w:rPr>
                <w:sz w:val="26"/>
                <w:szCs w:val="26"/>
                <w:rtl/>
              </w:rPr>
              <w:t xml:space="preserve"> برا</w:t>
            </w:r>
            <w:r w:rsidR="003432A5" w:rsidRPr="004A31BB">
              <w:rPr>
                <w:rFonts w:hint="cs"/>
                <w:sz w:val="26"/>
                <w:szCs w:val="26"/>
                <w:rtl/>
              </w:rPr>
              <w:t>ی</w:t>
            </w:r>
            <w:r w:rsidR="003432A5" w:rsidRPr="004A31BB">
              <w:rPr>
                <w:sz w:val="26"/>
                <w:szCs w:val="26"/>
                <w:rtl/>
              </w:rPr>
              <w:t xml:space="preserve"> پاسخ</w:t>
            </w:r>
            <w:r w:rsidR="003432A5">
              <w:rPr>
                <w:rFonts w:hint="cs"/>
                <w:sz w:val="26"/>
                <w:szCs w:val="26"/>
                <w:rtl/>
              </w:rPr>
              <w:t>گویی</w:t>
            </w:r>
            <w:r w:rsidR="003432A5" w:rsidRPr="004A31BB">
              <w:rPr>
                <w:sz w:val="26"/>
                <w:szCs w:val="26"/>
                <w:rtl/>
              </w:rPr>
              <w:t xml:space="preserve"> به سوا</w:t>
            </w:r>
            <w:r w:rsidR="003432A5">
              <w:rPr>
                <w:rFonts w:hint="cs"/>
                <w:sz w:val="26"/>
                <w:szCs w:val="26"/>
                <w:rtl/>
              </w:rPr>
              <w:t>لا</w:t>
            </w:r>
            <w:r w:rsidR="003432A5" w:rsidRPr="004A31BB">
              <w:rPr>
                <w:sz w:val="26"/>
                <w:szCs w:val="26"/>
                <w:rtl/>
              </w:rPr>
              <w:t>ت ا</w:t>
            </w:r>
            <w:r w:rsidR="003432A5" w:rsidRPr="004A31BB">
              <w:rPr>
                <w:rFonts w:hint="cs"/>
                <w:sz w:val="26"/>
                <w:szCs w:val="26"/>
                <w:rtl/>
              </w:rPr>
              <w:t>ی</w:t>
            </w:r>
            <w:r w:rsidR="003432A5" w:rsidRPr="004A31BB">
              <w:rPr>
                <w:rFonts w:hint="eastAsia"/>
                <w:sz w:val="26"/>
                <w:szCs w:val="26"/>
                <w:rtl/>
              </w:rPr>
              <w:t>جاد</w:t>
            </w:r>
            <w:r w:rsidR="003432A5" w:rsidRPr="004A31BB">
              <w:rPr>
                <w:sz w:val="26"/>
                <w:szCs w:val="26"/>
                <w:rtl/>
              </w:rPr>
              <w:t xml:space="preserve"> و توسعه داده شده است</w:t>
            </w:r>
            <w:sdt>
              <w:sdtPr>
                <w:rPr>
                  <w:color w:val="000000"/>
                  <w:sz w:val="26"/>
                  <w:szCs w:val="26"/>
                  <w:rtl/>
                </w:rPr>
                <w:tag w:val="MENDELEY_CITATION_v3_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"/>
                <w:id w:val="-749574132"/>
                <w:placeholder>
                  <w:docPart w:val="DefaultPlaceholder_-1854013440"/>
                </w:placeholder>
              </w:sdtPr>
              <w:sdtContent>
                <w:r w:rsidR="00A92BFD" w:rsidRPr="00A92BFD">
                  <w:rPr>
                    <w:color w:val="000000"/>
                    <w:sz w:val="26"/>
                    <w:szCs w:val="26"/>
                    <w:rtl/>
                  </w:rPr>
                  <w:t>[3]</w:t>
                </w:r>
              </w:sdtContent>
            </w:sdt>
            <w:r w:rsidR="003432A5" w:rsidRPr="004A31BB">
              <w:rPr>
                <w:sz w:val="26"/>
                <w:szCs w:val="26"/>
                <w:rtl/>
              </w:rPr>
              <w:t>.</w:t>
            </w:r>
            <w:r w:rsidR="00035949">
              <w:rPr>
                <w:rFonts w:hint="cs"/>
                <w:sz w:val="26"/>
                <w:szCs w:val="26"/>
                <w:rtl/>
              </w:rPr>
              <w:t xml:space="preserve"> </w:t>
            </w:r>
            <w:r w:rsidR="00035949" w:rsidRPr="00035949">
              <w:rPr>
                <w:sz w:val="26"/>
                <w:szCs w:val="26"/>
                <w:rtl/>
              </w:rPr>
              <w:t>با رشد استفاده از داده‌های چندزبانه، نیاز به رویکردهای کارآمدتر برای پردازش و استخراج اطلاعات در محیط‌های تخصصی احساس می‌شو</w:t>
            </w:r>
            <w:r w:rsidR="00035949">
              <w:rPr>
                <w:rFonts w:hint="cs"/>
                <w:sz w:val="26"/>
                <w:szCs w:val="26"/>
                <w:rtl/>
              </w:rPr>
              <w:t>د</w:t>
            </w:r>
            <w:sdt>
              <w:sdtPr>
                <w:rPr>
                  <w:rFonts w:hint="cs"/>
                  <w:color w:val="000000"/>
                  <w:sz w:val="26"/>
                  <w:szCs w:val="26"/>
                  <w:rtl/>
                </w:rPr>
                <w:tag w:val="MENDELEY_CITATION_v3_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"/>
                <w:id w:val="-1083376547"/>
                <w:placeholder>
                  <w:docPart w:val="DefaultPlaceholder_-1854013440"/>
                </w:placeholder>
              </w:sdtPr>
              <w:sdtContent>
                <w:r w:rsidR="00A92BFD" w:rsidRPr="00A92BFD">
                  <w:rPr>
                    <w:color w:val="000000"/>
                    <w:sz w:val="26"/>
                    <w:szCs w:val="26"/>
                    <w:rtl/>
                  </w:rPr>
                  <w:t>[8]</w:t>
                </w:r>
              </w:sdtContent>
            </w:sdt>
            <w:r w:rsidR="00035949">
              <w:rPr>
                <w:rFonts w:hint="cs"/>
                <w:sz w:val="26"/>
                <w:szCs w:val="26"/>
                <w:rtl/>
              </w:rPr>
              <w:t>.</w:t>
            </w:r>
          </w:p>
          <w:p w14:paraId="6A9AC309" w14:textId="461E1DC2" w:rsidR="008817FA" w:rsidRDefault="008817FA" w:rsidP="009D2229">
            <w:pPr>
              <w:rPr>
                <w:sz w:val="26"/>
                <w:szCs w:val="26"/>
                <w:rtl/>
              </w:rPr>
            </w:pPr>
            <w:r w:rsidRPr="008817FA">
              <w:rPr>
                <w:sz w:val="26"/>
                <w:szCs w:val="26"/>
                <w:rtl/>
              </w:rPr>
              <w:t>استفاده از شبکه</w:t>
            </w:r>
            <w:r>
              <w:rPr>
                <w:rFonts w:hint="cs"/>
                <w:sz w:val="26"/>
                <w:szCs w:val="26"/>
                <w:rtl/>
              </w:rPr>
              <w:t>‌</w:t>
            </w:r>
            <w:r w:rsidRPr="008817FA">
              <w:rPr>
                <w:sz w:val="26"/>
                <w:szCs w:val="26"/>
                <w:rtl/>
              </w:rPr>
              <w:t>ها</w:t>
            </w:r>
            <w:r w:rsidRPr="008817FA">
              <w:rPr>
                <w:rFonts w:hint="cs"/>
                <w:sz w:val="26"/>
                <w:szCs w:val="26"/>
                <w:rtl/>
              </w:rPr>
              <w:t>ی</w:t>
            </w:r>
            <w:r w:rsidRPr="008817FA">
              <w:rPr>
                <w:sz w:val="26"/>
                <w:szCs w:val="26"/>
                <w:rtl/>
              </w:rPr>
              <w:t xml:space="preserve"> عصب</w:t>
            </w:r>
            <w:r w:rsidRPr="008817FA">
              <w:rPr>
                <w:rFonts w:hint="cs"/>
                <w:sz w:val="26"/>
                <w:szCs w:val="26"/>
                <w:rtl/>
              </w:rPr>
              <w:t>ی</w:t>
            </w:r>
            <w:r w:rsidRPr="008817FA">
              <w:rPr>
                <w:sz w:val="26"/>
                <w:szCs w:val="26"/>
                <w:rtl/>
              </w:rPr>
              <w:t xml:space="preserve"> و </w:t>
            </w:r>
            <w:r w:rsidRPr="008817FA">
              <w:rPr>
                <w:rFonts w:hint="cs"/>
                <w:sz w:val="26"/>
                <w:szCs w:val="26"/>
                <w:rtl/>
              </w:rPr>
              <w:t>ی</w:t>
            </w:r>
            <w:r w:rsidRPr="008817FA">
              <w:rPr>
                <w:rFonts w:hint="eastAsia"/>
                <w:sz w:val="26"/>
                <w:szCs w:val="26"/>
                <w:rtl/>
              </w:rPr>
              <w:t>ادگ</w:t>
            </w:r>
            <w:r w:rsidRPr="008817FA">
              <w:rPr>
                <w:rFonts w:hint="cs"/>
                <w:sz w:val="26"/>
                <w:szCs w:val="26"/>
                <w:rtl/>
              </w:rPr>
              <w:t>ی</w:t>
            </w:r>
            <w:r w:rsidRPr="008817FA">
              <w:rPr>
                <w:rFonts w:hint="eastAsia"/>
                <w:sz w:val="26"/>
                <w:szCs w:val="26"/>
                <w:rtl/>
              </w:rPr>
              <w:t>ر</w:t>
            </w:r>
            <w:r w:rsidRPr="008817FA">
              <w:rPr>
                <w:rFonts w:hint="cs"/>
                <w:sz w:val="26"/>
                <w:szCs w:val="26"/>
                <w:rtl/>
              </w:rPr>
              <w:t>ی</w:t>
            </w:r>
            <w:r w:rsidRPr="008817FA">
              <w:rPr>
                <w:sz w:val="26"/>
                <w:szCs w:val="26"/>
                <w:rtl/>
              </w:rPr>
              <w:t xml:space="preserve"> عم</w:t>
            </w:r>
            <w:r w:rsidRPr="008817FA">
              <w:rPr>
                <w:rFonts w:hint="cs"/>
                <w:sz w:val="26"/>
                <w:szCs w:val="26"/>
                <w:rtl/>
              </w:rPr>
              <w:t>ی</w:t>
            </w:r>
            <w:r w:rsidRPr="008817FA">
              <w:rPr>
                <w:rFonts w:hint="eastAsia"/>
                <w:sz w:val="26"/>
                <w:szCs w:val="26"/>
                <w:rtl/>
              </w:rPr>
              <w:t>ق</w:t>
            </w:r>
            <w:r w:rsidRPr="008817FA">
              <w:rPr>
                <w:sz w:val="26"/>
                <w:szCs w:val="26"/>
                <w:rtl/>
              </w:rPr>
              <w:t xml:space="preserve"> دقت </w:t>
            </w:r>
            <w:r w:rsidR="00602552">
              <w:rPr>
                <w:sz w:val="26"/>
                <w:szCs w:val="26"/>
                <w:rtl/>
              </w:rPr>
              <w:t>سامانه</w:t>
            </w:r>
            <w:r>
              <w:rPr>
                <w:rFonts w:hint="eastAsia"/>
                <w:sz w:val="26"/>
                <w:szCs w:val="26"/>
              </w:rPr>
              <w:t>‌</w:t>
            </w:r>
            <w:r w:rsidRPr="008817FA">
              <w:rPr>
                <w:rFonts w:hint="eastAsia"/>
                <w:sz w:val="26"/>
                <w:szCs w:val="26"/>
                <w:rtl/>
              </w:rPr>
              <w:t>ها</w:t>
            </w:r>
            <w:r w:rsidRPr="008817FA">
              <w:rPr>
                <w:rFonts w:hint="cs"/>
                <w:sz w:val="26"/>
                <w:szCs w:val="26"/>
                <w:rtl/>
              </w:rPr>
              <w:t>ی</w:t>
            </w:r>
            <w:r w:rsidRPr="008817FA">
              <w:rPr>
                <w:sz w:val="26"/>
                <w:szCs w:val="26"/>
                <w:rtl/>
              </w:rPr>
              <w:t xml:space="preserve"> پاسخگو</w:t>
            </w:r>
            <w:r w:rsidRPr="008817FA">
              <w:rPr>
                <w:rFonts w:hint="cs"/>
                <w:sz w:val="26"/>
                <w:szCs w:val="26"/>
                <w:rtl/>
              </w:rPr>
              <w:t>یی</w:t>
            </w:r>
            <w:r w:rsidRPr="008817FA">
              <w:rPr>
                <w:sz w:val="26"/>
                <w:szCs w:val="26"/>
                <w:rtl/>
              </w:rPr>
              <w:t xml:space="preserve"> خودکار </w:t>
            </w:r>
            <w:r>
              <w:rPr>
                <w:rFonts w:hint="cs"/>
                <w:sz w:val="26"/>
                <w:szCs w:val="26"/>
                <w:rtl/>
              </w:rPr>
              <w:t xml:space="preserve">به سوالات </w:t>
            </w:r>
            <w:r w:rsidRPr="008817FA">
              <w:rPr>
                <w:sz w:val="26"/>
                <w:szCs w:val="26"/>
                <w:rtl/>
              </w:rPr>
              <w:t>را بس</w:t>
            </w:r>
            <w:r w:rsidRPr="008817FA">
              <w:rPr>
                <w:rFonts w:hint="cs"/>
                <w:sz w:val="26"/>
                <w:szCs w:val="26"/>
                <w:rtl/>
              </w:rPr>
              <w:t>ی</w:t>
            </w:r>
            <w:r w:rsidRPr="008817FA">
              <w:rPr>
                <w:rFonts w:hint="eastAsia"/>
                <w:sz w:val="26"/>
                <w:szCs w:val="26"/>
                <w:rtl/>
              </w:rPr>
              <w:t>ار</w:t>
            </w:r>
            <w:r w:rsidRPr="008817FA">
              <w:rPr>
                <w:sz w:val="26"/>
                <w:szCs w:val="26"/>
                <w:rtl/>
              </w:rPr>
              <w:t xml:space="preserve"> بالا برده است که ا</w:t>
            </w:r>
            <w:r w:rsidRPr="008817FA">
              <w:rPr>
                <w:rFonts w:hint="cs"/>
                <w:sz w:val="26"/>
                <w:szCs w:val="26"/>
                <w:rtl/>
              </w:rPr>
              <w:t>ی</w:t>
            </w:r>
            <w:r w:rsidRPr="008817FA">
              <w:rPr>
                <w:rFonts w:hint="eastAsia"/>
                <w:sz w:val="26"/>
                <w:szCs w:val="26"/>
                <w:rtl/>
              </w:rPr>
              <w:t>ن</w:t>
            </w:r>
            <w:r w:rsidRPr="008817FA">
              <w:rPr>
                <w:sz w:val="26"/>
                <w:szCs w:val="26"/>
                <w:rtl/>
              </w:rPr>
              <w:t xml:space="preserve"> امر جز با استفاده از منابع پردازش</w:t>
            </w:r>
            <w:r w:rsidRPr="008817FA">
              <w:rPr>
                <w:rFonts w:hint="cs"/>
                <w:sz w:val="26"/>
                <w:szCs w:val="26"/>
                <w:rtl/>
              </w:rPr>
              <w:t>ی</w:t>
            </w:r>
            <w:r w:rsidRPr="008817FA">
              <w:rPr>
                <w:sz w:val="26"/>
                <w:szCs w:val="26"/>
                <w:rtl/>
              </w:rPr>
              <w:t xml:space="preserve"> ز</w:t>
            </w:r>
            <w:r w:rsidRPr="008817FA">
              <w:rPr>
                <w:rFonts w:hint="cs"/>
                <w:sz w:val="26"/>
                <w:szCs w:val="26"/>
                <w:rtl/>
              </w:rPr>
              <w:t>ی</w:t>
            </w:r>
            <w:r w:rsidRPr="008817FA">
              <w:rPr>
                <w:rFonts w:hint="eastAsia"/>
                <w:sz w:val="26"/>
                <w:szCs w:val="26"/>
                <w:rtl/>
              </w:rPr>
              <w:t>اد</w:t>
            </w:r>
            <w:r w:rsidRPr="008817FA">
              <w:rPr>
                <w:sz w:val="26"/>
                <w:szCs w:val="26"/>
                <w:rtl/>
              </w:rPr>
              <w:t xml:space="preserve"> م</w:t>
            </w:r>
            <w:r w:rsidRPr="008817FA">
              <w:rPr>
                <w:rFonts w:hint="cs"/>
                <w:sz w:val="26"/>
                <w:szCs w:val="26"/>
                <w:rtl/>
              </w:rPr>
              <w:t>ی</w:t>
            </w:r>
            <w:r w:rsidRPr="008817FA">
              <w:rPr>
                <w:rFonts w:hint="eastAsia"/>
                <w:sz w:val="26"/>
                <w:szCs w:val="26"/>
                <w:rtl/>
              </w:rPr>
              <w:t>سر</w:t>
            </w:r>
            <w:r w:rsidRPr="008817FA">
              <w:rPr>
                <w:sz w:val="26"/>
                <w:szCs w:val="26"/>
                <w:rtl/>
              </w:rPr>
              <w:t xml:space="preserve"> نخواهد بود</w:t>
            </w:r>
            <w:sdt>
              <w:sdtPr>
                <w:rPr>
                  <w:color w:val="000000"/>
                  <w:sz w:val="26"/>
                  <w:szCs w:val="26"/>
                  <w:rtl/>
                </w:rPr>
                <w:tag w:val="MENDELEY_CITATION_v3_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"/>
                <w:id w:val="-491794014"/>
                <w:placeholder>
                  <w:docPart w:val="DefaultPlaceholder_-1854013440"/>
                </w:placeholder>
              </w:sdtPr>
              <w:sdtContent>
                <w:r w:rsidR="00A92BFD" w:rsidRPr="00A92BFD">
                  <w:rPr>
                    <w:color w:val="000000"/>
                    <w:sz w:val="26"/>
                    <w:szCs w:val="26"/>
                    <w:rtl/>
                  </w:rPr>
                  <w:t>[9]</w:t>
                </w:r>
              </w:sdtContent>
            </w:sdt>
            <w:r w:rsidRPr="008817FA">
              <w:rPr>
                <w:sz w:val="26"/>
                <w:szCs w:val="26"/>
                <w:rtl/>
              </w:rPr>
              <w:t>. از طرف</w:t>
            </w:r>
            <w:r w:rsidRPr="008817FA">
              <w:rPr>
                <w:rFonts w:hint="cs"/>
                <w:sz w:val="26"/>
                <w:szCs w:val="26"/>
                <w:rtl/>
              </w:rPr>
              <w:t>ی</w:t>
            </w:r>
            <w:r w:rsidRPr="008817FA">
              <w:rPr>
                <w:sz w:val="26"/>
                <w:szCs w:val="26"/>
                <w:rtl/>
              </w:rPr>
              <w:t xml:space="preserve"> دقت </w:t>
            </w:r>
            <w:r w:rsidR="00602552">
              <w:rPr>
                <w:sz w:val="26"/>
                <w:szCs w:val="26"/>
                <w:rtl/>
              </w:rPr>
              <w:t>سامانه</w:t>
            </w:r>
            <w:r w:rsidR="008122A5">
              <w:rPr>
                <w:rFonts w:hint="eastAsia"/>
                <w:sz w:val="26"/>
                <w:szCs w:val="26"/>
              </w:rPr>
              <w:t>‌</w:t>
            </w:r>
            <w:r w:rsidRPr="008817FA">
              <w:rPr>
                <w:rFonts w:hint="eastAsia"/>
                <w:sz w:val="26"/>
                <w:szCs w:val="26"/>
                <w:rtl/>
              </w:rPr>
              <w:t>ها</w:t>
            </w:r>
            <w:r w:rsidRPr="008817FA">
              <w:rPr>
                <w:rFonts w:hint="cs"/>
                <w:sz w:val="26"/>
                <w:szCs w:val="26"/>
                <w:rtl/>
              </w:rPr>
              <w:t>ی</w:t>
            </w:r>
            <w:r w:rsidRPr="008817FA">
              <w:rPr>
                <w:sz w:val="26"/>
                <w:szCs w:val="26"/>
                <w:rtl/>
              </w:rPr>
              <w:t xml:space="preserve"> </w:t>
            </w:r>
            <w:r w:rsidR="008122A5">
              <w:rPr>
                <w:rFonts w:hint="cs"/>
                <w:sz w:val="26"/>
                <w:szCs w:val="26"/>
                <w:rtl/>
              </w:rPr>
              <w:t>پاسخگویی به سوالات</w:t>
            </w:r>
            <w:r w:rsidRPr="008817FA">
              <w:rPr>
                <w:sz w:val="26"/>
                <w:szCs w:val="26"/>
                <w:rtl/>
              </w:rPr>
              <w:t xml:space="preserve"> نو</w:t>
            </w:r>
            <w:r w:rsidRPr="008817FA">
              <w:rPr>
                <w:rFonts w:hint="cs"/>
                <w:sz w:val="26"/>
                <w:szCs w:val="26"/>
                <w:rtl/>
              </w:rPr>
              <w:t>ی</w:t>
            </w:r>
            <w:r w:rsidRPr="008817FA">
              <w:rPr>
                <w:rFonts w:hint="eastAsia"/>
                <w:sz w:val="26"/>
                <w:szCs w:val="26"/>
                <w:rtl/>
              </w:rPr>
              <w:t>ن</w:t>
            </w:r>
            <w:r w:rsidR="008122A5">
              <w:rPr>
                <w:rFonts w:hint="cs"/>
                <w:sz w:val="26"/>
                <w:szCs w:val="26"/>
                <w:rtl/>
              </w:rPr>
              <w:t>،</w:t>
            </w:r>
            <w:r w:rsidRPr="008817FA">
              <w:rPr>
                <w:sz w:val="26"/>
                <w:szCs w:val="26"/>
                <w:rtl/>
              </w:rPr>
              <w:t xml:space="preserve"> کاملا وابسته به حجم و ک</w:t>
            </w:r>
            <w:r w:rsidRPr="008817FA">
              <w:rPr>
                <w:rFonts w:hint="cs"/>
                <w:sz w:val="26"/>
                <w:szCs w:val="26"/>
                <w:rtl/>
              </w:rPr>
              <w:t>ی</w:t>
            </w:r>
            <w:r w:rsidRPr="008817FA">
              <w:rPr>
                <w:rFonts w:hint="eastAsia"/>
                <w:sz w:val="26"/>
                <w:szCs w:val="26"/>
                <w:rtl/>
              </w:rPr>
              <w:t>ف</w:t>
            </w:r>
            <w:r w:rsidRPr="008817FA">
              <w:rPr>
                <w:rFonts w:hint="cs"/>
                <w:sz w:val="26"/>
                <w:szCs w:val="26"/>
                <w:rtl/>
              </w:rPr>
              <w:t>ی</w:t>
            </w:r>
            <w:r w:rsidRPr="008817FA">
              <w:rPr>
                <w:rFonts w:hint="eastAsia"/>
                <w:sz w:val="26"/>
                <w:szCs w:val="26"/>
                <w:rtl/>
              </w:rPr>
              <w:t>ت</w:t>
            </w:r>
            <w:r w:rsidRPr="008817FA">
              <w:rPr>
                <w:sz w:val="26"/>
                <w:szCs w:val="26"/>
                <w:rtl/>
              </w:rPr>
              <w:t xml:space="preserve"> داده</w:t>
            </w:r>
            <w:r w:rsidR="008122A5">
              <w:rPr>
                <w:rFonts w:hint="cs"/>
                <w:sz w:val="26"/>
                <w:szCs w:val="26"/>
                <w:rtl/>
              </w:rPr>
              <w:t>‌</w:t>
            </w:r>
            <w:r w:rsidRPr="008817FA">
              <w:rPr>
                <w:sz w:val="26"/>
                <w:szCs w:val="26"/>
                <w:rtl/>
              </w:rPr>
              <w:t>ها</w:t>
            </w:r>
            <w:r w:rsidRPr="008817FA">
              <w:rPr>
                <w:rFonts w:hint="cs"/>
                <w:sz w:val="26"/>
                <w:szCs w:val="26"/>
                <w:rtl/>
              </w:rPr>
              <w:t>ی</w:t>
            </w:r>
            <w:r w:rsidRPr="008817FA">
              <w:rPr>
                <w:sz w:val="26"/>
                <w:szCs w:val="26"/>
                <w:rtl/>
              </w:rPr>
              <w:t xml:space="preserve"> ورود</w:t>
            </w:r>
            <w:r w:rsidRPr="008817FA">
              <w:rPr>
                <w:rFonts w:hint="cs"/>
                <w:sz w:val="26"/>
                <w:szCs w:val="26"/>
                <w:rtl/>
              </w:rPr>
              <w:t>ی</w:t>
            </w:r>
            <w:r w:rsidRPr="008817FA">
              <w:rPr>
                <w:sz w:val="26"/>
                <w:szCs w:val="26"/>
                <w:rtl/>
              </w:rPr>
              <w:t xml:space="preserve"> است اما  مغز انسان با سرعت بالاتر و حجم داده بس</w:t>
            </w:r>
            <w:r w:rsidRPr="008817FA">
              <w:rPr>
                <w:rFonts w:hint="cs"/>
                <w:sz w:val="26"/>
                <w:szCs w:val="26"/>
                <w:rtl/>
              </w:rPr>
              <w:t>ی</w:t>
            </w:r>
            <w:r w:rsidRPr="008817FA">
              <w:rPr>
                <w:rFonts w:hint="eastAsia"/>
                <w:sz w:val="26"/>
                <w:szCs w:val="26"/>
                <w:rtl/>
              </w:rPr>
              <w:t>ار</w:t>
            </w:r>
            <w:r w:rsidRPr="008817FA">
              <w:rPr>
                <w:sz w:val="26"/>
                <w:szCs w:val="26"/>
                <w:rtl/>
              </w:rPr>
              <w:t xml:space="preserve"> کمتر</w:t>
            </w:r>
            <w:r w:rsidRPr="008817FA">
              <w:rPr>
                <w:rFonts w:hint="cs"/>
                <w:sz w:val="26"/>
                <w:szCs w:val="26"/>
                <w:rtl/>
              </w:rPr>
              <w:t>ی</w:t>
            </w:r>
            <w:r w:rsidRPr="008817FA">
              <w:rPr>
                <w:sz w:val="26"/>
                <w:szCs w:val="26"/>
                <w:rtl/>
              </w:rPr>
              <w:t xml:space="preserve"> قادر به پاسخگو</w:t>
            </w:r>
            <w:r w:rsidRPr="008817FA">
              <w:rPr>
                <w:rFonts w:hint="cs"/>
                <w:sz w:val="26"/>
                <w:szCs w:val="26"/>
                <w:rtl/>
              </w:rPr>
              <w:t>یی</w:t>
            </w:r>
            <w:r w:rsidRPr="008817FA">
              <w:rPr>
                <w:sz w:val="26"/>
                <w:szCs w:val="26"/>
                <w:rtl/>
              </w:rPr>
              <w:t xml:space="preserve"> لحظه</w:t>
            </w:r>
            <w:r w:rsidR="008122A5">
              <w:rPr>
                <w:rFonts w:hint="cs"/>
                <w:sz w:val="26"/>
                <w:szCs w:val="26"/>
                <w:rtl/>
              </w:rPr>
              <w:t>‌</w:t>
            </w:r>
            <w:r w:rsidRPr="008817FA">
              <w:rPr>
                <w:sz w:val="26"/>
                <w:szCs w:val="26"/>
                <w:rtl/>
              </w:rPr>
              <w:t>ا</w:t>
            </w:r>
            <w:r w:rsidRPr="008817FA">
              <w:rPr>
                <w:rFonts w:hint="cs"/>
                <w:sz w:val="26"/>
                <w:szCs w:val="26"/>
                <w:rtl/>
              </w:rPr>
              <w:t>ی</w:t>
            </w:r>
            <w:r w:rsidRPr="008817FA">
              <w:rPr>
                <w:sz w:val="26"/>
                <w:szCs w:val="26"/>
                <w:rtl/>
              </w:rPr>
              <w:t xml:space="preserve"> به سوالات اس</w:t>
            </w:r>
            <w:r w:rsidR="00C70351">
              <w:rPr>
                <w:rFonts w:hint="cs"/>
                <w:sz w:val="26"/>
                <w:szCs w:val="26"/>
                <w:rtl/>
              </w:rPr>
              <w:t>ت</w:t>
            </w:r>
            <w:sdt>
              <w:sdtPr>
                <w:rPr>
                  <w:rFonts w:hint="cs"/>
                  <w:color w:val="000000"/>
                  <w:sz w:val="26"/>
                  <w:szCs w:val="26"/>
                  <w:rtl/>
                </w:rPr>
                <w:tag w:val="MENDELEY_CITATION_v3_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"/>
                <w:id w:val="1690946634"/>
                <w:placeholder>
                  <w:docPart w:val="DefaultPlaceholder_-1854013440"/>
                </w:placeholder>
              </w:sdtPr>
              <w:sdtContent>
                <w:r w:rsidR="00A92BFD" w:rsidRPr="00A92BFD">
                  <w:rPr>
                    <w:color w:val="000000"/>
                    <w:sz w:val="26"/>
                    <w:szCs w:val="26"/>
                    <w:rtl/>
                  </w:rPr>
                  <w:t>[10], [11]</w:t>
                </w:r>
              </w:sdtContent>
            </w:sdt>
            <w:r w:rsidR="00C70351">
              <w:rPr>
                <w:rFonts w:hint="cs"/>
                <w:sz w:val="26"/>
                <w:szCs w:val="26"/>
                <w:rtl/>
              </w:rPr>
              <w:t xml:space="preserve"> </w:t>
            </w:r>
            <w:r w:rsidRPr="008817FA">
              <w:rPr>
                <w:sz w:val="26"/>
                <w:szCs w:val="26"/>
                <w:rtl/>
              </w:rPr>
              <w:t>که هم</w:t>
            </w:r>
            <w:r w:rsidRPr="008817FA">
              <w:rPr>
                <w:rFonts w:hint="cs"/>
                <w:sz w:val="26"/>
                <w:szCs w:val="26"/>
                <w:rtl/>
              </w:rPr>
              <w:t>ی</w:t>
            </w:r>
            <w:r w:rsidRPr="008817FA">
              <w:rPr>
                <w:rFonts w:hint="eastAsia"/>
                <w:sz w:val="26"/>
                <w:szCs w:val="26"/>
                <w:rtl/>
              </w:rPr>
              <w:t>ن</w:t>
            </w:r>
            <w:r w:rsidRPr="008817FA">
              <w:rPr>
                <w:sz w:val="26"/>
                <w:szCs w:val="26"/>
                <w:rtl/>
              </w:rPr>
              <w:t xml:space="preserve"> موضوع باعث شده مبحث علوم شناخت</w:t>
            </w:r>
            <w:r w:rsidRPr="008817FA">
              <w:rPr>
                <w:rFonts w:hint="cs"/>
                <w:sz w:val="26"/>
                <w:szCs w:val="26"/>
                <w:rtl/>
              </w:rPr>
              <w:t>ی</w:t>
            </w:r>
            <w:r w:rsidRPr="008817FA">
              <w:rPr>
                <w:sz w:val="26"/>
                <w:szCs w:val="26"/>
                <w:rtl/>
              </w:rPr>
              <w:t xml:space="preserve"> که براساس ره</w:t>
            </w:r>
            <w:r w:rsidRPr="008817FA">
              <w:rPr>
                <w:rFonts w:hint="cs"/>
                <w:sz w:val="26"/>
                <w:szCs w:val="26"/>
                <w:rtl/>
              </w:rPr>
              <w:t>ی</w:t>
            </w:r>
            <w:r w:rsidRPr="008817FA">
              <w:rPr>
                <w:rFonts w:hint="eastAsia"/>
                <w:sz w:val="26"/>
                <w:szCs w:val="26"/>
                <w:rtl/>
              </w:rPr>
              <w:t>افت</w:t>
            </w:r>
            <w:r w:rsidRPr="008817FA">
              <w:rPr>
                <w:sz w:val="26"/>
                <w:szCs w:val="26"/>
                <w:rtl/>
              </w:rPr>
              <w:t xml:space="preserve"> مغز انسان در شناخت مفاه</w:t>
            </w:r>
            <w:r w:rsidRPr="008817FA">
              <w:rPr>
                <w:rFonts w:hint="cs"/>
                <w:sz w:val="26"/>
                <w:szCs w:val="26"/>
                <w:rtl/>
              </w:rPr>
              <w:t>ی</w:t>
            </w:r>
            <w:r w:rsidRPr="008817FA">
              <w:rPr>
                <w:rFonts w:hint="eastAsia"/>
                <w:sz w:val="26"/>
                <w:szCs w:val="26"/>
                <w:rtl/>
              </w:rPr>
              <w:t>م</w:t>
            </w:r>
            <w:r w:rsidRPr="008817FA">
              <w:rPr>
                <w:sz w:val="26"/>
                <w:szCs w:val="26"/>
                <w:rtl/>
              </w:rPr>
              <w:t xml:space="preserve"> کار م</w:t>
            </w:r>
            <w:r w:rsidRPr="008817FA">
              <w:rPr>
                <w:rFonts w:hint="cs"/>
                <w:sz w:val="26"/>
                <w:szCs w:val="26"/>
                <w:rtl/>
              </w:rPr>
              <w:t>ی</w:t>
            </w:r>
            <w:r w:rsidR="008122A5">
              <w:rPr>
                <w:rFonts w:hint="eastAsia"/>
                <w:sz w:val="26"/>
                <w:szCs w:val="26"/>
                <w:rtl/>
              </w:rPr>
              <w:t>‌</w:t>
            </w:r>
            <w:r w:rsidRPr="008817FA">
              <w:rPr>
                <w:rFonts w:hint="eastAsia"/>
                <w:sz w:val="26"/>
                <w:szCs w:val="26"/>
                <w:rtl/>
              </w:rPr>
              <w:t>کند</w:t>
            </w:r>
            <w:r w:rsidRPr="008817FA">
              <w:rPr>
                <w:sz w:val="26"/>
                <w:szCs w:val="26"/>
                <w:rtl/>
              </w:rPr>
              <w:t xml:space="preserve"> توجهات ز</w:t>
            </w:r>
            <w:r w:rsidRPr="008817FA">
              <w:rPr>
                <w:rFonts w:hint="cs"/>
                <w:sz w:val="26"/>
                <w:szCs w:val="26"/>
                <w:rtl/>
              </w:rPr>
              <w:t>ی</w:t>
            </w:r>
            <w:r w:rsidRPr="008817FA">
              <w:rPr>
                <w:rFonts w:hint="eastAsia"/>
                <w:sz w:val="26"/>
                <w:szCs w:val="26"/>
                <w:rtl/>
              </w:rPr>
              <w:t>اد</w:t>
            </w:r>
            <w:r w:rsidRPr="008817FA">
              <w:rPr>
                <w:rFonts w:hint="cs"/>
                <w:sz w:val="26"/>
                <w:szCs w:val="26"/>
                <w:rtl/>
              </w:rPr>
              <w:t>ی</w:t>
            </w:r>
            <w:r w:rsidRPr="008817FA">
              <w:rPr>
                <w:sz w:val="26"/>
                <w:szCs w:val="26"/>
                <w:rtl/>
              </w:rPr>
              <w:t xml:space="preserve"> را به خود جلب کند</w:t>
            </w:r>
            <w:sdt>
              <w:sdtPr>
                <w:rPr>
                  <w:color w:val="000000"/>
                  <w:sz w:val="26"/>
                  <w:szCs w:val="26"/>
                  <w:rtl/>
                </w:rPr>
                <w:tag w:val="MENDELEY_CITATION_v3_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"/>
                <w:id w:val="1335961809"/>
                <w:placeholder>
                  <w:docPart w:val="DefaultPlaceholder_-1854013440"/>
                </w:placeholder>
              </w:sdtPr>
              <w:sdtContent>
                <w:r w:rsidR="00A92BFD" w:rsidRPr="00A92BFD">
                  <w:rPr>
                    <w:color w:val="000000"/>
                    <w:sz w:val="26"/>
                    <w:szCs w:val="26"/>
                    <w:rtl/>
                  </w:rPr>
                  <w:t>[12]</w:t>
                </w:r>
              </w:sdtContent>
            </w:sdt>
            <w:r w:rsidRPr="008817FA">
              <w:rPr>
                <w:sz w:val="26"/>
                <w:szCs w:val="26"/>
                <w:rtl/>
              </w:rPr>
              <w:t xml:space="preserve">. روش </w:t>
            </w:r>
            <w:r w:rsidR="000E19B5">
              <w:rPr>
                <w:rFonts w:hint="cs"/>
                <w:sz w:val="26"/>
                <w:szCs w:val="26"/>
                <w:rtl/>
              </w:rPr>
              <w:t>خوشه‌بندی</w:t>
            </w:r>
            <w:r w:rsidR="008122A5">
              <w:rPr>
                <w:rFonts w:hint="cs"/>
                <w:sz w:val="26"/>
                <w:szCs w:val="26"/>
                <w:rtl/>
              </w:rPr>
              <w:t xml:space="preserve"> معنایی </w:t>
            </w:r>
            <w:r w:rsidRPr="008817FA">
              <w:rPr>
                <w:rFonts w:hint="cs"/>
                <w:sz w:val="26"/>
                <w:szCs w:val="26"/>
                <w:rtl/>
              </w:rPr>
              <w:t>ی</w:t>
            </w:r>
            <w:r w:rsidRPr="008817FA">
              <w:rPr>
                <w:rFonts w:hint="eastAsia"/>
                <w:sz w:val="26"/>
                <w:szCs w:val="26"/>
                <w:rtl/>
              </w:rPr>
              <w:t>ک</w:t>
            </w:r>
            <w:r w:rsidRPr="008817FA">
              <w:rPr>
                <w:rFonts w:hint="cs"/>
                <w:sz w:val="26"/>
                <w:szCs w:val="26"/>
                <w:rtl/>
              </w:rPr>
              <w:t>ی</w:t>
            </w:r>
            <w:r w:rsidRPr="008817FA">
              <w:rPr>
                <w:sz w:val="26"/>
                <w:szCs w:val="26"/>
                <w:rtl/>
              </w:rPr>
              <w:t xml:space="preserve"> از ا</w:t>
            </w:r>
            <w:r w:rsidRPr="008817FA">
              <w:rPr>
                <w:rFonts w:hint="cs"/>
                <w:sz w:val="26"/>
                <w:szCs w:val="26"/>
                <w:rtl/>
              </w:rPr>
              <w:t>ی</w:t>
            </w:r>
            <w:r w:rsidRPr="008817FA">
              <w:rPr>
                <w:rFonts w:hint="eastAsia"/>
                <w:sz w:val="26"/>
                <w:szCs w:val="26"/>
                <w:rtl/>
              </w:rPr>
              <w:t>ن</w:t>
            </w:r>
            <w:r w:rsidRPr="008817FA">
              <w:rPr>
                <w:sz w:val="26"/>
                <w:szCs w:val="26"/>
                <w:rtl/>
              </w:rPr>
              <w:t xml:space="preserve"> ره</w:t>
            </w:r>
            <w:r w:rsidRPr="008817FA">
              <w:rPr>
                <w:rFonts w:hint="cs"/>
                <w:sz w:val="26"/>
                <w:szCs w:val="26"/>
                <w:rtl/>
              </w:rPr>
              <w:t>ی</w:t>
            </w:r>
            <w:r w:rsidRPr="008817FA">
              <w:rPr>
                <w:rFonts w:hint="eastAsia"/>
                <w:sz w:val="26"/>
                <w:szCs w:val="26"/>
                <w:rtl/>
              </w:rPr>
              <w:t>افت</w:t>
            </w:r>
            <w:r w:rsidR="008122A5">
              <w:rPr>
                <w:rFonts w:hint="eastAsia"/>
                <w:sz w:val="26"/>
                <w:szCs w:val="26"/>
              </w:rPr>
              <w:t>‌</w:t>
            </w:r>
            <w:r w:rsidRPr="008817FA">
              <w:rPr>
                <w:rFonts w:hint="eastAsia"/>
                <w:sz w:val="26"/>
                <w:szCs w:val="26"/>
                <w:rtl/>
              </w:rPr>
              <w:t>ها</w:t>
            </w:r>
            <w:r w:rsidR="008122A5">
              <w:rPr>
                <w:rFonts w:hint="cs"/>
                <w:sz w:val="26"/>
                <w:szCs w:val="26"/>
                <w:rtl/>
              </w:rPr>
              <w:t xml:space="preserve"> ا</w:t>
            </w:r>
            <w:r w:rsidRPr="008817FA">
              <w:rPr>
                <w:rFonts w:hint="eastAsia"/>
                <w:sz w:val="26"/>
                <w:szCs w:val="26"/>
                <w:rtl/>
              </w:rPr>
              <w:t>ست</w:t>
            </w:r>
            <w:r w:rsidRPr="008817FA">
              <w:rPr>
                <w:sz w:val="26"/>
                <w:szCs w:val="26"/>
                <w:rtl/>
              </w:rPr>
              <w:t xml:space="preserve"> که ب</w:t>
            </w:r>
            <w:r w:rsidRPr="008817FA">
              <w:rPr>
                <w:rFonts w:hint="eastAsia"/>
                <w:sz w:val="26"/>
                <w:szCs w:val="26"/>
                <w:rtl/>
              </w:rPr>
              <w:t>ا</w:t>
            </w:r>
            <w:r w:rsidRPr="008817FA">
              <w:rPr>
                <w:sz w:val="26"/>
                <w:szCs w:val="26"/>
                <w:rtl/>
              </w:rPr>
              <w:t xml:space="preserve"> هدف رس</w:t>
            </w:r>
            <w:r w:rsidRPr="008817FA">
              <w:rPr>
                <w:rFonts w:hint="cs"/>
                <w:sz w:val="26"/>
                <w:szCs w:val="26"/>
                <w:rtl/>
              </w:rPr>
              <w:t>ی</w:t>
            </w:r>
            <w:r w:rsidRPr="008817FA">
              <w:rPr>
                <w:rFonts w:hint="eastAsia"/>
                <w:sz w:val="26"/>
                <w:szCs w:val="26"/>
                <w:rtl/>
              </w:rPr>
              <w:t>دن</w:t>
            </w:r>
            <w:r w:rsidRPr="008817FA">
              <w:rPr>
                <w:sz w:val="26"/>
                <w:szCs w:val="26"/>
                <w:rtl/>
              </w:rPr>
              <w:t xml:space="preserve"> به سرعت و دقت بالا در پردازش و درک متن توسط محقق</w:t>
            </w:r>
            <w:r w:rsidRPr="008817FA">
              <w:rPr>
                <w:rFonts w:hint="cs"/>
                <w:sz w:val="26"/>
                <w:szCs w:val="26"/>
                <w:rtl/>
              </w:rPr>
              <w:t>ی</w:t>
            </w:r>
            <w:r w:rsidRPr="008817FA">
              <w:rPr>
                <w:rFonts w:hint="eastAsia"/>
                <w:sz w:val="26"/>
                <w:szCs w:val="26"/>
                <w:rtl/>
              </w:rPr>
              <w:t>ن</w:t>
            </w:r>
            <w:r w:rsidRPr="008817FA">
              <w:rPr>
                <w:sz w:val="26"/>
                <w:szCs w:val="26"/>
                <w:rtl/>
              </w:rPr>
              <w:t xml:space="preserve"> توسعه </w:t>
            </w:r>
            <w:r w:rsidRPr="008817FA">
              <w:rPr>
                <w:rFonts w:hint="cs"/>
                <w:sz w:val="26"/>
                <w:szCs w:val="26"/>
                <w:rtl/>
              </w:rPr>
              <w:t>ی</w:t>
            </w:r>
            <w:r w:rsidRPr="008817FA">
              <w:rPr>
                <w:rFonts w:hint="eastAsia"/>
                <w:sz w:val="26"/>
                <w:szCs w:val="26"/>
                <w:rtl/>
              </w:rPr>
              <w:t>افته</w:t>
            </w:r>
            <w:r w:rsidRPr="008817FA">
              <w:rPr>
                <w:sz w:val="26"/>
                <w:szCs w:val="26"/>
                <w:rtl/>
              </w:rPr>
              <w:t xml:space="preserve"> است</w:t>
            </w:r>
            <w:sdt>
              <w:sdtPr>
                <w:rPr>
                  <w:color w:val="000000"/>
                  <w:sz w:val="26"/>
                  <w:szCs w:val="26"/>
                  <w:rtl/>
                </w:rPr>
                <w:tag w:val="MENDELEY_CITATION_v3_eyJjaXRhdGlvbklEIjoiTUVOREVMRVlfQ0lUQVRJT05fNjc2MzcyNWItOTMwNC00ZGIxLThiMzYtNGIxYTg1NTEwZmZk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
                <w:id w:val="-843395403"/>
                <w:placeholder>
                  <w:docPart w:val="DefaultPlaceholder_-1854013440"/>
                </w:placeholder>
              </w:sdtPr>
              <w:sdtContent>
                <w:r w:rsidR="00A92BFD" w:rsidRPr="00A92BFD">
                  <w:rPr>
                    <w:color w:val="000000"/>
                    <w:sz w:val="26"/>
                    <w:szCs w:val="26"/>
                    <w:rtl/>
                  </w:rPr>
                  <w:t>[13]</w:t>
                </w:r>
              </w:sdtContent>
            </w:sdt>
            <w:r w:rsidRPr="008817FA">
              <w:rPr>
                <w:sz w:val="26"/>
                <w:szCs w:val="26"/>
                <w:rtl/>
              </w:rPr>
              <w:t>.</w:t>
            </w:r>
          </w:p>
          <w:p w14:paraId="73103E51" w14:textId="77777777" w:rsidR="001012BD" w:rsidRDefault="001012BD" w:rsidP="001012BD">
            <w:pPr>
              <w:rPr>
                <w:sz w:val="26"/>
                <w:szCs w:val="26"/>
                <w:rtl/>
              </w:rPr>
            </w:pPr>
          </w:p>
          <w:p w14:paraId="71A4ADBC" w14:textId="722404F9" w:rsidR="00B84DD6" w:rsidRPr="004821EC" w:rsidRDefault="00B84DD6" w:rsidP="001012BD">
            <w:pPr>
              <w:rPr>
                <w:sz w:val="26"/>
                <w:szCs w:val="26"/>
              </w:rPr>
            </w:pPr>
          </w:p>
          <w:p w14:paraId="5133AB20" w14:textId="77777777" w:rsidR="001012BD" w:rsidRPr="00C909CF" w:rsidRDefault="001012BD" w:rsidP="001012BD">
            <w:pPr>
              <w:pStyle w:val="Heading2"/>
              <w:rPr>
                <w:rtl/>
              </w:rPr>
            </w:pPr>
            <w:r w:rsidRPr="00C909CF">
              <w:rPr>
                <w:rFonts w:hint="cs"/>
                <w:rtl/>
              </w:rPr>
              <w:t>هدف</w:t>
            </w:r>
          </w:p>
          <w:p w14:paraId="55CE4C8D" w14:textId="12A452FB" w:rsidR="001012BD" w:rsidRPr="004821EC" w:rsidRDefault="001012BD" w:rsidP="00F87A7B">
            <w:pPr>
              <w:rPr>
                <w:sz w:val="26"/>
                <w:szCs w:val="26"/>
              </w:rPr>
            </w:pPr>
            <w:r w:rsidRPr="004821EC">
              <w:rPr>
                <w:sz w:val="26"/>
                <w:szCs w:val="26"/>
                <w:rtl/>
              </w:rPr>
              <w:t>هدف اصل</w:t>
            </w:r>
            <w:r w:rsidRPr="004821EC">
              <w:rPr>
                <w:rFonts w:hint="cs"/>
                <w:sz w:val="26"/>
                <w:szCs w:val="26"/>
                <w:rtl/>
              </w:rPr>
              <w:t>ی</w:t>
            </w:r>
            <w:r w:rsidRPr="004821EC">
              <w:rPr>
                <w:sz w:val="26"/>
                <w:szCs w:val="26"/>
                <w:rtl/>
              </w:rPr>
              <w:t xml:space="preserve"> ا</w:t>
            </w:r>
            <w:r w:rsidRPr="004821EC">
              <w:rPr>
                <w:rFonts w:hint="cs"/>
                <w:sz w:val="26"/>
                <w:szCs w:val="26"/>
                <w:rtl/>
              </w:rPr>
              <w:t>ی</w:t>
            </w:r>
            <w:r w:rsidRPr="004821EC">
              <w:rPr>
                <w:rFonts w:hint="eastAsia"/>
                <w:sz w:val="26"/>
                <w:szCs w:val="26"/>
                <w:rtl/>
              </w:rPr>
              <w:t>ن</w:t>
            </w:r>
            <w:r w:rsidRPr="004821EC">
              <w:rPr>
                <w:sz w:val="26"/>
                <w:szCs w:val="26"/>
                <w:rtl/>
              </w:rPr>
              <w:t xml:space="preserve"> پژوهش </w:t>
            </w:r>
            <w:r w:rsidR="004D79D0">
              <w:rPr>
                <w:rFonts w:hint="cs"/>
                <w:sz w:val="26"/>
                <w:szCs w:val="26"/>
                <w:rtl/>
              </w:rPr>
              <w:t>بررسی، ارزیابی و تحلیل</w:t>
            </w:r>
            <w:r w:rsidRPr="004821EC">
              <w:rPr>
                <w:sz w:val="26"/>
                <w:szCs w:val="26"/>
                <w:rtl/>
              </w:rPr>
              <w:t xml:space="preserve"> </w:t>
            </w:r>
            <w:r w:rsidR="00ED14C0">
              <w:rPr>
                <w:rFonts w:hint="cs"/>
                <w:sz w:val="26"/>
                <w:szCs w:val="26"/>
                <w:rtl/>
              </w:rPr>
              <w:t xml:space="preserve">کاربردهای </w:t>
            </w:r>
            <w:r w:rsidR="004D79D0">
              <w:rPr>
                <w:rFonts w:hint="cs"/>
                <w:sz w:val="26"/>
                <w:szCs w:val="26"/>
                <w:rtl/>
              </w:rPr>
              <w:t xml:space="preserve">مبتنی بر </w:t>
            </w:r>
            <w:r w:rsidR="00ED14C0">
              <w:rPr>
                <w:rFonts w:hint="cs"/>
                <w:sz w:val="26"/>
                <w:szCs w:val="26"/>
                <w:rtl/>
              </w:rPr>
              <w:t xml:space="preserve">رویکرد </w:t>
            </w:r>
            <w:r w:rsidR="009064B0">
              <w:rPr>
                <w:rFonts w:hint="cs"/>
                <w:sz w:val="26"/>
                <w:szCs w:val="26"/>
                <w:rtl/>
              </w:rPr>
              <w:t>خوشه‌بندی</w:t>
            </w:r>
            <w:r w:rsidR="004D79D0">
              <w:rPr>
                <w:rFonts w:hint="cs"/>
                <w:sz w:val="26"/>
                <w:szCs w:val="26"/>
                <w:rtl/>
              </w:rPr>
              <w:t xml:space="preserve"> معنایی </w:t>
            </w:r>
            <w:r w:rsidRPr="004821EC">
              <w:rPr>
                <w:sz w:val="26"/>
                <w:szCs w:val="26"/>
                <w:rtl/>
              </w:rPr>
              <w:t xml:space="preserve">به منظور درک </w:t>
            </w:r>
            <w:r w:rsidR="004D79D0">
              <w:rPr>
                <w:rFonts w:hint="cs"/>
                <w:sz w:val="26"/>
                <w:szCs w:val="26"/>
                <w:rtl/>
              </w:rPr>
              <w:t xml:space="preserve">مفاهیم </w:t>
            </w:r>
            <w:r w:rsidRPr="004821EC">
              <w:rPr>
                <w:sz w:val="26"/>
                <w:szCs w:val="26"/>
                <w:rtl/>
              </w:rPr>
              <w:t xml:space="preserve">متون و </w:t>
            </w:r>
            <w:r w:rsidR="00ED14C0">
              <w:rPr>
                <w:rFonts w:hint="cs"/>
                <w:sz w:val="26"/>
                <w:szCs w:val="26"/>
                <w:rtl/>
              </w:rPr>
              <w:t>سنجش</w:t>
            </w:r>
            <w:r w:rsidRPr="004821EC">
              <w:rPr>
                <w:sz w:val="26"/>
                <w:szCs w:val="26"/>
                <w:rtl/>
              </w:rPr>
              <w:t xml:space="preserve"> کارا</w:t>
            </w:r>
            <w:r w:rsidRPr="004821EC">
              <w:rPr>
                <w:rFonts w:hint="cs"/>
                <w:sz w:val="26"/>
                <w:szCs w:val="26"/>
                <w:rtl/>
              </w:rPr>
              <w:t>یی</w:t>
            </w:r>
            <w:r w:rsidRPr="004821EC">
              <w:rPr>
                <w:sz w:val="26"/>
                <w:szCs w:val="26"/>
                <w:rtl/>
              </w:rPr>
              <w:t xml:space="preserve"> آن در پاسخگو</w:t>
            </w:r>
            <w:r w:rsidRPr="004821EC">
              <w:rPr>
                <w:rFonts w:hint="cs"/>
                <w:sz w:val="26"/>
                <w:szCs w:val="26"/>
                <w:rtl/>
              </w:rPr>
              <w:t>یی</w:t>
            </w:r>
            <w:r w:rsidRPr="004821EC">
              <w:rPr>
                <w:sz w:val="26"/>
                <w:szCs w:val="26"/>
                <w:rtl/>
              </w:rPr>
              <w:t xml:space="preserve"> خودکار به سوال</w:t>
            </w:r>
            <w:r w:rsidR="00113968">
              <w:rPr>
                <w:rFonts w:hint="cs"/>
                <w:sz w:val="26"/>
                <w:szCs w:val="26"/>
                <w:rtl/>
              </w:rPr>
              <w:t>ا</w:t>
            </w:r>
            <w:r w:rsidRPr="004821EC">
              <w:rPr>
                <w:sz w:val="26"/>
                <w:szCs w:val="26"/>
                <w:rtl/>
              </w:rPr>
              <w:t>ت</w:t>
            </w:r>
            <w:r w:rsidR="004D79D0">
              <w:rPr>
                <w:rFonts w:hint="cs"/>
                <w:sz w:val="26"/>
                <w:szCs w:val="26"/>
                <w:rtl/>
              </w:rPr>
              <w:t xml:space="preserve"> و</w:t>
            </w:r>
            <w:r w:rsidRPr="004821EC">
              <w:rPr>
                <w:sz w:val="26"/>
                <w:szCs w:val="26"/>
                <w:rtl/>
              </w:rPr>
              <w:t xml:space="preserve"> مقا</w:t>
            </w:r>
            <w:r w:rsidRPr="004821EC">
              <w:rPr>
                <w:rFonts w:hint="cs"/>
                <w:sz w:val="26"/>
                <w:szCs w:val="26"/>
                <w:rtl/>
              </w:rPr>
              <w:t>ی</w:t>
            </w:r>
            <w:r w:rsidRPr="004821EC">
              <w:rPr>
                <w:rFonts w:hint="eastAsia"/>
                <w:sz w:val="26"/>
                <w:szCs w:val="26"/>
                <w:rtl/>
              </w:rPr>
              <w:t>سه</w:t>
            </w:r>
            <w:r w:rsidRPr="004821EC">
              <w:rPr>
                <w:sz w:val="26"/>
                <w:szCs w:val="26"/>
                <w:rtl/>
              </w:rPr>
              <w:t xml:space="preserve"> آن با پ</w:t>
            </w:r>
            <w:r w:rsidRPr="004821EC">
              <w:rPr>
                <w:rFonts w:hint="cs"/>
                <w:sz w:val="26"/>
                <w:szCs w:val="26"/>
                <w:rtl/>
              </w:rPr>
              <w:t>ی</w:t>
            </w:r>
            <w:r w:rsidRPr="004821EC">
              <w:rPr>
                <w:rFonts w:hint="eastAsia"/>
                <w:sz w:val="26"/>
                <w:szCs w:val="26"/>
                <w:rtl/>
              </w:rPr>
              <w:t>شرفت</w:t>
            </w:r>
            <w:r w:rsidR="00113968">
              <w:rPr>
                <w:rFonts w:ascii="Arial" w:hAnsi="Arial" w:cs="Arial"/>
                <w:sz w:val="26"/>
                <w:szCs w:val="26"/>
                <w:rtl/>
              </w:rPr>
              <w:t>‌</w:t>
            </w:r>
            <w:r w:rsidRPr="004821EC">
              <w:rPr>
                <w:rFonts w:hint="eastAsia"/>
                <w:sz w:val="26"/>
                <w:szCs w:val="26"/>
                <w:rtl/>
              </w:rPr>
              <w:t>ها</w:t>
            </w:r>
            <w:r w:rsidRPr="004821EC">
              <w:rPr>
                <w:rFonts w:hint="cs"/>
                <w:sz w:val="26"/>
                <w:szCs w:val="26"/>
                <w:rtl/>
              </w:rPr>
              <w:t>ی</w:t>
            </w:r>
            <w:r w:rsidRPr="004821EC">
              <w:rPr>
                <w:sz w:val="26"/>
                <w:szCs w:val="26"/>
                <w:rtl/>
              </w:rPr>
              <w:t xml:space="preserve"> اخ</w:t>
            </w:r>
            <w:r w:rsidRPr="004821EC">
              <w:rPr>
                <w:rFonts w:hint="cs"/>
                <w:sz w:val="26"/>
                <w:szCs w:val="26"/>
                <w:rtl/>
              </w:rPr>
              <w:t>ی</w:t>
            </w:r>
            <w:r w:rsidRPr="004821EC">
              <w:rPr>
                <w:rFonts w:hint="eastAsia"/>
                <w:sz w:val="26"/>
                <w:szCs w:val="26"/>
                <w:rtl/>
              </w:rPr>
              <w:t>ر</w:t>
            </w:r>
            <w:r w:rsidRPr="004821EC">
              <w:rPr>
                <w:sz w:val="26"/>
                <w:szCs w:val="26"/>
                <w:rtl/>
              </w:rPr>
              <w:t xml:space="preserve"> شبکه</w:t>
            </w:r>
            <w:r w:rsidR="00113968">
              <w:rPr>
                <w:rFonts w:ascii="Arial" w:hAnsi="Arial" w:cs="Arial"/>
                <w:sz w:val="26"/>
                <w:szCs w:val="26"/>
                <w:rtl/>
              </w:rPr>
              <w:t>‌</w:t>
            </w:r>
            <w:r w:rsidRPr="004821EC">
              <w:rPr>
                <w:sz w:val="26"/>
                <w:szCs w:val="26"/>
                <w:rtl/>
              </w:rPr>
              <w:t>ها</w:t>
            </w:r>
            <w:r w:rsidRPr="004821EC">
              <w:rPr>
                <w:rFonts w:hint="cs"/>
                <w:sz w:val="26"/>
                <w:szCs w:val="26"/>
                <w:rtl/>
              </w:rPr>
              <w:t>ی</w:t>
            </w:r>
            <w:r w:rsidRPr="004821EC">
              <w:rPr>
                <w:sz w:val="26"/>
                <w:szCs w:val="26"/>
                <w:rtl/>
              </w:rPr>
              <w:t xml:space="preserve"> عصب</w:t>
            </w:r>
            <w:r w:rsidRPr="004821EC">
              <w:rPr>
                <w:rFonts w:hint="cs"/>
                <w:sz w:val="26"/>
                <w:szCs w:val="26"/>
                <w:rtl/>
              </w:rPr>
              <w:t>ی</w:t>
            </w:r>
            <w:r w:rsidRPr="004821EC">
              <w:rPr>
                <w:sz w:val="26"/>
                <w:szCs w:val="26"/>
                <w:rtl/>
              </w:rPr>
              <w:t xml:space="preserve"> عم</w:t>
            </w:r>
            <w:r w:rsidRPr="004821EC">
              <w:rPr>
                <w:rFonts w:hint="cs"/>
                <w:sz w:val="26"/>
                <w:szCs w:val="26"/>
                <w:rtl/>
              </w:rPr>
              <w:t>ی</w:t>
            </w:r>
            <w:r w:rsidRPr="004821EC">
              <w:rPr>
                <w:rFonts w:hint="eastAsia"/>
                <w:sz w:val="26"/>
                <w:szCs w:val="26"/>
                <w:rtl/>
              </w:rPr>
              <w:t>ق</w:t>
            </w:r>
            <w:r w:rsidRPr="004821EC">
              <w:rPr>
                <w:sz w:val="26"/>
                <w:szCs w:val="26"/>
                <w:rtl/>
              </w:rPr>
              <w:t xml:space="preserve"> و شبکه</w:t>
            </w:r>
            <w:r w:rsidR="00113968">
              <w:rPr>
                <w:rFonts w:ascii="Arial" w:hAnsi="Arial" w:cs="Arial"/>
                <w:sz w:val="26"/>
                <w:szCs w:val="26"/>
                <w:rtl/>
              </w:rPr>
              <w:t>‌</w:t>
            </w:r>
            <w:r w:rsidRPr="004821EC">
              <w:rPr>
                <w:sz w:val="26"/>
                <w:szCs w:val="26"/>
                <w:rtl/>
              </w:rPr>
              <w:t>ها</w:t>
            </w:r>
            <w:r w:rsidRPr="004821EC">
              <w:rPr>
                <w:rFonts w:hint="cs"/>
                <w:sz w:val="26"/>
                <w:szCs w:val="26"/>
                <w:rtl/>
              </w:rPr>
              <w:t>ی</w:t>
            </w:r>
            <w:r w:rsidRPr="004821EC">
              <w:rPr>
                <w:sz w:val="26"/>
                <w:szCs w:val="26"/>
                <w:rtl/>
              </w:rPr>
              <w:t xml:space="preserve"> گراف است</w:t>
            </w:r>
            <w:r w:rsidR="004D79D0">
              <w:rPr>
                <w:rFonts w:hint="cs"/>
                <w:sz w:val="26"/>
                <w:szCs w:val="26"/>
                <w:rtl/>
              </w:rPr>
              <w:t xml:space="preserve">، که انتظار داریم منجر به دستیابی به </w:t>
            </w:r>
            <w:r w:rsidRPr="004821EC">
              <w:rPr>
                <w:sz w:val="26"/>
                <w:szCs w:val="26"/>
                <w:rtl/>
              </w:rPr>
              <w:t>اط</w:t>
            </w:r>
            <w:r w:rsidR="00113968">
              <w:rPr>
                <w:rFonts w:hint="cs"/>
                <w:sz w:val="26"/>
                <w:szCs w:val="26"/>
                <w:rtl/>
              </w:rPr>
              <w:t>لا</w:t>
            </w:r>
            <w:r w:rsidRPr="004821EC">
              <w:rPr>
                <w:sz w:val="26"/>
                <w:szCs w:val="26"/>
                <w:rtl/>
              </w:rPr>
              <w:t>ع</w:t>
            </w:r>
            <w:r w:rsidR="004D79D0">
              <w:rPr>
                <w:rFonts w:hint="cs"/>
                <w:sz w:val="26"/>
                <w:szCs w:val="26"/>
                <w:rtl/>
              </w:rPr>
              <w:t>ات</w:t>
            </w:r>
            <w:r w:rsidRPr="004821EC">
              <w:rPr>
                <w:sz w:val="26"/>
                <w:szCs w:val="26"/>
                <w:rtl/>
              </w:rPr>
              <w:t xml:space="preserve"> </w:t>
            </w:r>
            <w:r w:rsidR="004D79D0">
              <w:rPr>
                <w:rFonts w:hint="cs"/>
                <w:sz w:val="26"/>
                <w:szCs w:val="26"/>
                <w:rtl/>
              </w:rPr>
              <w:t xml:space="preserve">دقیق‌تری در ارتباط با </w:t>
            </w:r>
            <w:r w:rsidRPr="004821EC">
              <w:rPr>
                <w:sz w:val="26"/>
                <w:szCs w:val="26"/>
                <w:rtl/>
              </w:rPr>
              <w:t>قابل</w:t>
            </w:r>
            <w:r w:rsidRPr="004821EC">
              <w:rPr>
                <w:rFonts w:hint="cs"/>
                <w:sz w:val="26"/>
                <w:szCs w:val="26"/>
                <w:rtl/>
              </w:rPr>
              <w:t>ی</w:t>
            </w:r>
            <w:r w:rsidRPr="004821EC">
              <w:rPr>
                <w:rFonts w:hint="eastAsia"/>
                <w:sz w:val="26"/>
                <w:szCs w:val="26"/>
                <w:rtl/>
              </w:rPr>
              <w:t>ت</w:t>
            </w:r>
            <w:r w:rsidR="00113968">
              <w:rPr>
                <w:rFonts w:ascii="Arial" w:hAnsi="Arial" w:cs="Arial"/>
                <w:sz w:val="26"/>
                <w:szCs w:val="26"/>
                <w:rtl/>
              </w:rPr>
              <w:t>‌</w:t>
            </w:r>
            <w:r w:rsidRPr="004821EC">
              <w:rPr>
                <w:rFonts w:hint="eastAsia"/>
                <w:sz w:val="26"/>
                <w:szCs w:val="26"/>
                <w:rtl/>
              </w:rPr>
              <w:t>ها</w:t>
            </w:r>
            <w:r w:rsidRPr="004821EC">
              <w:rPr>
                <w:rFonts w:hint="cs"/>
                <w:sz w:val="26"/>
                <w:szCs w:val="26"/>
                <w:rtl/>
              </w:rPr>
              <w:t>ی</w:t>
            </w:r>
            <w:r w:rsidRPr="004821EC">
              <w:rPr>
                <w:sz w:val="26"/>
                <w:szCs w:val="26"/>
                <w:rtl/>
              </w:rPr>
              <w:t xml:space="preserve"> </w:t>
            </w:r>
            <w:r w:rsidR="004D79D0">
              <w:rPr>
                <w:rFonts w:hint="cs"/>
                <w:sz w:val="26"/>
                <w:szCs w:val="26"/>
                <w:rtl/>
              </w:rPr>
              <w:t>این روش و میزان سرعت و دقت آن ش</w:t>
            </w:r>
            <w:r w:rsidR="00C04657">
              <w:rPr>
                <w:rFonts w:hint="cs"/>
                <w:sz w:val="26"/>
                <w:szCs w:val="26"/>
                <w:rtl/>
              </w:rPr>
              <w:t>و</w:t>
            </w:r>
            <w:r w:rsidR="004D79D0">
              <w:rPr>
                <w:rFonts w:hint="cs"/>
                <w:sz w:val="26"/>
                <w:szCs w:val="26"/>
                <w:rtl/>
              </w:rPr>
              <w:t>د</w:t>
            </w:r>
            <w:sdt>
              <w:sdtPr>
                <w:rPr>
                  <w:rFonts w:hint="cs"/>
                  <w:color w:val="000000"/>
                  <w:sz w:val="26"/>
                  <w:szCs w:val="26"/>
                  <w:rtl/>
                </w:rPr>
                <w:tag w:val="MENDELEY_CITATION_v3_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"/>
                <w:id w:val="70863817"/>
                <w:placeholder>
                  <w:docPart w:val="DefaultPlaceholder_-1854013440"/>
                </w:placeholder>
              </w:sdtPr>
              <w:sdtContent>
                <w:r w:rsidR="00A92BFD" w:rsidRPr="00A92BFD">
                  <w:rPr>
                    <w:color w:val="000000"/>
                    <w:sz w:val="26"/>
                    <w:szCs w:val="26"/>
                    <w:rtl/>
                  </w:rPr>
                  <w:t>[14]</w:t>
                </w:r>
              </w:sdtContent>
            </w:sdt>
            <w:r w:rsidR="004D79D0">
              <w:rPr>
                <w:rFonts w:hint="cs"/>
                <w:sz w:val="26"/>
                <w:szCs w:val="26"/>
                <w:rtl/>
              </w:rPr>
              <w:t>.</w:t>
            </w:r>
            <w:r w:rsidR="00F87A7B">
              <w:rPr>
                <w:rFonts w:hint="cs"/>
                <w:sz w:val="26"/>
                <w:szCs w:val="26"/>
                <w:rtl/>
              </w:rPr>
              <w:t xml:space="preserve"> همچنین </w:t>
            </w:r>
            <w:r w:rsidR="00425F57">
              <w:rPr>
                <w:rFonts w:hint="cs"/>
                <w:sz w:val="26"/>
                <w:szCs w:val="26"/>
                <w:rtl/>
              </w:rPr>
              <w:t xml:space="preserve">اقدام برای </w:t>
            </w:r>
            <w:r w:rsidR="00F87A7B">
              <w:rPr>
                <w:rFonts w:hint="cs"/>
                <w:sz w:val="26"/>
                <w:szCs w:val="26"/>
                <w:rtl/>
              </w:rPr>
              <w:t>بهبود این قابلیت</w:t>
            </w:r>
            <w:r w:rsidR="00F87A7B">
              <w:rPr>
                <w:rFonts w:hint="eastAsia"/>
                <w:sz w:val="26"/>
                <w:szCs w:val="26"/>
                <w:rtl/>
              </w:rPr>
              <w:t>‌</w:t>
            </w:r>
            <w:r w:rsidR="00F87A7B">
              <w:rPr>
                <w:rFonts w:hint="cs"/>
                <w:sz w:val="26"/>
                <w:szCs w:val="26"/>
                <w:rtl/>
              </w:rPr>
              <w:t>ها و ارایه روش‌های بهتر نیز در برنامه پژوهش جاری</w:t>
            </w:r>
            <w:r w:rsidR="00425F57">
              <w:rPr>
                <w:rFonts w:hint="cs"/>
                <w:sz w:val="26"/>
                <w:szCs w:val="26"/>
                <w:rtl/>
              </w:rPr>
              <w:t xml:space="preserve"> می‌گنجد</w:t>
            </w:r>
            <w:r w:rsidR="00F87A7B">
              <w:rPr>
                <w:rFonts w:hint="cs"/>
                <w:sz w:val="26"/>
                <w:szCs w:val="26"/>
                <w:rtl/>
              </w:rPr>
              <w:t xml:space="preserve">. </w:t>
            </w:r>
            <w:r w:rsidRPr="004821EC">
              <w:rPr>
                <w:sz w:val="26"/>
                <w:szCs w:val="26"/>
                <w:rtl/>
              </w:rPr>
              <w:t>نسخه</w:t>
            </w:r>
            <w:r w:rsidR="00113968">
              <w:rPr>
                <w:rFonts w:ascii="Arial" w:hAnsi="Arial" w:cs="Arial"/>
                <w:sz w:val="26"/>
                <w:szCs w:val="26"/>
                <w:rtl/>
              </w:rPr>
              <w:t>‌</w:t>
            </w:r>
            <w:r w:rsidRPr="004821EC">
              <w:rPr>
                <w:sz w:val="26"/>
                <w:szCs w:val="26"/>
                <w:rtl/>
              </w:rPr>
              <w:t>ها</w:t>
            </w:r>
            <w:r w:rsidRPr="004821EC">
              <w:rPr>
                <w:rFonts w:hint="cs"/>
                <w:sz w:val="26"/>
                <w:szCs w:val="26"/>
                <w:rtl/>
              </w:rPr>
              <w:t>ی</w:t>
            </w:r>
            <w:r w:rsidRPr="004821EC">
              <w:rPr>
                <w:sz w:val="26"/>
                <w:szCs w:val="26"/>
                <w:rtl/>
              </w:rPr>
              <w:t xml:space="preserve"> اول</w:t>
            </w:r>
            <w:r w:rsidRPr="004821EC">
              <w:rPr>
                <w:rFonts w:hint="cs"/>
                <w:sz w:val="26"/>
                <w:szCs w:val="26"/>
                <w:rtl/>
              </w:rPr>
              <w:t>ی</w:t>
            </w:r>
            <w:r w:rsidRPr="004821EC">
              <w:rPr>
                <w:rFonts w:hint="eastAsia"/>
                <w:sz w:val="26"/>
                <w:szCs w:val="26"/>
                <w:rtl/>
              </w:rPr>
              <w:t>ه</w:t>
            </w:r>
            <w:r w:rsidRPr="004821EC">
              <w:rPr>
                <w:sz w:val="26"/>
                <w:szCs w:val="26"/>
                <w:rtl/>
              </w:rPr>
              <w:t xml:space="preserve"> </w:t>
            </w:r>
            <w:r w:rsidR="00F87A7B">
              <w:rPr>
                <w:rFonts w:hint="cs"/>
                <w:sz w:val="26"/>
                <w:szCs w:val="26"/>
                <w:rtl/>
              </w:rPr>
              <w:t>این روش</w:t>
            </w:r>
            <w:r w:rsidRPr="004821EC">
              <w:rPr>
                <w:sz w:val="26"/>
                <w:szCs w:val="26"/>
                <w:rtl/>
              </w:rPr>
              <w:t xml:space="preserve"> توسط نظر</w:t>
            </w:r>
            <w:r w:rsidRPr="004821EC">
              <w:rPr>
                <w:rFonts w:hint="cs"/>
                <w:sz w:val="26"/>
                <w:szCs w:val="26"/>
                <w:rtl/>
              </w:rPr>
              <w:t>ی</w:t>
            </w:r>
            <w:r w:rsidRPr="004821EC">
              <w:rPr>
                <w:rFonts w:hint="eastAsia"/>
                <w:sz w:val="26"/>
                <w:szCs w:val="26"/>
                <w:rtl/>
              </w:rPr>
              <w:t>ه</w:t>
            </w:r>
            <w:r w:rsidR="00840E94">
              <w:rPr>
                <w:rFonts w:hint="eastAsia"/>
                <w:sz w:val="26"/>
                <w:szCs w:val="26"/>
              </w:rPr>
              <w:t>‌</w:t>
            </w:r>
            <w:r w:rsidRPr="004821EC">
              <w:rPr>
                <w:sz w:val="26"/>
                <w:szCs w:val="26"/>
                <w:rtl/>
              </w:rPr>
              <w:t>پرداز اصل</w:t>
            </w:r>
            <w:r w:rsidRPr="004821EC">
              <w:rPr>
                <w:rFonts w:hint="cs"/>
                <w:sz w:val="26"/>
                <w:szCs w:val="26"/>
                <w:rtl/>
              </w:rPr>
              <w:t>ی</w:t>
            </w:r>
            <w:r w:rsidRPr="004821EC">
              <w:rPr>
                <w:sz w:val="26"/>
                <w:szCs w:val="26"/>
                <w:rtl/>
              </w:rPr>
              <w:t xml:space="preserve"> ا</w:t>
            </w:r>
            <w:r w:rsidRPr="004821EC">
              <w:rPr>
                <w:rFonts w:hint="cs"/>
                <w:sz w:val="26"/>
                <w:szCs w:val="26"/>
                <w:rtl/>
              </w:rPr>
              <w:t>ی</w:t>
            </w:r>
            <w:r w:rsidRPr="004821EC">
              <w:rPr>
                <w:rFonts w:hint="eastAsia"/>
                <w:sz w:val="26"/>
                <w:szCs w:val="26"/>
                <w:rtl/>
              </w:rPr>
              <w:t>ن</w:t>
            </w:r>
            <w:r w:rsidRPr="004821EC">
              <w:rPr>
                <w:sz w:val="26"/>
                <w:szCs w:val="26"/>
                <w:rtl/>
              </w:rPr>
              <w:t xml:space="preserve"> تئور</w:t>
            </w:r>
            <w:r w:rsidRPr="004821EC">
              <w:rPr>
                <w:rFonts w:hint="cs"/>
                <w:sz w:val="26"/>
                <w:szCs w:val="26"/>
                <w:rtl/>
              </w:rPr>
              <w:t>ی</w:t>
            </w:r>
            <w:r w:rsidR="00C5517B">
              <w:rPr>
                <w:rFonts w:hint="cs"/>
                <w:sz w:val="26"/>
                <w:szCs w:val="26"/>
                <w:rtl/>
              </w:rPr>
              <w:t xml:space="preserve">؛ </w:t>
            </w:r>
            <w:r w:rsidR="00C5517B" w:rsidRPr="004821EC">
              <w:rPr>
                <w:sz w:val="26"/>
                <w:szCs w:val="26"/>
                <w:rtl/>
              </w:rPr>
              <w:t>فرانس</w:t>
            </w:r>
            <w:r w:rsidR="00C5517B" w:rsidRPr="004821EC">
              <w:rPr>
                <w:rFonts w:hint="cs"/>
                <w:sz w:val="26"/>
                <w:szCs w:val="26"/>
                <w:rtl/>
              </w:rPr>
              <w:t>ی</w:t>
            </w:r>
            <w:r w:rsidR="00C5517B" w:rsidRPr="004821EC">
              <w:rPr>
                <w:rFonts w:hint="eastAsia"/>
                <w:sz w:val="26"/>
                <w:szCs w:val="26"/>
                <w:rtl/>
              </w:rPr>
              <w:t>سکو</w:t>
            </w:r>
            <w:r w:rsidR="00C5517B" w:rsidRPr="004821EC">
              <w:rPr>
                <w:sz w:val="26"/>
                <w:szCs w:val="26"/>
                <w:rtl/>
              </w:rPr>
              <w:t xml:space="preserve"> د</w:t>
            </w:r>
            <w:r w:rsidR="00C5517B" w:rsidRPr="004821EC">
              <w:rPr>
                <w:rFonts w:hint="cs"/>
                <w:sz w:val="26"/>
                <w:szCs w:val="26"/>
                <w:rtl/>
              </w:rPr>
              <w:t>ی</w:t>
            </w:r>
            <w:r w:rsidR="00C5517B" w:rsidRPr="004821EC">
              <w:rPr>
                <w:sz w:val="26"/>
                <w:szCs w:val="26"/>
                <w:rtl/>
              </w:rPr>
              <w:t xml:space="preserve"> سوزا وبر</w:t>
            </w:r>
            <w:r w:rsidR="00C5517B">
              <w:rPr>
                <w:rStyle w:val="FootnoteReference"/>
                <w:sz w:val="26"/>
                <w:szCs w:val="26"/>
                <w:rtl/>
              </w:rPr>
              <w:footnoteReference w:id="3"/>
            </w:r>
            <w:r w:rsidRPr="004821EC">
              <w:rPr>
                <w:sz w:val="26"/>
                <w:szCs w:val="26"/>
                <w:rtl/>
              </w:rPr>
              <w:t xml:space="preserve"> و همکاران </w:t>
            </w:r>
            <w:r w:rsidRPr="004821EC">
              <w:rPr>
                <w:rFonts w:hint="eastAsia"/>
                <w:sz w:val="26"/>
                <w:szCs w:val="26"/>
                <w:rtl/>
              </w:rPr>
              <w:t>پژوهش</w:t>
            </w:r>
            <w:r w:rsidRPr="004821EC">
              <w:rPr>
                <w:rFonts w:hint="cs"/>
                <w:sz w:val="26"/>
                <w:szCs w:val="26"/>
                <w:rtl/>
              </w:rPr>
              <w:t>ی</w:t>
            </w:r>
            <w:r w:rsidRPr="004821EC">
              <w:rPr>
                <w:sz w:val="26"/>
                <w:szCs w:val="26"/>
                <w:rtl/>
              </w:rPr>
              <w:t xml:space="preserve"> ا</w:t>
            </w:r>
            <w:r w:rsidRPr="004821EC">
              <w:rPr>
                <w:rFonts w:hint="cs"/>
                <w:sz w:val="26"/>
                <w:szCs w:val="26"/>
                <w:rtl/>
              </w:rPr>
              <w:t>ی</w:t>
            </w:r>
            <w:r w:rsidRPr="004821EC">
              <w:rPr>
                <w:rFonts w:hint="eastAsia"/>
                <w:sz w:val="26"/>
                <w:szCs w:val="26"/>
                <w:rtl/>
              </w:rPr>
              <w:t>شان</w:t>
            </w:r>
            <w:sdt>
              <w:sdtPr>
                <w:rPr>
                  <w:rFonts w:hint="eastAsia"/>
                  <w:color w:val="000000"/>
                  <w:sz w:val="26"/>
                  <w:szCs w:val="26"/>
                  <w:rtl/>
                </w:rPr>
                <w:tag w:val="MENDELEY_CITATION_v3_eyJjaXRhdGlvbklEIjoiTUVOREVMRVlfQ0lUQVRJT05fNDk3Mzg5MzgtNDg4OS00NjEzLTgzNzYtNDU0MjMyM2MwOTRi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
                <w:id w:val="1164435692"/>
                <w:placeholder>
                  <w:docPart w:val="DefaultPlaceholder_-1854013440"/>
                </w:placeholder>
              </w:sdtPr>
              <w:sdtContent>
                <w:r w:rsidR="00A92BFD" w:rsidRPr="00A92BFD">
                  <w:rPr>
                    <w:color w:val="000000"/>
                    <w:sz w:val="26"/>
                    <w:szCs w:val="26"/>
                    <w:rtl/>
                  </w:rPr>
                  <w:t>[13]</w:t>
                </w:r>
              </w:sdtContent>
            </w:sdt>
            <w:r w:rsidRPr="004821EC">
              <w:rPr>
                <w:sz w:val="26"/>
                <w:szCs w:val="26"/>
                <w:rtl/>
              </w:rPr>
              <w:t xml:space="preserve"> </w:t>
            </w:r>
            <w:r w:rsidR="009752AD">
              <w:rPr>
                <w:rFonts w:hint="cs"/>
                <w:sz w:val="26"/>
                <w:szCs w:val="26"/>
                <w:rtl/>
              </w:rPr>
              <w:t>در سال 2015</w:t>
            </w:r>
            <w:r w:rsidR="007D2F41">
              <w:rPr>
                <w:sz w:val="26"/>
                <w:szCs w:val="26"/>
              </w:rPr>
              <w:t xml:space="preserve"> </w:t>
            </w:r>
            <w:r w:rsidR="00F87A7B">
              <w:rPr>
                <w:rFonts w:hint="cs"/>
                <w:sz w:val="26"/>
                <w:szCs w:val="26"/>
                <w:rtl/>
              </w:rPr>
              <w:t xml:space="preserve">به صورت تجاری </w:t>
            </w:r>
            <w:r w:rsidRPr="004821EC">
              <w:rPr>
                <w:sz w:val="26"/>
                <w:szCs w:val="26"/>
                <w:rtl/>
              </w:rPr>
              <w:t>پ</w:t>
            </w:r>
            <w:r w:rsidRPr="004821EC">
              <w:rPr>
                <w:rFonts w:hint="cs"/>
                <w:sz w:val="26"/>
                <w:szCs w:val="26"/>
                <w:rtl/>
              </w:rPr>
              <w:t>ی</w:t>
            </w:r>
            <w:r w:rsidRPr="004821EC">
              <w:rPr>
                <w:rFonts w:hint="eastAsia"/>
                <w:sz w:val="26"/>
                <w:szCs w:val="26"/>
                <w:rtl/>
              </w:rPr>
              <w:t>اده</w:t>
            </w:r>
            <w:r w:rsidR="009752AD">
              <w:rPr>
                <w:rFonts w:hint="eastAsia"/>
                <w:sz w:val="26"/>
                <w:szCs w:val="26"/>
              </w:rPr>
              <w:t>‌</w:t>
            </w:r>
            <w:r w:rsidRPr="004821EC">
              <w:rPr>
                <w:sz w:val="26"/>
                <w:szCs w:val="26"/>
                <w:rtl/>
              </w:rPr>
              <w:t>ساز</w:t>
            </w:r>
            <w:r w:rsidRPr="004821EC">
              <w:rPr>
                <w:rFonts w:hint="cs"/>
                <w:sz w:val="26"/>
                <w:szCs w:val="26"/>
                <w:rtl/>
              </w:rPr>
              <w:t>ی</w:t>
            </w:r>
            <w:r w:rsidRPr="004821EC">
              <w:rPr>
                <w:sz w:val="26"/>
                <w:szCs w:val="26"/>
                <w:rtl/>
              </w:rPr>
              <w:t xml:space="preserve"> </w:t>
            </w:r>
            <w:r w:rsidR="00F87A7B">
              <w:rPr>
                <w:rFonts w:hint="cs"/>
                <w:sz w:val="26"/>
                <w:szCs w:val="26"/>
                <w:rtl/>
              </w:rPr>
              <w:t xml:space="preserve">شده و ایده کلی </w:t>
            </w:r>
            <w:r w:rsidR="001E5572">
              <w:rPr>
                <w:rFonts w:hint="cs"/>
                <w:sz w:val="26"/>
                <w:szCs w:val="26"/>
                <w:rtl/>
              </w:rPr>
              <w:t>آن</w:t>
            </w:r>
            <w:r w:rsidRPr="004821EC">
              <w:rPr>
                <w:sz w:val="26"/>
                <w:szCs w:val="26"/>
                <w:rtl/>
              </w:rPr>
              <w:t xml:space="preserve"> در اخت</w:t>
            </w:r>
            <w:r w:rsidRPr="004821EC">
              <w:rPr>
                <w:rFonts w:hint="cs"/>
                <w:sz w:val="26"/>
                <w:szCs w:val="26"/>
                <w:rtl/>
              </w:rPr>
              <w:t>ی</w:t>
            </w:r>
            <w:r w:rsidRPr="004821EC">
              <w:rPr>
                <w:rFonts w:hint="eastAsia"/>
                <w:sz w:val="26"/>
                <w:szCs w:val="26"/>
                <w:rtl/>
              </w:rPr>
              <w:t>ار</w:t>
            </w:r>
            <w:r w:rsidRPr="004821EC">
              <w:rPr>
                <w:sz w:val="26"/>
                <w:szCs w:val="26"/>
                <w:rtl/>
              </w:rPr>
              <w:t xml:space="preserve"> محقق</w:t>
            </w:r>
            <w:r w:rsidRPr="004821EC">
              <w:rPr>
                <w:rFonts w:hint="cs"/>
                <w:sz w:val="26"/>
                <w:szCs w:val="26"/>
                <w:rtl/>
              </w:rPr>
              <w:t>ی</w:t>
            </w:r>
            <w:r w:rsidRPr="004821EC">
              <w:rPr>
                <w:rFonts w:hint="eastAsia"/>
                <w:sz w:val="26"/>
                <w:szCs w:val="26"/>
                <w:rtl/>
              </w:rPr>
              <w:t>ن</w:t>
            </w:r>
            <w:r w:rsidRPr="004821EC">
              <w:rPr>
                <w:sz w:val="26"/>
                <w:szCs w:val="26"/>
                <w:rtl/>
              </w:rPr>
              <w:t xml:space="preserve"> هوش مصنوع</w:t>
            </w:r>
            <w:r w:rsidRPr="004821EC">
              <w:rPr>
                <w:rFonts w:hint="cs"/>
                <w:sz w:val="26"/>
                <w:szCs w:val="26"/>
                <w:rtl/>
              </w:rPr>
              <w:t>ی</w:t>
            </w:r>
            <w:r w:rsidRPr="004821EC">
              <w:rPr>
                <w:sz w:val="26"/>
                <w:szCs w:val="26"/>
                <w:rtl/>
              </w:rPr>
              <w:t xml:space="preserve"> </w:t>
            </w:r>
            <w:r w:rsidR="00821630">
              <w:rPr>
                <w:rFonts w:hint="cs"/>
                <w:sz w:val="26"/>
                <w:szCs w:val="26"/>
                <w:rtl/>
              </w:rPr>
              <w:t xml:space="preserve">و علاقه مندان به این حوزه </w:t>
            </w:r>
            <w:r w:rsidRPr="004821EC">
              <w:rPr>
                <w:sz w:val="26"/>
                <w:szCs w:val="26"/>
                <w:rtl/>
              </w:rPr>
              <w:t>قرار گرفته است.</w:t>
            </w:r>
          </w:p>
          <w:p w14:paraId="70684238" w14:textId="0570AE2F" w:rsidR="00EF06A2" w:rsidRDefault="00EF06A2" w:rsidP="00EF06A2">
            <w:pPr>
              <w:rPr>
                <w:sz w:val="26"/>
                <w:szCs w:val="26"/>
              </w:rPr>
            </w:pPr>
          </w:p>
          <w:p w14:paraId="40F2EB8F" w14:textId="5267E58D" w:rsidR="001012BD" w:rsidRPr="00C909CF" w:rsidRDefault="001012BD" w:rsidP="001012BD">
            <w:pPr>
              <w:pStyle w:val="Heading2"/>
            </w:pPr>
            <w:r w:rsidRPr="00C909CF">
              <w:rPr>
                <w:rFonts w:hint="cs"/>
                <w:rtl/>
              </w:rPr>
              <w:lastRenderedPageBreak/>
              <w:t>ضرورت انجام</w:t>
            </w:r>
          </w:p>
          <w:p w14:paraId="32C6C0A4" w14:textId="38DD86F9" w:rsidR="00720FC0" w:rsidRDefault="007574BC" w:rsidP="00720FC0">
            <w:pPr>
              <w:rPr>
                <w:szCs w:val="26"/>
              </w:rPr>
            </w:pPr>
            <w:r w:rsidRPr="007574BC">
              <w:rPr>
                <w:rFonts w:hint="cs"/>
                <w:szCs w:val="26"/>
                <w:rtl/>
              </w:rPr>
              <w:t>نیاز به وجود سامانه</w:t>
            </w:r>
            <w:r w:rsidRPr="007574BC">
              <w:rPr>
                <w:rFonts w:ascii="Arial" w:hAnsi="Arial" w:cs="Arial"/>
                <w:szCs w:val="26"/>
                <w:rtl/>
              </w:rPr>
              <w:t>‌</w:t>
            </w:r>
            <w:r w:rsidRPr="007574BC">
              <w:rPr>
                <w:rFonts w:hint="cs"/>
                <w:szCs w:val="26"/>
                <w:rtl/>
              </w:rPr>
              <w:t xml:space="preserve">ای با دقت </w:t>
            </w:r>
            <w:r w:rsidR="000F6DF6">
              <w:rPr>
                <w:rFonts w:hint="cs"/>
                <w:szCs w:val="26"/>
                <w:rtl/>
              </w:rPr>
              <w:t xml:space="preserve">و سرعت </w:t>
            </w:r>
            <w:r w:rsidRPr="007574BC">
              <w:rPr>
                <w:rFonts w:hint="cs"/>
                <w:szCs w:val="26"/>
                <w:rtl/>
              </w:rPr>
              <w:t>بالا برای پاس</w:t>
            </w:r>
            <w:r w:rsidR="000F6DF6">
              <w:rPr>
                <w:rFonts w:hint="cs"/>
                <w:szCs w:val="26"/>
                <w:rtl/>
              </w:rPr>
              <w:t>خ</w:t>
            </w:r>
            <w:r w:rsidRPr="007574BC">
              <w:rPr>
                <w:rFonts w:hint="cs"/>
                <w:szCs w:val="26"/>
                <w:rtl/>
              </w:rPr>
              <w:t>گویی به سوالات</w:t>
            </w:r>
            <w:sdt>
              <w:sdtPr>
                <w:rPr>
                  <w:rFonts w:hint="cs"/>
                  <w:color w:val="000000"/>
                  <w:szCs w:val="26"/>
                  <w:rtl/>
                </w:rPr>
                <w:tag w:val="MENDELEY_CITATION_v3_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"/>
                <w:id w:val="501629704"/>
                <w:placeholder>
                  <w:docPart w:val="DefaultPlaceholder_-1854013440"/>
                </w:placeholder>
              </w:sdtPr>
              <w:sdtContent>
                <w:r w:rsidR="00A92BFD" w:rsidRPr="00A92BFD">
                  <w:rPr>
                    <w:color w:val="000000"/>
                    <w:szCs w:val="26"/>
                    <w:rtl/>
                  </w:rPr>
                  <w:t>[15]</w:t>
                </w:r>
              </w:sdtContent>
            </w:sdt>
            <w:r w:rsidRPr="007574BC">
              <w:rPr>
                <w:rFonts w:hint="cs"/>
                <w:szCs w:val="26"/>
                <w:rtl/>
              </w:rPr>
              <w:t xml:space="preserve"> در محیط</w:t>
            </w:r>
            <w:r w:rsidRPr="007574BC">
              <w:rPr>
                <w:rFonts w:ascii="Arial" w:hAnsi="Arial" w:cs="Arial"/>
                <w:szCs w:val="26"/>
                <w:rtl/>
              </w:rPr>
              <w:t>‌</w:t>
            </w:r>
            <w:r w:rsidRPr="007574BC">
              <w:rPr>
                <w:rFonts w:hint="cs"/>
                <w:szCs w:val="26"/>
                <w:rtl/>
              </w:rPr>
              <w:t>های با دامنه بسته</w:t>
            </w:r>
            <w:r w:rsidR="00720FC0">
              <w:rPr>
                <w:rStyle w:val="FootnoteReference"/>
                <w:szCs w:val="26"/>
                <w:rtl/>
              </w:rPr>
              <w:footnoteReference w:id="4"/>
            </w:r>
            <w:r w:rsidRPr="007574BC">
              <w:rPr>
                <w:rFonts w:hint="cs"/>
                <w:szCs w:val="26"/>
                <w:rtl/>
              </w:rPr>
              <w:t xml:space="preserve"> از ضروریات پرداختن به این موضوع است.</w:t>
            </w:r>
            <w:r w:rsidR="00804670">
              <w:rPr>
                <w:rFonts w:hint="cs"/>
                <w:szCs w:val="26"/>
                <w:rtl/>
              </w:rPr>
              <w:t xml:space="preserve"> </w:t>
            </w:r>
            <w:r w:rsidR="004070AD">
              <w:rPr>
                <w:rFonts w:hint="cs"/>
                <w:szCs w:val="26"/>
                <w:rtl/>
              </w:rPr>
              <w:t xml:space="preserve">پیشنهاد یک روش کارآمد </w:t>
            </w:r>
            <w:r w:rsidR="0077373D">
              <w:rPr>
                <w:rFonts w:hint="cs"/>
                <w:szCs w:val="26"/>
                <w:rtl/>
              </w:rPr>
              <w:t xml:space="preserve">از لحاظ مصرف منابع و زمان لازم (شکل </w:t>
            </w:r>
            <w:r w:rsidR="00E975CE">
              <w:rPr>
                <w:rFonts w:hint="cs"/>
                <w:szCs w:val="26"/>
                <w:rtl/>
              </w:rPr>
              <w:t>1</w:t>
            </w:r>
            <w:r w:rsidR="0077373D">
              <w:rPr>
                <w:rFonts w:hint="cs"/>
                <w:szCs w:val="26"/>
                <w:rtl/>
              </w:rPr>
              <w:t xml:space="preserve">) </w:t>
            </w:r>
            <w:r w:rsidR="00D940B0">
              <w:rPr>
                <w:rFonts w:hint="cs"/>
                <w:szCs w:val="26"/>
                <w:rtl/>
              </w:rPr>
              <w:t xml:space="preserve">و در مواقع‌ای که داده‌های زیادی نداریم، </w:t>
            </w:r>
            <w:r w:rsidR="00E975CE">
              <w:rPr>
                <w:rFonts w:hint="cs"/>
                <w:szCs w:val="26"/>
                <w:rtl/>
              </w:rPr>
              <w:t xml:space="preserve">به لحاظ اینکه </w:t>
            </w:r>
            <w:r w:rsidR="00804670">
              <w:rPr>
                <w:rFonts w:hint="cs"/>
                <w:szCs w:val="26"/>
                <w:rtl/>
              </w:rPr>
              <w:t>در سایر روش</w:t>
            </w:r>
            <w:r w:rsidR="008C35CD">
              <w:rPr>
                <w:rFonts w:hint="eastAsia"/>
                <w:szCs w:val="26"/>
                <w:rtl/>
              </w:rPr>
              <w:t>‌</w:t>
            </w:r>
            <w:r w:rsidR="00804670">
              <w:rPr>
                <w:rFonts w:hint="cs"/>
                <w:szCs w:val="26"/>
                <w:rtl/>
              </w:rPr>
              <w:t>های پاس</w:t>
            </w:r>
            <w:r w:rsidR="009D1CD6">
              <w:rPr>
                <w:rFonts w:hint="cs"/>
                <w:szCs w:val="26"/>
                <w:rtl/>
              </w:rPr>
              <w:t>خ</w:t>
            </w:r>
            <w:r w:rsidR="00804670">
              <w:rPr>
                <w:rFonts w:hint="cs"/>
                <w:szCs w:val="26"/>
                <w:rtl/>
              </w:rPr>
              <w:t>گویی به سوالات نیاز به وجود منابع پردازشی قدرتمند و یا داده</w:t>
            </w:r>
            <w:r w:rsidR="00804670">
              <w:rPr>
                <w:rFonts w:hint="eastAsia"/>
                <w:szCs w:val="26"/>
                <w:rtl/>
              </w:rPr>
              <w:t>‌</w:t>
            </w:r>
            <w:r w:rsidR="00804670">
              <w:rPr>
                <w:rFonts w:hint="cs"/>
                <w:szCs w:val="26"/>
                <w:rtl/>
              </w:rPr>
              <w:t>های خیلی زیاد به شدت احساس می‌شود</w:t>
            </w:r>
            <w:sdt>
              <w:sdtPr>
                <w:rPr>
                  <w:rFonts w:hint="cs"/>
                  <w:color w:val="000000"/>
                  <w:szCs w:val="26"/>
                  <w:rtl/>
                </w:rPr>
                <w:tag w:val="MENDELEY_CITATION_v3_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"/>
                <w:id w:val="697972197"/>
                <w:placeholder>
                  <w:docPart w:val="DefaultPlaceholder_-1854013440"/>
                </w:placeholder>
              </w:sdtPr>
              <w:sdtContent>
                <w:r w:rsidR="00A92BFD" w:rsidRPr="00A92BFD">
                  <w:rPr>
                    <w:color w:val="000000"/>
                    <w:szCs w:val="26"/>
                    <w:rtl/>
                  </w:rPr>
                  <w:t>[5]</w:t>
                </w:r>
              </w:sdtContent>
            </w:sdt>
            <w:r w:rsidR="00804670">
              <w:rPr>
                <w:rFonts w:hint="cs"/>
                <w:szCs w:val="26"/>
                <w:rtl/>
              </w:rPr>
              <w:t xml:space="preserve"> از ضرورت‌هایی است که نمی‌توان از آنها چشم پوشی کرد.</w:t>
            </w:r>
          </w:p>
          <w:p w14:paraId="68EB17ED" w14:textId="17E5CA41" w:rsidR="00720FC0" w:rsidRPr="007574BC" w:rsidRDefault="00720FC0" w:rsidP="00720FC0">
            <w:pPr>
              <w:rPr>
                <w:szCs w:val="26"/>
              </w:rPr>
            </w:pPr>
            <w:r>
              <w:rPr>
                <w:rFonts w:hint="cs"/>
                <w:szCs w:val="26"/>
                <w:rtl/>
              </w:rPr>
              <w:t>یکی دیگر از ویژگی</w:t>
            </w:r>
            <w:r>
              <w:rPr>
                <w:rFonts w:hint="eastAsia"/>
                <w:szCs w:val="26"/>
                <w:rtl/>
              </w:rPr>
              <w:t>‌</w:t>
            </w:r>
            <w:r>
              <w:rPr>
                <w:rFonts w:hint="cs"/>
                <w:szCs w:val="26"/>
                <w:rtl/>
              </w:rPr>
              <w:t xml:space="preserve">های روش </w:t>
            </w:r>
            <w:r w:rsidR="009064B0">
              <w:rPr>
                <w:rFonts w:hint="cs"/>
                <w:szCs w:val="26"/>
                <w:rtl/>
              </w:rPr>
              <w:t>خوشه‌بندی</w:t>
            </w:r>
            <w:r>
              <w:rPr>
                <w:rFonts w:hint="cs"/>
                <w:szCs w:val="26"/>
                <w:rtl/>
              </w:rPr>
              <w:t xml:space="preserve"> معنایی</w:t>
            </w:r>
            <w:r w:rsidR="009064B0">
              <w:rPr>
                <w:rFonts w:hint="cs"/>
                <w:szCs w:val="26"/>
                <w:rtl/>
              </w:rPr>
              <w:t xml:space="preserve"> که انگیزه مضاعفی به ما می‌دهد تا آن</w:t>
            </w:r>
            <w:r w:rsidR="00602552">
              <w:rPr>
                <w:rFonts w:hint="cs"/>
                <w:szCs w:val="26"/>
                <w:rtl/>
              </w:rPr>
              <w:t xml:space="preserve"> </w:t>
            </w:r>
            <w:r w:rsidR="009064B0">
              <w:rPr>
                <w:rFonts w:hint="cs"/>
                <w:szCs w:val="26"/>
                <w:rtl/>
              </w:rPr>
              <w:t>را بیشتر مورد بررسی، ارزیابی و تحلیل قرار دهیم، امکان یادگیری بدون ناظر</w:t>
            </w:r>
            <w:r w:rsidR="009064B0">
              <w:rPr>
                <w:rStyle w:val="FootnoteReference"/>
                <w:szCs w:val="26"/>
                <w:rtl/>
              </w:rPr>
              <w:footnoteReference w:id="5"/>
            </w:r>
            <w:r w:rsidR="009064B0">
              <w:rPr>
                <w:rFonts w:hint="cs"/>
                <w:szCs w:val="26"/>
                <w:rtl/>
              </w:rPr>
              <w:t xml:space="preserve"> آن است، </w:t>
            </w:r>
            <w:r w:rsidR="007E148B">
              <w:rPr>
                <w:rFonts w:hint="cs"/>
                <w:szCs w:val="26"/>
                <w:rtl/>
              </w:rPr>
              <w:t>که منجر به کاهش هزینه‌های مادی و زمانی برچسب‌گذاری داده</w:t>
            </w:r>
            <w:r w:rsidR="007E148B">
              <w:rPr>
                <w:rFonts w:hint="eastAsia"/>
                <w:szCs w:val="26"/>
                <w:rtl/>
              </w:rPr>
              <w:t>‌</w:t>
            </w:r>
            <w:r w:rsidR="007E148B">
              <w:rPr>
                <w:rFonts w:hint="cs"/>
                <w:szCs w:val="26"/>
                <w:rtl/>
              </w:rPr>
              <w:t xml:space="preserve">ها </w:t>
            </w:r>
            <w:r w:rsidR="00B438E0">
              <w:rPr>
                <w:rFonts w:hint="cs"/>
                <w:szCs w:val="26"/>
                <w:rtl/>
              </w:rPr>
              <w:t>می‌شود</w:t>
            </w:r>
            <w:sdt>
              <w:sdtPr>
                <w:rPr>
                  <w:rFonts w:hint="cs"/>
                  <w:color w:val="000000"/>
                  <w:szCs w:val="26"/>
                  <w:rtl/>
                </w:rPr>
                <w:tag w:val="MENDELEY_CITATION_v3_eyJjaXRhdGlvbklEIjoiTUVOREVMRVlfQ0lUQVRJT05fODRiODE4ZmYtYmJmYi00Mzc4LTg1YzQtMmU2NjFhOGJlY2Rl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Y29udGFpbmVyLXRpdGxlLXNob3J0IjoiTWFjaCBMZWFybiBLbm93bCBFeHRy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n0sImlzVGVtcG9yYXJ5IjpmYWxzZSwic3VwcHJlc3MtYXV0aG9yIjpmYWxzZSwiY29tcG9zaXRlIjpmYWxzZSwiYXV0aG9yLW9ubHkiOmZhbHNlfV19"/>
                <w:id w:val="-127556874"/>
                <w:placeholder>
                  <w:docPart w:val="DefaultPlaceholder_-1854013440"/>
                </w:placeholder>
              </w:sdtPr>
              <w:sdtContent>
                <w:r w:rsidR="00A92BFD" w:rsidRPr="00A92BFD">
                  <w:rPr>
                    <w:color w:val="000000"/>
                    <w:szCs w:val="26"/>
                    <w:rtl/>
                  </w:rPr>
                  <w:t>[16]</w:t>
                </w:r>
              </w:sdtContent>
            </w:sdt>
            <w:r w:rsidR="007E148B">
              <w:rPr>
                <w:rFonts w:hint="cs"/>
                <w:szCs w:val="26"/>
                <w:rtl/>
              </w:rPr>
              <w:t>.</w:t>
            </w:r>
          </w:p>
          <w:p w14:paraId="374E7179" w14:textId="5670E60A" w:rsidR="001012BD" w:rsidRDefault="00AA6EC6" w:rsidP="001012BD">
            <w:pPr>
              <w:rPr>
                <w:rtl/>
              </w:rPr>
            </w:pPr>
            <w:r>
              <w:rPr>
                <w:noProof/>
                <w:rtl/>
                <w:lang w:val="fa-IR"/>
              </w:rPr>
              <mc:AlternateContent>
                <mc:Choice Requires="wpg">
                  <w:drawing>
                    <wp:anchor distT="0" distB="0" distL="114300" distR="114300" simplePos="0" relativeHeight="251745280" behindDoc="0" locked="0" layoutInCell="1" allowOverlap="1" wp14:anchorId="4435F4BC" wp14:editId="14DDF001">
                      <wp:simplePos x="0" y="0"/>
                      <wp:positionH relativeFrom="column">
                        <wp:posOffset>155707</wp:posOffset>
                      </wp:positionH>
                      <wp:positionV relativeFrom="paragraph">
                        <wp:posOffset>334837</wp:posOffset>
                      </wp:positionV>
                      <wp:extent cx="5943600" cy="3932555"/>
                      <wp:effectExtent l="0" t="0" r="0" b="0"/>
                      <wp:wrapTopAndBottom/>
                      <wp:docPr id="1168959076" name="Group 36"/>
                      <wp:cNvGraphicFramePr/>
                      <a:graphic xmlns:a="http://schemas.openxmlformats.org/drawingml/2006/main">
                        <a:graphicData uri="http://schemas.microsoft.com/office/word/2010/wordprocessingGroup">
                          <wpg:wgp>
                            <wpg:cNvGrpSpPr/>
                            <wpg:grpSpPr>
                              <a:xfrm>
                                <a:off x="0" y="0"/>
                                <a:ext cx="5943600" cy="3932555"/>
                                <a:chOff x="0" y="0"/>
                                <a:chExt cx="5943600" cy="3932555"/>
                              </a:xfrm>
                            </wpg:grpSpPr>
                            <pic:pic xmlns:pic="http://schemas.openxmlformats.org/drawingml/2006/picture">
                              <pic:nvPicPr>
                                <pic:cNvPr id="500724471"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3538855"/>
                                </a:xfrm>
                                <a:prstGeom prst="rect">
                                  <a:avLst/>
                                </a:prstGeom>
                              </pic:spPr>
                            </pic:pic>
                            <wps:wsp>
                              <wps:cNvPr id="940079565" name="Text Box 1"/>
                              <wps:cNvSpPr txBox="1"/>
                              <wps:spPr>
                                <a:xfrm>
                                  <a:off x="503" y="3598545"/>
                                  <a:ext cx="5942965" cy="334010"/>
                                </a:xfrm>
                                <a:prstGeom prst="rect">
                                  <a:avLst/>
                                </a:prstGeom>
                                <a:solidFill>
                                  <a:prstClr val="white"/>
                                </a:solidFill>
                                <a:ln>
                                  <a:noFill/>
                                </a:ln>
                              </wps:spPr>
                              <wps:txbx>
                                <w:txbxContent>
                                  <w:p w14:paraId="33775BD8" w14:textId="4606C69C" w:rsidR="00AA6EC6" w:rsidRPr="00AA6EC6" w:rsidRDefault="00AA6EC6" w:rsidP="00AA6EC6">
                                    <w:pPr>
                                      <w:pStyle w:val="Caption"/>
                                      <w:bidi/>
                                      <w:jc w:val="center"/>
                                      <w:rPr>
                                        <w:rFonts w:asciiTheme="minorHAnsi" w:hAnsiTheme="minorHAnsi" w:cs="Calibri"/>
                                        <w:noProof/>
                                        <w:color w:val="000000" w:themeColor="text1"/>
                                        <w:sz w:val="26"/>
                                        <w:szCs w:val="32"/>
                                        <w:rtl/>
                                      </w:rPr>
                                    </w:pPr>
                                    <w:r w:rsidRPr="00AA6EC6">
                                      <w:rPr>
                                        <w:rFonts w:hint="cs"/>
                                        <w:noProof/>
                                        <w:sz w:val="22"/>
                                        <w:szCs w:val="22"/>
                                        <w:rtl/>
                                      </w:rPr>
                                      <w:t xml:space="preserve">شکل </w:t>
                                    </w:r>
                                    <w:r w:rsidRPr="00AA6EC6">
                                      <w:rPr>
                                        <w:noProof/>
                                        <w:sz w:val="22"/>
                                        <w:szCs w:val="22"/>
                                        <w:rtl/>
                                      </w:rPr>
                                      <w:fldChar w:fldCharType="begin"/>
                                    </w:r>
                                    <w:r w:rsidRPr="00AA6EC6">
                                      <w:rPr>
                                        <w:noProof/>
                                        <w:sz w:val="22"/>
                                        <w:szCs w:val="22"/>
                                        <w:rtl/>
                                      </w:rPr>
                                      <w:instrText xml:space="preserve"> </w:instrText>
                                    </w:r>
                                    <w:r w:rsidRPr="00AA6EC6">
                                      <w:rPr>
                                        <w:noProof/>
                                        <w:sz w:val="22"/>
                                        <w:szCs w:val="22"/>
                                      </w:rPr>
                                      <w:instrText>SEQ</w:instrText>
                                    </w:r>
                                    <w:r w:rsidRPr="00AA6EC6">
                                      <w:rPr>
                                        <w:noProof/>
                                        <w:sz w:val="22"/>
                                        <w:szCs w:val="22"/>
                                        <w:rtl/>
                                      </w:rPr>
                                      <w:instrText xml:space="preserve"> </w:instrText>
                                    </w:r>
                                    <w:r w:rsidRPr="00AA6EC6">
                                      <w:rPr>
                                        <w:noProof/>
                                        <w:sz w:val="22"/>
                                        <w:szCs w:val="22"/>
                                      </w:rPr>
                                      <w:instrText>Figure \* ARABIC</w:instrText>
                                    </w:r>
                                    <w:r w:rsidRPr="00AA6EC6">
                                      <w:rPr>
                                        <w:noProof/>
                                        <w:sz w:val="22"/>
                                        <w:szCs w:val="22"/>
                                        <w:rtl/>
                                      </w:rPr>
                                      <w:instrText xml:space="preserve"> </w:instrText>
                                    </w:r>
                                    <w:r w:rsidRPr="00AA6EC6">
                                      <w:rPr>
                                        <w:noProof/>
                                        <w:sz w:val="22"/>
                                        <w:szCs w:val="22"/>
                                        <w:rtl/>
                                      </w:rPr>
                                      <w:fldChar w:fldCharType="separate"/>
                                    </w:r>
                                    <w:r w:rsidR="009E1032">
                                      <w:rPr>
                                        <w:noProof/>
                                        <w:sz w:val="22"/>
                                        <w:szCs w:val="22"/>
                                        <w:rtl/>
                                      </w:rPr>
                                      <w:t>1</w:t>
                                    </w:r>
                                    <w:r w:rsidRPr="00AA6EC6">
                                      <w:rPr>
                                        <w:noProof/>
                                        <w:sz w:val="22"/>
                                        <w:szCs w:val="22"/>
                                        <w:rtl/>
                                      </w:rPr>
                                      <w:fldChar w:fldCharType="end"/>
                                    </w:r>
                                    <w:r>
                                      <w:rPr>
                                        <w:rFonts w:hint="cs"/>
                                        <w:noProof/>
                                        <w:sz w:val="22"/>
                                        <w:szCs w:val="22"/>
                                        <w:rtl/>
                                      </w:rPr>
                                      <w:t xml:space="preserve">. مقایسه مصرف انرژی و سرعت روش خوشه‌بندی معنایی و </w:t>
                                    </w:r>
                                    <w:r w:rsidRPr="00AA6EC6">
                                      <w:rPr>
                                        <w:rFonts w:asciiTheme="minorHAnsi" w:hAnsiTheme="minorHAnsi"/>
                                        <w:b w:val="0"/>
                                        <w:bCs/>
                                        <w:noProof/>
                                      </w:rPr>
                                      <w:t>BER</w:t>
                                    </w:r>
                                    <w:r w:rsidR="002C7EF3">
                                      <w:rPr>
                                        <w:rFonts w:asciiTheme="minorHAnsi" w:hAnsiTheme="minorHAnsi"/>
                                        <w:b w:val="0"/>
                                        <w:bCs/>
                                        <w:noProof/>
                                      </w:rPr>
                                      <w:t>T</w:t>
                                    </w:r>
                                    <w:r w:rsidR="002C7EF3">
                                      <w:rPr>
                                        <w:rFonts w:asciiTheme="minorHAnsi" w:hAnsiTheme="minorHAnsi" w:hint="cs"/>
                                        <w:b w:val="0"/>
                                        <w:bCs/>
                                        <w:noProof/>
                                        <w:rtl/>
                                      </w:rPr>
                                      <w:t xml:space="preserve"> </w:t>
                                    </w:r>
                                    <w:sdt>
                                      <w:sdtPr>
                                        <w:rPr>
                                          <w:rFonts w:asciiTheme="minorHAnsi" w:hAnsiTheme="minorHAnsi" w:hint="cs"/>
                                          <w:b w:val="0"/>
                                          <w:bCs/>
                                          <w:noProof/>
                                          <w:color w:val="000000"/>
                                          <w:rtl/>
                                        </w:rPr>
                                        <w:tag w:val="MENDELEY_CITATION_v3_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"/>
                                        <w:id w:val="1677379109"/>
                                        <w:placeholder>
                                          <w:docPart w:val="DefaultPlaceholder_-1854013440"/>
                                        </w:placeholder>
                                      </w:sdtPr>
                                      <w:sdtContent>
                                        <w:r w:rsidR="00A92BFD" w:rsidRPr="00A92BFD">
                                          <w:rPr>
                                            <w:rFonts w:asciiTheme="minorHAnsi" w:hAnsiTheme="minorHAnsi"/>
                                            <w:b w:val="0"/>
                                            <w:bCs/>
                                            <w:noProof/>
                                            <w:color w:val="000000"/>
                                            <w:rtl/>
                                          </w:rPr>
                                          <w:t>[36]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435F4BC" id="Group 36" o:spid="_x0000_s1026" style="position:absolute;left:0;text-align:left;margin-left:12.25pt;margin-top:26.35pt;width:468pt;height:309.65pt;z-index:251745280" coordsize="59436,39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">
                      <v:shape id="Picture 1" o:spid="_x0000_s1027" type="#_x0000_t75" style="position:absolute;width:59436;height:35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">
                        <v:imagedata r:id="rId23" o:title=""/>
                      </v:shape>
                      <v:shapetype id="_x0000_t202" coordsize="21600,21600" o:spt="202" path="m,l,21600r21600,l21600,xe">
                        <v:stroke joinstyle="miter"/>
                        <v:path gradientshapeok="t" o:connecttype="rect"/>
                      </v:shapetype>
                      <v:shape id="Text Box 1" o:spid="_x0000_s1028" type="#_x0000_t202" style="position:absolute;left:5;top:35985;width:59429;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" stroked="f">
                        <v:textbox style="mso-fit-shape-to-text:t" inset="0,0,0,0">
                          <w:txbxContent>
                            <w:p w14:paraId="33775BD8" w14:textId="4606C69C" w:rsidR="00AA6EC6" w:rsidRPr="00AA6EC6" w:rsidRDefault="00AA6EC6" w:rsidP="00AA6EC6">
                              <w:pPr>
                                <w:pStyle w:val="Caption"/>
                                <w:bidi/>
                                <w:jc w:val="center"/>
                                <w:rPr>
                                  <w:rFonts w:asciiTheme="minorHAnsi" w:hAnsiTheme="minorHAnsi" w:cs="Calibri"/>
                                  <w:noProof/>
                                  <w:color w:val="000000" w:themeColor="text1"/>
                                  <w:sz w:val="26"/>
                                  <w:szCs w:val="32"/>
                                  <w:rtl/>
                                </w:rPr>
                              </w:pPr>
                              <w:r w:rsidRPr="00AA6EC6">
                                <w:rPr>
                                  <w:rFonts w:hint="cs"/>
                                  <w:noProof/>
                                  <w:sz w:val="22"/>
                                  <w:szCs w:val="22"/>
                                  <w:rtl/>
                                </w:rPr>
                                <w:t xml:space="preserve">شکل </w:t>
                              </w:r>
                              <w:r w:rsidRPr="00AA6EC6">
                                <w:rPr>
                                  <w:noProof/>
                                  <w:sz w:val="22"/>
                                  <w:szCs w:val="22"/>
                                  <w:rtl/>
                                </w:rPr>
                                <w:fldChar w:fldCharType="begin"/>
                              </w:r>
                              <w:r w:rsidRPr="00AA6EC6">
                                <w:rPr>
                                  <w:noProof/>
                                  <w:sz w:val="22"/>
                                  <w:szCs w:val="22"/>
                                  <w:rtl/>
                                </w:rPr>
                                <w:instrText xml:space="preserve"> </w:instrText>
                              </w:r>
                              <w:r w:rsidRPr="00AA6EC6">
                                <w:rPr>
                                  <w:noProof/>
                                  <w:sz w:val="22"/>
                                  <w:szCs w:val="22"/>
                                </w:rPr>
                                <w:instrText>SEQ</w:instrText>
                              </w:r>
                              <w:r w:rsidRPr="00AA6EC6">
                                <w:rPr>
                                  <w:noProof/>
                                  <w:sz w:val="22"/>
                                  <w:szCs w:val="22"/>
                                  <w:rtl/>
                                </w:rPr>
                                <w:instrText xml:space="preserve"> </w:instrText>
                              </w:r>
                              <w:r w:rsidRPr="00AA6EC6">
                                <w:rPr>
                                  <w:noProof/>
                                  <w:sz w:val="22"/>
                                  <w:szCs w:val="22"/>
                                </w:rPr>
                                <w:instrText>Figure \* ARABIC</w:instrText>
                              </w:r>
                              <w:r w:rsidRPr="00AA6EC6">
                                <w:rPr>
                                  <w:noProof/>
                                  <w:sz w:val="22"/>
                                  <w:szCs w:val="22"/>
                                  <w:rtl/>
                                </w:rPr>
                                <w:instrText xml:space="preserve"> </w:instrText>
                              </w:r>
                              <w:r w:rsidRPr="00AA6EC6">
                                <w:rPr>
                                  <w:noProof/>
                                  <w:sz w:val="22"/>
                                  <w:szCs w:val="22"/>
                                  <w:rtl/>
                                </w:rPr>
                                <w:fldChar w:fldCharType="separate"/>
                              </w:r>
                              <w:r w:rsidR="009E1032">
                                <w:rPr>
                                  <w:noProof/>
                                  <w:sz w:val="22"/>
                                  <w:szCs w:val="22"/>
                                  <w:rtl/>
                                </w:rPr>
                                <w:t>1</w:t>
                              </w:r>
                              <w:r w:rsidRPr="00AA6EC6">
                                <w:rPr>
                                  <w:noProof/>
                                  <w:sz w:val="22"/>
                                  <w:szCs w:val="22"/>
                                  <w:rtl/>
                                </w:rPr>
                                <w:fldChar w:fldCharType="end"/>
                              </w:r>
                              <w:r>
                                <w:rPr>
                                  <w:rFonts w:hint="cs"/>
                                  <w:noProof/>
                                  <w:sz w:val="22"/>
                                  <w:szCs w:val="22"/>
                                  <w:rtl/>
                                </w:rPr>
                                <w:t xml:space="preserve">. مقایسه مصرف انرژی و سرعت روش خوشه‌بندی معنایی و </w:t>
                              </w:r>
                              <w:r w:rsidRPr="00AA6EC6">
                                <w:rPr>
                                  <w:rFonts w:asciiTheme="minorHAnsi" w:hAnsiTheme="minorHAnsi"/>
                                  <w:b w:val="0"/>
                                  <w:bCs/>
                                  <w:noProof/>
                                </w:rPr>
                                <w:t>BER</w:t>
                              </w:r>
                              <w:r w:rsidR="002C7EF3">
                                <w:rPr>
                                  <w:rFonts w:asciiTheme="minorHAnsi" w:hAnsiTheme="minorHAnsi"/>
                                  <w:b w:val="0"/>
                                  <w:bCs/>
                                  <w:noProof/>
                                </w:rPr>
                                <w:t>T</w:t>
                              </w:r>
                              <w:r w:rsidR="002C7EF3">
                                <w:rPr>
                                  <w:rFonts w:asciiTheme="minorHAnsi" w:hAnsiTheme="minorHAnsi" w:hint="cs"/>
                                  <w:b w:val="0"/>
                                  <w:bCs/>
                                  <w:noProof/>
                                  <w:rtl/>
                                </w:rPr>
                                <w:t xml:space="preserve"> </w:t>
                              </w:r>
                              <w:sdt>
                                <w:sdtPr>
                                  <w:rPr>
                                    <w:rFonts w:asciiTheme="minorHAnsi" w:hAnsiTheme="minorHAnsi" w:hint="cs"/>
                                    <w:b w:val="0"/>
                                    <w:bCs/>
                                    <w:noProof/>
                                    <w:color w:val="000000"/>
                                    <w:rtl/>
                                  </w:rPr>
                                  <w:tag w:val="MENDELEY_CITATION_v3_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"/>
                                  <w:id w:val="1677379109"/>
                                  <w:placeholder>
                                    <w:docPart w:val="DefaultPlaceholder_-1854013440"/>
                                  </w:placeholder>
                                </w:sdtPr>
                                <w:sdtContent>
                                  <w:r w:rsidR="00A92BFD" w:rsidRPr="00A92BFD">
                                    <w:rPr>
                                      <w:rFonts w:asciiTheme="minorHAnsi" w:hAnsiTheme="minorHAnsi"/>
                                      <w:b w:val="0"/>
                                      <w:bCs/>
                                      <w:noProof/>
                                      <w:color w:val="000000"/>
                                      <w:rtl/>
                                    </w:rPr>
                                    <w:t>[36]</w:t>
                                  </w:r>
                                </w:sdtContent>
                              </w:sdt>
                            </w:p>
                          </w:txbxContent>
                        </v:textbox>
                      </v:shape>
                      <w10:wrap type="topAndBottom"/>
                    </v:group>
                  </w:pict>
                </mc:Fallback>
              </mc:AlternateContent>
            </w:r>
          </w:p>
          <w:p w14:paraId="5FEECC6E" w14:textId="76E8939B" w:rsidR="0077373D" w:rsidRDefault="0077373D" w:rsidP="001012BD"/>
          <w:p w14:paraId="7E11C917" w14:textId="77777777" w:rsidR="00EF06A2" w:rsidRDefault="00EF06A2" w:rsidP="001012BD">
            <w:pPr>
              <w:rPr>
                <w:rtl/>
              </w:rPr>
            </w:pPr>
          </w:p>
          <w:p w14:paraId="5763EDF8" w14:textId="77777777" w:rsidR="001012BD" w:rsidRPr="00C909CF" w:rsidRDefault="001012BD" w:rsidP="001012BD">
            <w:pPr>
              <w:pStyle w:val="Heading2"/>
            </w:pPr>
            <w:r w:rsidRPr="00C909CF">
              <w:rPr>
                <w:rFonts w:hint="cs"/>
                <w:rtl/>
              </w:rPr>
              <w:t>چالش‌ها</w:t>
            </w:r>
          </w:p>
          <w:p w14:paraId="2321A420" w14:textId="7AEA6FC0" w:rsidR="00C829F1" w:rsidRDefault="00602552" w:rsidP="00C829F1">
            <w:pPr>
              <w:rPr>
                <w:szCs w:val="26"/>
                <w:rtl/>
              </w:rPr>
            </w:pPr>
            <w:r>
              <w:rPr>
                <w:szCs w:val="26"/>
                <w:rtl/>
              </w:rPr>
              <w:t>سامانه</w:t>
            </w:r>
            <w:r w:rsidR="00C829F1">
              <w:rPr>
                <w:rFonts w:hint="eastAsia"/>
                <w:szCs w:val="26"/>
              </w:rPr>
              <w:t>‌</w:t>
            </w:r>
            <w:r w:rsidR="00C829F1" w:rsidRPr="00C829F1">
              <w:rPr>
                <w:rFonts w:hint="eastAsia"/>
                <w:szCs w:val="26"/>
                <w:rtl/>
              </w:rPr>
              <w:t>ها</w:t>
            </w:r>
            <w:r w:rsidR="00C829F1" w:rsidRPr="00C829F1">
              <w:rPr>
                <w:rFonts w:hint="cs"/>
                <w:szCs w:val="26"/>
                <w:rtl/>
              </w:rPr>
              <w:t>ی</w:t>
            </w:r>
            <w:r w:rsidR="00C829F1" w:rsidRPr="00C829F1">
              <w:rPr>
                <w:szCs w:val="26"/>
                <w:rtl/>
              </w:rPr>
              <w:t xml:space="preserve"> ز</w:t>
            </w:r>
            <w:r w:rsidR="00C829F1" w:rsidRPr="00C829F1">
              <w:rPr>
                <w:rFonts w:hint="cs"/>
                <w:szCs w:val="26"/>
                <w:rtl/>
              </w:rPr>
              <w:t>ی</w:t>
            </w:r>
            <w:r w:rsidR="00C829F1" w:rsidRPr="00C829F1">
              <w:rPr>
                <w:rFonts w:hint="eastAsia"/>
                <w:szCs w:val="26"/>
                <w:rtl/>
              </w:rPr>
              <w:t>اد</w:t>
            </w:r>
            <w:r w:rsidR="00C829F1" w:rsidRPr="00C829F1">
              <w:rPr>
                <w:rFonts w:hint="cs"/>
                <w:szCs w:val="26"/>
                <w:rtl/>
              </w:rPr>
              <w:t>ی</w:t>
            </w:r>
            <w:r w:rsidR="00C829F1" w:rsidRPr="00C829F1">
              <w:rPr>
                <w:szCs w:val="26"/>
                <w:rtl/>
              </w:rPr>
              <w:t xml:space="preserve"> برا</w:t>
            </w:r>
            <w:r w:rsidR="00C829F1" w:rsidRPr="00C829F1">
              <w:rPr>
                <w:rFonts w:hint="cs"/>
                <w:szCs w:val="26"/>
                <w:rtl/>
              </w:rPr>
              <w:t>ی</w:t>
            </w:r>
            <w:r w:rsidR="00C829F1" w:rsidRPr="00C829F1">
              <w:rPr>
                <w:szCs w:val="26"/>
                <w:rtl/>
              </w:rPr>
              <w:t xml:space="preserve"> پاسخگو</w:t>
            </w:r>
            <w:r w:rsidR="00C829F1" w:rsidRPr="00C829F1">
              <w:rPr>
                <w:rFonts w:hint="cs"/>
                <w:szCs w:val="26"/>
                <w:rtl/>
              </w:rPr>
              <w:t>یی</w:t>
            </w:r>
            <w:r w:rsidR="00C829F1" w:rsidRPr="00C829F1">
              <w:rPr>
                <w:szCs w:val="26"/>
                <w:rtl/>
              </w:rPr>
              <w:t xml:space="preserve"> خودکار به سوالات کاربر بر اساس روش</w:t>
            </w:r>
            <w:r w:rsidR="00C829F1">
              <w:rPr>
                <w:rFonts w:hint="cs"/>
                <w:szCs w:val="26"/>
                <w:rtl/>
              </w:rPr>
              <w:t>‌</w:t>
            </w:r>
            <w:r w:rsidR="00C829F1" w:rsidRPr="00C829F1">
              <w:rPr>
                <w:szCs w:val="26"/>
                <w:rtl/>
              </w:rPr>
              <w:t>ها</w:t>
            </w:r>
            <w:r w:rsidR="00C829F1" w:rsidRPr="00C829F1">
              <w:rPr>
                <w:rFonts w:hint="cs"/>
                <w:szCs w:val="26"/>
                <w:rtl/>
              </w:rPr>
              <w:t>ی</w:t>
            </w:r>
            <w:r w:rsidR="00C829F1" w:rsidRPr="00C829F1">
              <w:rPr>
                <w:szCs w:val="26"/>
                <w:rtl/>
              </w:rPr>
              <w:t xml:space="preserve"> مختلف همچون </w:t>
            </w:r>
            <w:r w:rsidR="00C829F1" w:rsidRPr="00C829F1">
              <w:rPr>
                <w:rFonts w:hint="cs"/>
                <w:szCs w:val="26"/>
                <w:rtl/>
              </w:rPr>
              <w:t>ی</w:t>
            </w:r>
            <w:r w:rsidR="00C829F1" w:rsidRPr="00C829F1">
              <w:rPr>
                <w:rFonts w:hint="eastAsia"/>
                <w:szCs w:val="26"/>
                <w:rtl/>
              </w:rPr>
              <w:t>ادگ</w:t>
            </w:r>
            <w:r w:rsidR="00C829F1" w:rsidRPr="00C829F1">
              <w:rPr>
                <w:rFonts w:hint="cs"/>
                <w:szCs w:val="26"/>
                <w:rtl/>
              </w:rPr>
              <w:t>ی</w:t>
            </w:r>
            <w:r w:rsidR="00C829F1" w:rsidRPr="00C829F1">
              <w:rPr>
                <w:rFonts w:hint="eastAsia"/>
                <w:szCs w:val="26"/>
                <w:rtl/>
              </w:rPr>
              <w:t>ر</w:t>
            </w:r>
            <w:r w:rsidR="00C829F1" w:rsidRPr="00C829F1">
              <w:rPr>
                <w:rFonts w:hint="cs"/>
                <w:szCs w:val="26"/>
                <w:rtl/>
              </w:rPr>
              <w:t>ی</w:t>
            </w:r>
            <w:r w:rsidR="00C829F1" w:rsidRPr="00C829F1">
              <w:rPr>
                <w:szCs w:val="26"/>
                <w:rtl/>
              </w:rPr>
              <w:t xml:space="preserve"> ماش</w:t>
            </w:r>
            <w:r w:rsidR="00C829F1" w:rsidRPr="00C829F1">
              <w:rPr>
                <w:rFonts w:hint="cs"/>
                <w:szCs w:val="26"/>
                <w:rtl/>
              </w:rPr>
              <w:t>ی</w:t>
            </w:r>
            <w:r w:rsidR="00C829F1" w:rsidRPr="00C829F1">
              <w:rPr>
                <w:rFonts w:hint="eastAsia"/>
                <w:szCs w:val="26"/>
                <w:rtl/>
              </w:rPr>
              <w:t>ن</w:t>
            </w:r>
            <w:r w:rsidR="00C829F1" w:rsidRPr="00C829F1">
              <w:rPr>
                <w:szCs w:val="26"/>
                <w:rtl/>
              </w:rPr>
              <w:t xml:space="preserve"> و پردازش متن ساخته شده</w:t>
            </w:r>
            <w:r w:rsidR="00C829F1">
              <w:rPr>
                <w:rFonts w:hint="cs"/>
                <w:szCs w:val="26"/>
                <w:rtl/>
              </w:rPr>
              <w:t>‌</w:t>
            </w:r>
            <w:r w:rsidR="00C829F1" w:rsidRPr="00C829F1">
              <w:rPr>
                <w:szCs w:val="26"/>
                <w:rtl/>
              </w:rPr>
              <w:t>اند</w:t>
            </w:r>
            <w:sdt>
              <w:sdtPr>
                <w:rPr>
                  <w:color w:val="000000"/>
                  <w:szCs w:val="26"/>
                  <w:rtl/>
                </w:rPr>
                <w:tag w:val="MENDELEY_CITATION_v3_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"/>
                <w:id w:val="-1569956441"/>
                <w:placeholder>
                  <w:docPart w:val="DefaultPlaceholder_-1854013440"/>
                </w:placeholder>
              </w:sdtPr>
              <w:sdtContent>
                <w:r w:rsidR="00A92BFD" w:rsidRPr="00A92BFD">
                  <w:rPr>
                    <w:color w:val="000000"/>
                    <w:szCs w:val="26"/>
                    <w:rtl/>
                  </w:rPr>
                  <w:t>[9]</w:t>
                </w:r>
              </w:sdtContent>
            </w:sdt>
            <w:r w:rsidR="00C829F1" w:rsidRPr="00C829F1">
              <w:rPr>
                <w:szCs w:val="26"/>
                <w:rtl/>
              </w:rPr>
              <w:t>. با وجود</w:t>
            </w:r>
            <w:r w:rsidR="00C829F1">
              <w:rPr>
                <w:rFonts w:hint="cs"/>
                <w:szCs w:val="26"/>
                <w:rtl/>
              </w:rPr>
              <w:t xml:space="preserve"> تاریخچه طولانی</w:t>
            </w:r>
            <w:r w:rsidR="00C829F1" w:rsidRPr="00C829F1">
              <w:rPr>
                <w:szCs w:val="26"/>
                <w:rtl/>
              </w:rPr>
              <w:t xml:space="preserve"> ا</w:t>
            </w:r>
            <w:r w:rsidR="00C829F1" w:rsidRPr="00C829F1">
              <w:rPr>
                <w:rFonts w:hint="cs"/>
                <w:szCs w:val="26"/>
                <w:rtl/>
              </w:rPr>
              <w:t>ی</w:t>
            </w:r>
            <w:r w:rsidR="00C829F1" w:rsidRPr="00C829F1">
              <w:rPr>
                <w:rFonts w:hint="eastAsia"/>
                <w:szCs w:val="26"/>
                <w:rtl/>
              </w:rPr>
              <w:t>ن</w:t>
            </w:r>
            <w:r w:rsidR="00C829F1" w:rsidRPr="00C829F1">
              <w:rPr>
                <w:szCs w:val="26"/>
                <w:rtl/>
              </w:rPr>
              <w:t xml:space="preserve"> موضوع و پ</w:t>
            </w:r>
            <w:r w:rsidR="00C829F1" w:rsidRPr="00C829F1">
              <w:rPr>
                <w:rFonts w:hint="cs"/>
                <w:szCs w:val="26"/>
                <w:rtl/>
              </w:rPr>
              <w:t>ی</w:t>
            </w:r>
            <w:r w:rsidR="00C829F1" w:rsidRPr="00C829F1">
              <w:rPr>
                <w:rFonts w:hint="eastAsia"/>
                <w:szCs w:val="26"/>
                <w:rtl/>
              </w:rPr>
              <w:t>شرفت</w:t>
            </w:r>
            <w:r w:rsidR="00C829F1">
              <w:rPr>
                <w:rFonts w:hint="eastAsia"/>
                <w:szCs w:val="26"/>
              </w:rPr>
              <w:t>‌</w:t>
            </w:r>
            <w:r w:rsidR="00C829F1" w:rsidRPr="00C829F1">
              <w:rPr>
                <w:rFonts w:hint="eastAsia"/>
                <w:szCs w:val="26"/>
                <w:rtl/>
              </w:rPr>
              <w:t>ها</w:t>
            </w:r>
            <w:r w:rsidR="00C829F1" w:rsidRPr="00C829F1">
              <w:rPr>
                <w:rFonts w:hint="cs"/>
                <w:szCs w:val="26"/>
                <w:rtl/>
              </w:rPr>
              <w:t>ی</w:t>
            </w:r>
            <w:r w:rsidR="00C829F1" w:rsidRPr="00C829F1">
              <w:rPr>
                <w:szCs w:val="26"/>
                <w:rtl/>
              </w:rPr>
              <w:t xml:space="preserve"> اخ</w:t>
            </w:r>
            <w:r w:rsidR="00C829F1" w:rsidRPr="00C829F1">
              <w:rPr>
                <w:rFonts w:hint="cs"/>
                <w:szCs w:val="26"/>
                <w:rtl/>
              </w:rPr>
              <w:t>ی</w:t>
            </w:r>
            <w:r w:rsidR="00C829F1" w:rsidRPr="00C829F1">
              <w:rPr>
                <w:rFonts w:hint="eastAsia"/>
                <w:szCs w:val="26"/>
                <w:rtl/>
              </w:rPr>
              <w:t>ر</w:t>
            </w:r>
            <w:r w:rsidR="00C829F1" w:rsidRPr="00C829F1">
              <w:rPr>
                <w:rFonts w:hint="cs"/>
                <w:szCs w:val="26"/>
                <w:rtl/>
              </w:rPr>
              <w:t>ی</w:t>
            </w:r>
            <w:r w:rsidR="00C829F1" w:rsidRPr="00C829F1">
              <w:rPr>
                <w:szCs w:val="26"/>
                <w:rtl/>
              </w:rPr>
              <w:t xml:space="preserve"> که در ا</w:t>
            </w:r>
            <w:r w:rsidR="00C829F1" w:rsidRPr="00C829F1">
              <w:rPr>
                <w:rFonts w:hint="cs"/>
                <w:szCs w:val="26"/>
                <w:rtl/>
              </w:rPr>
              <w:t>ی</w:t>
            </w:r>
            <w:r w:rsidR="00C829F1" w:rsidRPr="00C829F1">
              <w:rPr>
                <w:rFonts w:hint="eastAsia"/>
                <w:szCs w:val="26"/>
                <w:rtl/>
              </w:rPr>
              <w:t>ن</w:t>
            </w:r>
            <w:r w:rsidR="00C829F1" w:rsidRPr="00C829F1">
              <w:rPr>
                <w:szCs w:val="26"/>
                <w:rtl/>
              </w:rPr>
              <w:t xml:space="preserve"> حوزه به کمک </w:t>
            </w:r>
            <w:r w:rsidR="00C829F1" w:rsidRPr="00C829F1">
              <w:rPr>
                <w:rFonts w:hint="cs"/>
                <w:szCs w:val="26"/>
                <w:rtl/>
              </w:rPr>
              <w:t>ی</w:t>
            </w:r>
            <w:r w:rsidR="00C829F1" w:rsidRPr="00C829F1">
              <w:rPr>
                <w:rFonts w:hint="eastAsia"/>
                <w:szCs w:val="26"/>
                <w:rtl/>
              </w:rPr>
              <w:t>ادگ</w:t>
            </w:r>
            <w:r w:rsidR="00C829F1" w:rsidRPr="00C829F1">
              <w:rPr>
                <w:rFonts w:hint="cs"/>
                <w:szCs w:val="26"/>
                <w:rtl/>
              </w:rPr>
              <w:t>ی</w:t>
            </w:r>
            <w:r w:rsidR="00C829F1" w:rsidRPr="00C829F1">
              <w:rPr>
                <w:rFonts w:hint="eastAsia"/>
                <w:szCs w:val="26"/>
                <w:rtl/>
              </w:rPr>
              <w:t>ر</w:t>
            </w:r>
            <w:r w:rsidR="00C829F1" w:rsidRPr="00C829F1">
              <w:rPr>
                <w:rFonts w:hint="cs"/>
                <w:szCs w:val="26"/>
                <w:rtl/>
              </w:rPr>
              <w:t>ی</w:t>
            </w:r>
            <w:r w:rsidR="00C829F1" w:rsidRPr="00C829F1">
              <w:rPr>
                <w:szCs w:val="26"/>
                <w:rtl/>
              </w:rPr>
              <w:t xml:space="preserve"> عم</w:t>
            </w:r>
            <w:r w:rsidR="00C829F1" w:rsidRPr="00C829F1">
              <w:rPr>
                <w:rFonts w:hint="cs"/>
                <w:szCs w:val="26"/>
                <w:rtl/>
              </w:rPr>
              <w:t>ی</w:t>
            </w:r>
            <w:r w:rsidR="00C829F1" w:rsidRPr="00C829F1">
              <w:rPr>
                <w:rFonts w:hint="eastAsia"/>
                <w:szCs w:val="26"/>
                <w:rtl/>
              </w:rPr>
              <w:t>ق</w:t>
            </w:r>
            <w:r w:rsidR="00C829F1" w:rsidRPr="00C829F1">
              <w:rPr>
                <w:szCs w:val="26"/>
                <w:rtl/>
              </w:rPr>
              <w:t xml:space="preserve"> و شبکه</w:t>
            </w:r>
            <w:r w:rsidR="00C829F1">
              <w:rPr>
                <w:rFonts w:hint="cs"/>
                <w:szCs w:val="26"/>
                <w:rtl/>
              </w:rPr>
              <w:t>‌</w:t>
            </w:r>
            <w:r w:rsidR="00C829F1" w:rsidRPr="00C829F1">
              <w:rPr>
                <w:szCs w:val="26"/>
                <w:rtl/>
              </w:rPr>
              <w:t>ها</w:t>
            </w:r>
            <w:r w:rsidR="00C829F1" w:rsidRPr="00C829F1">
              <w:rPr>
                <w:rFonts w:hint="cs"/>
                <w:szCs w:val="26"/>
                <w:rtl/>
              </w:rPr>
              <w:t>ی</w:t>
            </w:r>
            <w:r w:rsidR="00C829F1" w:rsidRPr="00C829F1">
              <w:rPr>
                <w:szCs w:val="26"/>
                <w:rtl/>
              </w:rPr>
              <w:t xml:space="preserve"> عصب</w:t>
            </w:r>
            <w:r w:rsidR="00C829F1" w:rsidRPr="00C829F1">
              <w:rPr>
                <w:rFonts w:hint="cs"/>
                <w:szCs w:val="26"/>
                <w:rtl/>
              </w:rPr>
              <w:t>ی</w:t>
            </w:r>
            <w:r w:rsidR="00C829F1" w:rsidRPr="00C829F1">
              <w:rPr>
                <w:szCs w:val="26"/>
                <w:rtl/>
              </w:rPr>
              <w:t xml:space="preserve"> مبتن</w:t>
            </w:r>
            <w:r w:rsidR="00C829F1" w:rsidRPr="00C829F1">
              <w:rPr>
                <w:rFonts w:hint="cs"/>
                <w:szCs w:val="26"/>
                <w:rtl/>
              </w:rPr>
              <w:t>ی</w:t>
            </w:r>
            <w:r w:rsidR="00C829F1" w:rsidRPr="00C829F1">
              <w:rPr>
                <w:szCs w:val="26"/>
                <w:rtl/>
              </w:rPr>
              <w:t xml:space="preserve"> بر گراف ا</w:t>
            </w:r>
            <w:r w:rsidR="00C829F1" w:rsidRPr="00C829F1">
              <w:rPr>
                <w:rFonts w:hint="eastAsia"/>
                <w:szCs w:val="26"/>
                <w:rtl/>
              </w:rPr>
              <w:t>نجام</w:t>
            </w:r>
            <w:r w:rsidR="00C829F1" w:rsidRPr="00C829F1">
              <w:rPr>
                <w:szCs w:val="26"/>
                <w:rtl/>
              </w:rPr>
              <w:t xml:space="preserve"> شده است</w:t>
            </w:r>
            <w:sdt>
              <w:sdtPr>
                <w:rPr>
                  <w:color w:val="000000"/>
                  <w:szCs w:val="26"/>
                  <w:rtl/>
                </w:rPr>
                <w:tag w:val="MENDELEY_CITATION_v3_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"/>
                <w:id w:val="-213043505"/>
                <w:placeholder>
                  <w:docPart w:val="DefaultPlaceholder_-1854013440"/>
                </w:placeholder>
              </w:sdtPr>
              <w:sdtContent>
                <w:r w:rsidR="00A92BFD" w:rsidRPr="00A92BFD">
                  <w:rPr>
                    <w:color w:val="000000"/>
                    <w:szCs w:val="26"/>
                    <w:rtl/>
                  </w:rPr>
                  <w:t>[17]</w:t>
                </w:r>
              </w:sdtContent>
            </w:sdt>
            <w:r w:rsidR="00C829F1" w:rsidRPr="00C829F1">
              <w:rPr>
                <w:szCs w:val="26"/>
                <w:rtl/>
              </w:rPr>
              <w:t>، اما همچنان چالش</w:t>
            </w:r>
            <w:r w:rsidR="00C829F1">
              <w:rPr>
                <w:rFonts w:hint="cs"/>
                <w:szCs w:val="26"/>
                <w:rtl/>
              </w:rPr>
              <w:t>‌</w:t>
            </w:r>
            <w:r w:rsidR="00C829F1" w:rsidRPr="00C829F1">
              <w:rPr>
                <w:szCs w:val="26"/>
                <w:rtl/>
              </w:rPr>
              <w:t>ها</w:t>
            </w:r>
            <w:r w:rsidR="00C829F1" w:rsidRPr="00C829F1">
              <w:rPr>
                <w:rFonts w:hint="cs"/>
                <w:szCs w:val="26"/>
                <w:rtl/>
              </w:rPr>
              <w:t>یی</w:t>
            </w:r>
            <w:r w:rsidR="00C829F1" w:rsidRPr="00C829F1">
              <w:rPr>
                <w:szCs w:val="26"/>
                <w:rtl/>
              </w:rPr>
              <w:t xml:space="preserve"> در ا</w:t>
            </w:r>
            <w:r w:rsidR="00C829F1" w:rsidRPr="00C829F1">
              <w:rPr>
                <w:rFonts w:hint="cs"/>
                <w:szCs w:val="26"/>
                <w:rtl/>
              </w:rPr>
              <w:t>ی</w:t>
            </w:r>
            <w:r w:rsidR="00C829F1" w:rsidRPr="00C829F1">
              <w:rPr>
                <w:rFonts w:hint="eastAsia"/>
                <w:szCs w:val="26"/>
                <w:rtl/>
              </w:rPr>
              <w:t>ن</w:t>
            </w:r>
            <w:r w:rsidR="00C829F1" w:rsidRPr="00C829F1">
              <w:rPr>
                <w:szCs w:val="26"/>
                <w:rtl/>
              </w:rPr>
              <w:t xml:space="preserve"> حوزه باق</w:t>
            </w:r>
            <w:r w:rsidR="00C829F1" w:rsidRPr="00C829F1">
              <w:rPr>
                <w:rFonts w:hint="cs"/>
                <w:szCs w:val="26"/>
                <w:rtl/>
              </w:rPr>
              <w:t>ی</w:t>
            </w:r>
            <w:r w:rsidR="00C829F1" w:rsidRPr="00C829F1">
              <w:rPr>
                <w:szCs w:val="26"/>
                <w:rtl/>
              </w:rPr>
              <w:t xml:space="preserve"> ماند</w:t>
            </w:r>
            <w:r w:rsidR="00C829F1">
              <w:rPr>
                <w:rFonts w:hint="cs"/>
                <w:szCs w:val="26"/>
                <w:rtl/>
              </w:rPr>
              <w:t xml:space="preserve">ه است </w:t>
            </w:r>
            <w:r w:rsidR="00C829F1" w:rsidRPr="00C829F1">
              <w:rPr>
                <w:szCs w:val="26"/>
                <w:rtl/>
              </w:rPr>
              <w:t>که عبارتند از:</w:t>
            </w:r>
          </w:p>
          <w:p w14:paraId="5C7E44D4" w14:textId="5E97C862" w:rsidR="00C829F1" w:rsidRDefault="00C829F1" w:rsidP="00C829F1">
            <w:pPr>
              <w:pStyle w:val="ListParagraph"/>
              <w:numPr>
                <w:ilvl w:val="0"/>
                <w:numId w:val="15"/>
              </w:numPr>
              <w:ind w:left="360"/>
              <w:rPr>
                <w:szCs w:val="26"/>
              </w:rPr>
            </w:pPr>
            <w:r w:rsidRPr="00C829F1">
              <w:rPr>
                <w:szCs w:val="26"/>
                <w:rtl/>
              </w:rPr>
              <w:t xml:space="preserve">سامانه بتواند سوال و </w:t>
            </w:r>
            <w:r w:rsidR="00211DB3">
              <w:rPr>
                <w:szCs w:val="26"/>
                <w:rtl/>
              </w:rPr>
              <w:t>پاسخ</w:t>
            </w:r>
            <w:r w:rsidRPr="00C829F1">
              <w:rPr>
                <w:szCs w:val="26"/>
                <w:rtl/>
              </w:rPr>
              <w:t xml:space="preserve"> و متن مرجع را درک کند و مشابه با مغز انسان ارتباطات را به سرعت تشخ</w:t>
            </w:r>
            <w:r w:rsidRPr="00C829F1">
              <w:rPr>
                <w:rFonts w:hint="cs"/>
                <w:szCs w:val="26"/>
                <w:rtl/>
              </w:rPr>
              <w:t>ی</w:t>
            </w:r>
            <w:r w:rsidRPr="00C829F1">
              <w:rPr>
                <w:rFonts w:hint="eastAsia"/>
                <w:szCs w:val="26"/>
                <w:rtl/>
              </w:rPr>
              <w:t>ص</w:t>
            </w:r>
            <w:r w:rsidRPr="00C829F1">
              <w:rPr>
                <w:szCs w:val="26"/>
                <w:rtl/>
              </w:rPr>
              <w:t xml:space="preserve"> داده و به آنها پاسخ دهد</w:t>
            </w:r>
            <w:r>
              <w:rPr>
                <w:rFonts w:hint="cs"/>
                <w:szCs w:val="26"/>
                <w:rtl/>
              </w:rPr>
              <w:t>.</w:t>
            </w:r>
          </w:p>
          <w:p w14:paraId="4B97655D" w14:textId="669FB4D7" w:rsidR="00C829F1" w:rsidRDefault="00C829F1" w:rsidP="00C829F1">
            <w:pPr>
              <w:pStyle w:val="ListParagraph"/>
              <w:numPr>
                <w:ilvl w:val="0"/>
                <w:numId w:val="15"/>
              </w:numPr>
              <w:ind w:left="360"/>
              <w:rPr>
                <w:szCs w:val="26"/>
              </w:rPr>
            </w:pPr>
            <w:r w:rsidRPr="00C829F1">
              <w:rPr>
                <w:szCs w:val="26"/>
                <w:rtl/>
              </w:rPr>
              <w:lastRenderedPageBreak/>
              <w:t>ن</w:t>
            </w:r>
            <w:r w:rsidRPr="00C829F1">
              <w:rPr>
                <w:rFonts w:hint="cs"/>
                <w:szCs w:val="26"/>
                <w:rtl/>
              </w:rPr>
              <w:t>ی</w:t>
            </w:r>
            <w:r w:rsidRPr="00C829F1">
              <w:rPr>
                <w:szCs w:val="26"/>
                <w:rtl/>
              </w:rPr>
              <w:t>ازمند روش</w:t>
            </w:r>
            <w:r>
              <w:rPr>
                <w:rFonts w:hint="cs"/>
                <w:szCs w:val="26"/>
                <w:rtl/>
              </w:rPr>
              <w:t>‌</w:t>
            </w:r>
            <w:r w:rsidRPr="00C829F1">
              <w:rPr>
                <w:szCs w:val="26"/>
                <w:rtl/>
              </w:rPr>
              <w:t>ها</w:t>
            </w:r>
            <w:r w:rsidRPr="00C829F1">
              <w:rPr>
                <w:rFonts w:hint="cs"/>
                <w:szCs w:val="26"/>
                <w:rtl/>
              </w:rPr>
              <w:t>ی</w:t>
            </w:r>
            <w:r>
              <w:rPr>
                <w:rFonts w:hint="cs"/>
                <w:szCs w:val="26"/>
                <w:rtl/>
              </w:rPr>
              <w:t xml:space="preserve"> مبتنی بر یادگیری بدون ناظر </w:t>
            </w:r>
            <w:r w:rsidRPr="00C829F1">
              <w:rPr>
                <w:szCs w:val="26"/>
                <w:rtl/>
              </w:rPr>
              <w:t>هست</w:t>
            </w:r>
            <w:r w:rsidRPr="00C829F1">
              <w:rPr>
                <w:rFonts w:hint="cs"/>
                <w:szCs w:val="26"/>
                <w:rtl/>
              </w:rPr>
              <w:t>ی</w:t>
            </w:r>
            <w:r w:rsidRPr="00C829F1">
              <w:rPr>
                <w:rFonts w:hint="eastAsia"/>
                <w:szCs w:val="26"/>
                <w:rtl/>
              </w:rPr>
              <w:t>م</w:t>
            </w:r>
            <w:r w:rsidRPr="00C829F1">
              <w:rPr>
                <w:szCs w:val="26"/>
                <w:rtl/>
              </w:rPr>
              <w:t xml:space="preserve"> که بت</w:t>
            </w:r>
            <w:r w:rsidRPr="00C829F1">
              <w:rPr>
                <w:rFonts w:hint="eastAsia"/>
                <w:szCs w:val="26"/>
                <w:rtl/>
              </w:rPr>
              <w:t>وان</w:t>
            </w:r>
            <w:r w:rsidRPr="00C829F1">
              <w:rPr>
                <w:rFonts w:hint="cs"/>
                <w:szCs w:val="26"/>
                <w:rtl/>
              </w:rPr>
              <w:t>ی</w:t>
            </w:r>
            <w:r w:rsidRPr="00C829F1">
              <w:rPr>
                <w:rFonts w:hint="eastAsia"/>
                <w:szCs w:val="26"/>
                <w:rtl/>
              </w:rPr>
              <w:t>م</w:t>
            </w:r>
            <w:r w:rsidRPr="00C829F1">
              <w:rPr>
                <w:szCs w:val="26"/>
                <w:rtl/>
              </w:rPr>
              <w:t xml:space="preserve"> به صورت خودکار، مجموع</w:t>
            </w:r>
            <w:r>
              <w:rPr>
                <w:rFonts w:hint="cs"/>
                <w:szCs w:val="26"/>
                <w:rtl/>
              </w:rPr>
              <w:t>ه</w:t>
            </w:r>
            <w:r>
              <w:rPr>
                <w:rFonts w:hint="eastAsia"/>
                <w:szCs w:val="26"/>
                <w:rtl/>
              </w:rPr>
              <w:t>‌</w:t>
            </w:r>
            <w:r w:rsidRPr="00C829F1">
              <w:rPr>
                <w:szCs w:val="26"/>
                <w:rtl/>
              </w:rPr>
              <w:t>داده</w:t>
            </w:r>
            <w:r>
              <w:rPr>
                <w:rFonts w:hint="cs"/>
                <w:szCs w:val="26"/>
                <w:rtl/>
              </w:rPr>
              <w:t>‌</w:t>
            </w:r>
            <w:r w:rsidRPr="00C829F1">
              <w:rPr>
                <w:szCs w:val="26"/>
                <w:rtl/>
              </w:rPr>
              <w:t>ها و متون جد</w:t>
            </w:r>
            <w:r w:rsidRPr="00C829F1">
              <w:rPr>
                <w:rFonts w:hint="cs"/>
                <w:szCs w:val="26"/>
                <w:rtl/>
              </w:rPr>
              <w:t>ی</w:t>
            </w:r>
            <w:r w:rsidRPr="00C829F1">
              <w:rPr>
                <w:rFonts w:hint="eastAsia"/>
                <w:szCs w:val="26"/>
                <w:rtl/>
              </w:rPr>
              <w:t>د</w:t>
            </w:r>
            <w:r>
              <w:rPr>
                <w:rFonts w:hint="cs"/>
                <w:szCs w:val="26"/>
                <w:rtl/>
              </w:rPr>
              <w:t xml:space="preserve"> </w:t>
            </w:r>
            <w:r w:rsidRPr="00C829F1">
              <w:rPr>
                <w:szCs w:val="26"/>
                <w:rtl/>
              </w:rPr>
              <w:t>را به</w:t>
            </w:r>
            <w:r>
              <w:rPr>
                <w:rFonts w:hint="cs"/>
                <w:szCs w:val="26"/>
                <w:rtl/>
              </w:rPr>
              <w:t xml:space="preserve"> </w:t>
            </w:r>
            <w:r w:rsidRPr="00C829F1">
              <w:rPr>
                <w:szCs w:val="26"/>
                <w:rtl/>
              </w:rPr>
              <w:t>مجموعه قبل</w:t>
            </w:r>
            <w:r w:rsidRPr="00C829F1">
              <w:rPr>
                <w:rFonts w:hint="cs"/>
                <w:szCs w:val="26"/>
                <w:rtl/>
              </w:rPr>
              <w:t>ی</w:t>
            </w:r>
            <w:r w:rsidRPr="00C829F1">
              <w:rPr>
                <w:szCs w:val="26"/>
                <w:rtl/>
              </w:rPr>
              <w:t xml:space="preserve"> اضافه کن</w:t>
            </w:r>
            <w:r w:rsidRPr="00C829F1">
              <w:rPr>
                <w:rFonts w:hint="cs"/>
                <w:szCs w:val="26"/>
                <w:rtl/>
              </w:rPr>
              <w:t>ی</w:t>
            </w:r>
            <w:r w:rsidRPr="00C829F1">
              <w:rPr>
                <w:rFonts w:hint="eastAsia"/>
                <w:szCs w:val="26"/>
                <w:rtl/>
              </w:rPr>
              <w:t>م</w:t>
            </w:r>
            <w:r w:rsidRPr="00C829F1">
              <w:rPr>
                <w:szCs w:val="26"/>
                <w:rtl/>
              </w:rPr>
              <w:t xml:space="preserve"> و </w:t>
            </w:r>
            <w:r w:rsidR="00602552">
              <w:rPr>
                <w:szCs w:val="26"/>
                <w:rtl/>
              </w:rPr>
              <w:t>سامانه</w:t>
            </w:r>
            <w:r w:rsidRPr="00C829F1">
              <w:rPr>
                <w:szCs w:val="26"/>
                <w:rtl/>
              </w:rPr>
              <w:t xml:space="preserve"> </w:t>
            </w:r>
            <w:r>
              <w:rPr>
                <w:rFonts w:hint="cs"/>
                <w:szCs w:val="26"/>
                <w:rtl/>
              </w:rPr>
              <w:t xml:space="preserve">نیز </w:t>
            </w:r>
            <w:r w:rsidRPr="00C829F1">
              <w:rPr>
                <w:szCs w:val="26"/>
                <w:rtl/>
              </w:rPr>
              <w:t>بتواند به صورت مداوم خود را بهبود دهد</w:t>
            </w:r>
            <w:r>
              <w:rPr>
                <w:rFonts w:hint="cs"/>
                <w:szCs w:val="26"/>
                <w:rtl/>
              </w:rPr>
              <w:t>.</w:t>
            </w:r>
          </w:p>
          <w:p w14:paraId="4A73131C" w14:textId="5EBF6130" w:rsidR="00C829F1" w:rsidRDefault="00C829F1" w:rsidP="00C829F1">
            <w:pPr>
              <w:pStyle w:val="ListParagraph"/>
              <w:numPr>
                <w:ilvl w:val="0"/>
                <w:numId w:val="15"/>
              </w:numPr>
              <w:ind w:left="360"/>
              <w:rPr>
                <w:szCs w:val="26"/>
              </w:rPr>
            </w:pPr>
            <w:r w:rsidRPr="00C829F1">
              <w:rPr>
                <w:szCs w:val="26"/>
                <w:rtl/>
              </w:rPr>
              <w:t>روش</w:t>
            </w:r>
            <w:r>
              <w:rPr>
                <w:rFonts w:hint="cs"/>
                <w:szCs w:val="26"/>
                <w:rtl/>
              </w:rPr>
              <w:t>‌</w:t>
            </w:r>
            <w:r w:rsidRPr="00C829F1">
              <w:rPr>
                <w:szCs w:val="26"/>
                <w:rtl/>
              </w:rPr>
              <w:t>ها</w:t>
            </w:r>
            <w:r w:rsidRPr="00C829F1">
              <w:rPr>
                <w:rFonts w:hint="cs"/>
                <w:szCs w:val="26"/>
                <w:rtl/>
              </w:rPr>
              <w:t>ی</w:t>
            </w:r>
            <w:r w:rsidRPr="00C829F1">
              <w:rPr>
                <w:szCs w:val="26"/>
                <w:rtl/>
              </w:rPr>
              <w:t xml:space="preserve"> مبتن</w:t>
            </w:r>
            <w:r w:rsidRPr="00C829F1">
              <w:rPr>
                <w:rFonts w:hint="cs"/>
                <w:szCs w:val="26"/>
                <w:rtl/>
              </w:rPr>
              <w:t>ی</w:t>
            </w:r>
            <w:r w:rsidRPr="00C829F1">
              <w:rPr>
                <w:szCs w:val="26"/>
                <w:rtl/>
              </w:rPr>
              <w:t xml:space="preserve"> بر شبکه</w:t>
            </w:r>
            <w:r>
              <w:rPr>
                <w:rFonts w:hint="cs"/>
                <w:szCs w:val="26"/>
                <w:rtl/>
              </w:rPr>
              <w:t>‌</w:t>
            </w:r>
            <w:r w:rsidRPr="00C829F1">
              <w:rPr>
                <w:szCs w:val="26"/>
                <w:rtl/>
              </w:rPr>
              <w:t>ها</w:t>
            </w:r>
            <w:r w:rsidRPr="00C829F1">
              <w:rPr>
                <w:rFonts w:hint="cs"/>
                <w:szCs w:val="26"/>
                <w:rtl/>
              </w:rPr>
              <w:t>ی</w:t>
            </w:r>
            <w:r w:rsidRPr="00C829F1">
              <w:rPr>
                <w:szCs w:val="26"/>
                <w:rtl/>
              </w:rPr>
              <w:t xml:space="preserve"> عصب</w:t>
            </w:r>
            <w:r w:rsidRPr="00C829F1">
              <w:rPr>
                <w:rFonts w:hint="cs"/>
                <w:szCs w:val="26"/>
                <w:rtl/>
              </w:rPr>
              <w:t>ی</w:t>
            </w:r>
            <w:r w:rsidRPr="00C829F1">
              <w:rPr>
                <w:szCs w:val="26"/>
                <w:rtl/>
              </w:rPr>
              <w:t xml:space="preserve"> و </w:t>
            </w:r>
            <w:r w:rsidRPr="00C829F1">
              <w:rPr>
                <w:rFonts w:hint="cs"/>
                <w:szCs w:val="26"/>
                <w:rtl/>
              </w:rPr>
              <w:t>ی</w:t>
            </w:r>
            <w:r w:rsidRPr="00C829F1">
              <w:rPr>
                <w:szCs w:val="26"/>
                <w:rtl/>
              </w:rPr>
              <w:t>ادگ</w:t>
            </w:r>
            <w:r w:rsidRPr="00C829F1">
              <w:rPr>
                <w:rFonts w:hint="cs"/>
                <w:szCs w:val="26"/>
                <w:rtl/>
              </w:rPr>
              <w:t>ی</w:t>
            </w:r>
            <w:r w:rsidRPr="00C829F1">
              <w:rPr>
                <w:rFonts w:hint="eastAsia"/>
                <w:szCs w:val="26"/>
                <w:rtl/>
              </w:rPr>
              <w:t>ر</w:t>
            </w:r>
            <w:r w:rsidRPr="00C829F1">
              <w:rPr>
                <w:rFonts w:hint="cs"/>
                <w:szCs w:val="26"/>
                <w:rtl/>
              </w:rPr>
              <w:t>ی</w:t>
            </w:r>
            <w:r w:rsidRPr="00C829F1">
              <w:rPr>
                <w:szCs w:val="26"/>
                <w:rtl/>
              </w:rPr>
              <w:t xml:space="preserve"> عم</w:t>
            </w:r>
            <w:r w:rsidRPr="00C829F1">
              <w:rPr>
                <w:rFonts w:hint="cs"/>
                <w:szCs w:val="26"/>
                <w:rtl/>
              </w:rPr>
              <w:t>ی</w:t>
            </w:r>
            <w:r w:rsidRPr="00C829F1">
              <w:rPr>
                <w:rFonts w:hint="eastAsia"/>
                <w:szCs w:val="26"/>
                <w:rtl/>
              </w:rPr>
              <w:t>ق</w:t>
            </w:r>
            <w:r w:rsidRPr="00C829F1">
              <w:rPr>
                <w:szCs w:val="26"/>
                <w:rtl/>
              </w:rPr>
              <w:t xml:space="preserve"> ن</w:t>
            </w:r>
            <w:r w:rsidRPr="00C829F1">
              <w:rPr>
                <w:rFonts w:hint="cs"/>
                <w:szCs w:val="26"/>
                <w:rtl/>
              </w:rPr>
              <w:t>ی</w:t>
            </w:r>
            <w:r w:rsidRPr="00C829F1">
              <w:rPr>
                <w:rFonts w:hint="eastAsia"/>
                <w:szCs w:val="26"/>
                <w:rtl/>
              </w:rPr>
              <w:t>از</w:t>
            </w:r>
            <w:r w:rsidRPr="00C829F1">
              <w:rPr>
                <w:szCs w:val="26"/>
                <w:rtl/>
              </w:rPr>
              <w:t xml:space="preserve"> به توان پردازش</w:t>
            </w:r>
            <w:r w:rsidRPr="00C829F1">
              <w:rPr>
                <w:rFonts w:hint="cs"/>
                <w:szCs w:val="26"/>
                <w:rtl/>
              </w:rPr>
              <w:t>ی</w:t>
            </w:r>
            <w:r w:rsidRPr="00C829F1">
              <w:rPr>
                <w:szCs w:val="26"/>
                <w:rtl/>
              </w:rPr>
              <w:t xml:space="preserve"> بالا و مجموعه داده اول</w:t>
            </w:r>
            <w:r w:rsidRPr="00C829F1">
              <w:rPr>
                <w:rFonts w:hint="cs"/>
                <w:szCs w:val="26"/>
                <w:rtl/>
              </w:rPr>
              <w:t>ی</w:t>
            </w:r>
            <w:r w:rsidRPr="00C829F1">
              <w:rPr>
                <w:rFonts w:hint="eastAsia"/>
                <w:szCs w:val="26"/>
                <w:rtl/>
              </w:rPr>
              <w:t>ه</w:t>
            </w:r>
            <w:r w:rsidRPr="00C829F1">
              <w:rPr>
                <w:szCs w:val="26"/>
                <w:rtl/>
              </w:rPr>
              <w:t xml:space="preserve"> ز</w:t>
            </w:r>
            <w:r w:rsidRPr="00C829F1">
              <w:rPr>
                <w:rFonts w:hint="cs"/>
                <w:szCs w:val="26"/>
                <w:rtl/>
              </w:rPr>
              <w:t>ی</w:t>
            </w:r>
            <w:r w:rsidRPr="00C829F1">
              <w:rPr>
                <w:rFonts w:hint="eastAsia"/>
                <w:szCs w:val="26"/>
                <w:rtl/>
              </w:rPr>
              <w:t>اد</w:t>
            </w:r>
            <w:r w:rsidRPr="00C829F1">
              <w:rPr>
                <w:rFonts w:hint="cs"/>
                <w:szCs w:val="26"/>
                <w:rtl/>
              </w:rPr>
              <w:t>ی</w:t>
            </w:r>
            <w:r w:rsidRPr="00C829F1">
              <w:rPr>
                <w:szCs w:val="26"/>
                <w:rtl/>
              </w:rPr>
              <w:t xml:space="preserve"> دارند</w:t>
            </w:r>
            <w:r>
              <w:rPr>
                <w:rFonts w:hint="cs"/>
                <w:szCs w:val="26"/>
                <w:rtl/>
              </w:rPr>
              <w:t>. ل</w:t>
            </w:r>
            <w:r w:rsidRPr="00C829F1">
              <w:rPr>
                <w:szCs w:val="26"/>
                <w:rtl/>
              </w:rPr>
              <w:t>ذا با</w:t>
            </w:r>
            <w:r w:rsidRPr="00C829F1">
              <w:rPr>
                <w:rFonts w:hint="cs"/>
                <w:szCs w:val="26"/>
                <w:rtl/>
              </w:rPr>
              <w:t>ی</w:t>
            </w:r>
            <w:r w:rsidRPr="00C829F1">
              <w:rPr>
                <w:rFonts w:hint="eastAsia"/>
                <w:szCs w:val="26"/>
                <w:rtl/>
              </w:rPr>
              <w:t>د</w:t>
            </w:r>
            <w:r w:rsidRPr="00C829F1">
              <w:rPr>
                <w:szCs w:val="26"/>
                <w:rtl/>
              </w:rPr>
              <w:t xml:space="preserve"> از روش</w:t>
            </w:r>
            <w:r>
              <w:rPr>
                <w:rFonts w:hint="cs"/>
                <w:szCs w:val="26"/>
                <w:rtl/>
              </w:rPr>
              <w:t>‌</w:t>
            </w:r>
            <w:r w:rsidRPr="00C829F1">
              <w:rPr>
                <w:szCs w:val="26"/>
                <w:rtl/>
              </w:rPr>
              <w:t>ها</w:t>
            </w:r>
            <w:r w:rsidRPr="00C829F1">
              <w:rPr>
                <w:rFonts w:hint="cs"/>
                <w:szCs w:val="26"/>
                <w:rtl/>
              </w:rPr>
              <w:t>یی</w:t>
            </w:r>
            <w:r w:rsidRPr="00C829F1">
              <w:rPr>
                <w:szCs w:val="26"/>
                <w:rtl/>
              </w:rPr>
              <w:t xml:space="preserve"> استفاده شود که نسبت به روش</w:t>
            </w:r>
            <w:r>
              <w:rPr>
                <w:rFonts w:hint="cs"/>
                <w:szCs w:val="26"/>
                <w:rtl/>
              </w:rPr>
              <w:t>‌</w:t>
            </w:r>
            <w:r w:rsidRPr="00C829F1">
              <w:rPr>
                <w:szCs w:val="26"/>
                <w:rtl/>
              </w:rPr>
              <w:t>ها</w:t>
            </w:r>
            <w:r w:rsidRPr="00C829F1">
              <w:rPr>
                <w:rFonts w:hint="cs"/>
                <w:szCs w:val="26"/>
                <w:rtl/>
              </w:rPr>
              <w:t>ی</w:t>
            </w:r>
            <w:r w:rsidRPr="00C829F1">
              <w:rPr>
                <w:szCs w:val="26"/>
                <w:rtl/>
              </w:rPr>
              <w:t xml:space="preserve"> گذشته به</w:t>
            </w:r>
            <w:r w:rsidRPr="00C829F1">
              <w:rPr>
                <w:rFonts w:hint="cs"/>
                <w:szCs w:val="26"/>
                <w:rtl/>
              </w:rPr>
              <w:t>ی</w:t>
            </w:r>
            <w:r w:rsidRPr="00C829F1">
              <w:rPr>
                <w:rFonts w:hint="eastAsia"/>
                <w:szCs w:val="26"/>
                <w:rtl/>
              </w:rPr>
              <w:t>نه</w:t>
            </w:r>
            <w:r>
              <w:rPr>
                <w:rFonts w:hint="eastAsia"/>
                <w:szCs w:val="26"/>
              </w:rPr>
              <w:t>‌</w:t>
            </w:r>
            <w:r w:rsidRPr="00C829F1">
              <w:rPr>
                <w:szCs w:val="26"/>
                <w:rtl/>
              </w:rPr>
              <w:t>تر باشد</w:t>
            </w:r>
            <w:r>
              <w:rPr>
                <w:rFonts w:hint="cs"/>
                <w:szCs w:val="26"/>
                <w:rtl/>
              </w:rPr>
              <w:t>.</w:t>
            </w:r>
          </w:p>
          <w:p w14:paraId="33998432" w14:textId="77777777" w:rsidR="00DA5909" w:rsidRPr="00C829F1" w:rsidRDefault="00DA5909" w:rsidP="00DA5909">
            <w:pPr>
              <w:pStyle w:val="ListParagraph"/>
              <w:ind w:left="360"/>
              <w:rPr>
                <w:szCs w:val="26"/>
                <w:rtl/>
              </w:rPr>
            </w:pPr>
          </w:p>
          <w:p w14:paraId="1D418BED" w14:textId="6974A6EC" w:rsidR="001012BD" w:rsidRDefault="00C829F1" w:rsidP="001012BD">
            <w:pPr>
              <w:rPr>
                <w:szCs w:val="26"/>
                <w:rtl/>
              </w:rPr>
            </w:pPr>
            <w:r>
              <w:rPr>
                <w:rFonts w:hint="cs"/>
                <w:szCs w:val="26"/>
                <w:rtl/>
              </w:rPr>
              <w:t xml:space="preserve">از طرفی هم </w:t>
            </w:r>
            <w:r w:rsidR="007574BC" w:rsidRPr="007574BC">
              <w:rPr>
                <w:rFonts w:hint="cs"/>
                <w:szCs w:val="26"/>
                <w:rtl/>
              </w:rPr>
              <w:t>جمع</w:t>
            </w:r>
            <w:r w:rsidR="007574BC" w:rsidRPr="007574BC">
              <w:rPr>
                <w:rFonts w:ascii="Arial" w:hAnsi="Arial" w:cs="Arial"/>
                <w:szCs w:val="26"/>
                <w:rtl/>
              </w:rPr>
              <w:t>‌</w:t>
            </w:r>
            <w:r w:rsidR="007574BC" w:rsidRPr="007574BC">
              <w:rPr>
                <w:rFonts w:hint="cs"/>
                <w:szCs w:val="26"/>
                <w:rtl/>
              </w:rPr>
              <w:t>آوری داد</w:t>
            </w:r>
            <w:r w:rsidR="00254C54">
              <w:rPr>
                <w:rFonts w:hint="cs"/>
                <w:szCs w:val="26"/>
                <w:rtl/>
              </w:rPr>
              <w:t xml:space="preserve">ه مناسب همواره </w:t>
            </w:r>
            <w:r w:rsidR="007574BC" w:rsidRPr="007574BC">
              <w:rPr>
                <w:rFonts w:hint="cs"/>
                <w:szCs w:val="26"/>
                <w:rtl/>
              </w:rPr>
              <w:t>از اصلی</w:t>
            </w:r>
            <w:r w:rsidR="007574BC" w:rsidRPr="007574BC">
              <w:rPr>
                <w:rFonts w:ascii="Arial" w:hAnsi="Arial" w:cs="Arial"/>
                <w:szCs w:val="26"/>
                <w:rtl/>
              </w:rPr>
              <w:t>‌</w:t>
            </w:r>
            <w:r w:rsidR="007574BC" w:rsidRPr="007574BC">
              <w:rPr>
                <w:rFonts w:hint="cs"/>
                <w:szCs w:val="26"/>
                <w:rtl/>
              </w:rPr>
              <w:t>ترین چالش</w:t>
            </w:r>
            <w:r w:rsidR="007574BC" w:rsidRPr="007574BC">
              <w:rPr>
                <w:rFonts w:ascii="Arial" w:hAnsi="Arial" w:cs="Arial"/>
                <w:szCs w:val="26"/>
                <w:rtl/>
              </w:rPr>
              <w:t>‌</w:t>
            </w:r>
            <w:r w:rsidR="007574BC" w:rsidRPr="007574BC">
              <w:rPr>
                <w:rFonts w:hint="cs"/>
                <w:szCs w:val="26"/>
                <w:rtl/>
              </w:rPr>
              <w:t xml:space="preserve">ها </w:t>
            </w:r>
            <w:r w:rsidR="00254C54">
              <w:rPr>
                <w:rFonts w:hint="cs"/>
                <w:szCs w:val="26"/>
                <w:rtl/>
              </w:rPr>
              <w:t>بوده است</w:t>
            </w:r>
            <w:sdt>
              <w:sdtPr>
                <w:rPr>
                  <w:rFonts w:hint="cs"/>
                  <w:color w:val="000000"/>
                  <w:szCs w:val="26"/>
                  <w:rtl/>
                </w:rPr>
                <w:tag w:val="MENDELEY_CITATION_v3_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"/>
                <w:id w:val="1699891495"/>
                <w:placeholder>
                  <w:docPart w:val="DefaultPlaceholder_-1854013440"/>
                </w:placeholder>
              </w:sdtPr>
              <w:sdtContent>
                <w:r w:rsidR="00A92BFD" w:rsidRPr="00A92BFD">
                  <w:rPr>
                    <w:color w:val="000000"/>
                    <w:szCs w:val="26"/>
                    <w:rtl/>
                  </w:rPr>
                  <w:t>[8]</w:t>
                </w:r>
              </w:sdtContent>
            </w:sdt>
            <w:r w:rsidR="00254C54">
              <w:rPr>
                <w:rFonts w:hint="cs"/>
                <w:szCs w:val="26"/>
                <w:rtl/>
              </w:rPr>
              <w:t xml:space="preserve"> ولی چون ما قرار است بر روی محیط‌های با دامنه بسته کار کنیم، به نوعی خود را از مواجهه شدن با چنین چالشی مستثنی کردیم. یکی دیگر از چالش‌هایی که در ابتدا وجود داشت نبود یک </w:t>
            </w:r>
            <w:r w:rsidR="00323DB9">
              <w:rPr>
                <w:rFonts w:hint="cs"/>
                <w:szCs w:val="26"/>
                <w:rtl/>
              </w:rPr>
              <w:t>مبنای</w:t>
            </w:r>
            <w:r w:rsidR="00254C54">
              <w:rPr>
                <w:rStyle w:val="FootnoteReference"/>
                <w:szCs w:val="26"/>
                <w:rtl/>
              </w:rPr>
              <w:footnoteReference w:id="6"/>
            </w:r>
            <w:r w:rsidR="00254C54">
              <w:rPr>
                <w:rFonts w:hint="cs"/>
                <w:szCs w:val="26"/>
                <w:rtl/>
              </w:rPr>
              <w:t xml:space="preserve"> </w:t>
            </w:r>
            <w:r w:rsidR="00323DB9">
              <w:rPr>
                <w:rFonts w:hint="cs"/>
                <w:szCs w:val="26"/>
                <w:rtl/>
              </w:rPr>
              <w:t xml:space="preserve">ارزیابی </w:t>
            </w:r>
            <w:r w:rsidR="00254C54">
              <w:rPr>
                <w:rFonts w:hint="cs"/>
                <w:szCs w:val="26"/>
                <w:rtl/>
              </w:rPr>
              <w:t xml:space="preserve">برای سنجیدن عیار روش‌های استفاده شده برای یادگیری با استفاده از </w:t>
            </w:r>
            <w:r w:rsidR="000E19B5">
              <w:rPr>
                <w:rFonts w:hint="cs"/>
                <w:szCs w:val="26"/>
                <w:rtl/>
              </w:rPr>
              <w:t>خوشه‌بندی</w:t>
            </w:r>
            <w:r w:rsidR="00254C54">
              <w:rPr>
                <w:rFonts w:hint="cs"/>
                <w:szCs w:val="26"/>
                <w:rtl/>
              </w:rPr>
              <w:t xml:space="preserve"> معنایی بود که </w:t>
            </w:r>
            <w:r w:rsidR="00081B5A">
              <w:rPr>
                <w:rFonts w:hint="cs"/>
                <w:szCs w:val="26"/>
                <w:rtl/>
              </w:rPr>
              <w:t>کای</w:t>
            </w:r>
            <w:r w:rsidR="004A61A5">
              <w:rPr>
                <w:rStyle w:val="FootnoteReference"/>
                <w:szCs w:val="26"/>
                <w:rtl/>
              </w:rPr>
              <w:footnoteReference w:id="7"/>
            </w:r>
            <w:r w:rsidR="00254C54">
              <w:rPr>
                <w:rFonts w:hint="cs"/>
                <w:szCs w:val="26"/>
                <w:rtl/>
              </w:rPr>
              <w:t xml:space="preserve"> و همکاران</w:t>
            </w:r>
            <w:sdt>
              <w:sdtPr>
                <w:rPr>
                  <w:rFonts w:hint="cs"/>
                  <w:color w:val="000000"/>
                  <w:szCs w:val="26"/>
                  <w:rtl/>
                </w:rPr>
                <w:tag w:val="MENDELEY_CITATION_v3_eyJjaXRhdGlvbklEIjoiTUVOREVMRVlfQ0lUQVRJT05fNTRjYjc2OGQtMTA4ZS00Mjk3LTg3N2QtODA2M2YzMDY1OWJk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iwiY29udGFpbmVyLXRpdGxlLXNob3J0IjoiTWFjaCBMZWFybiBLbm93bCBFeHRyIn0sImlzVGVtcG9yYXJ5IjpmYWxzZX1dfQ=="/>
                <w:id w:val="-825739145"/>
                <w:placeholder>
                  <w:docPart w:val="DefaultPlaceholder_-1854013440"/>
                </w:placeholder>
              </w:sdtPr>
              <w:sdtContent>
                <w:r w:rsidR="00A92BFD" w:rsidRPr="00A92BFD">
                  <w:rPr>
                    <w:color w:val="000000"/>
                    <w:szCs w:val="26"/>
                    <w:rtl/>
                  </w:rPr>
                  <w:t>[16]</w:t>
                </w:r>
              </w:sdtContent>
            </w:sdt>
            <w:r w:rsidR="00254C54">
              <w:rPr>
                <w:rFonts w:hint="cs"/>
                <w:szCs w:val="26"/>
                <w:rtl/>
              </w:rPr>
              <w:t xml:space="preserve"> </w:t>
            </w:r>
            <w:r w:rsidR="00FC7844">
              <w:rPr>
                <w:rFonts w:hint="cs"/>
                <w:szCs w:val="26"/>
                <w:rtl/>
              </w:rPr>
              <w:t xml:space="preserve">در سال 2024 </w:t>
            </w:r>
            <w:r w:rsidR="00254C54">
              <w:rPr>
                <w:rFonts w:hint="cs"/>
                <w:szCs w:val="26"/>
                <w:rtl/>
              </w:rPr>
              <w:t xml:space="preserve">با ارایه یک </w:t>
            </w:r>
            <w:r w:rsidR="00323DB9">
              <w:rPr>
                <w:rFonts w:hint="cs"/>
                <w:szCs w:val="26"/>
                <w:rtl/>
              </w:rPr>
              <w:t>مبنای ارزیابی</w:t>
            </w:r>
            <w:r w:rsidR="00254C54">
              <w:rPr>
                <w:rFonts w:hint="cs"/>
                <w:szCs w:val="26"/>
                <w:rtl/>
              </w:rPr>
              <w:t xml:space="preserve"> جامع</w:t>
            </w:r>
            <w:r w:rsidR="00323DB9">
              <w:rPr>
                <w:rFonts w:hint="cs"/>
                <w:szCs w:val="26"/>
                <w:rtl/>
              </w:rPr>
              <w:t>،</w:t>
            </w:r>
            <w:r w:rsidR="00254C54">
              <w:rPr>
                <w:rFonts w:hint="cs"/>
                <w:szCs w:val="26"/>
                <w:rtl/>
              </w:rPr>
              <w:t xml:space="preserve"> این چالش را برای علاقه مندان پژوهش در این زمینه حل و فصل کرده‌اند</w:t>
            </w:r>
            <w:r w:rsidR="00081B5A">
              <w:rPr>
                <w:rFonts w:hint="cs"/>
                <w:szCs w:val="26"/>
                <w:rtl/>
              </w:rPr>
              <w:t>.</w:t>
            </w:r>
          </w:p>
          <w:p w14:paraId="5456455D" w14:textId="64B13AD1" w:rsidR="0009549D" w:rsidRPr="00C909CF" w:rsidRDefault="0009549D" w:rsidP="001012BD"/>
        </w:tc>
      </w:tr>
    </w:tbl>
    <w:p w14:paraId="3BBC4153" w14:textId="77777777" w:rsidR="00E86D90" w:rsidRPr="001A6537" w:rsidRDefault="00E86D90" w:rsidP="00134091">
      <w:pPr>
        <w:spacing w:after="120"/>
        <w:rPr>
          <w:b/>
          <w:bCs/>
        </w:rPr>
      </w:pPr>
    </w:p>
    <w:tbl>
      <w:tblPr>
        <w:tblStyle w:val="TableGrid"/>
        <w:bidiVisual/>
        <w:tblW w:w="10069" w:type="dxa"/>
        <w:tblInd w:w="-568" w:type="dxa"/>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10069"/>
      </w:tblGrid>
      <w:tr w:rsidR="0059151F" w:rsidRPr="001A6537" w14:paraId="66C4EB05" w14:textId="77777777" w:rsidTr="00284033">
        <w:tc>
          <w:tcPr>
            <w:tcW w:w="10069" w:type="dxa"/>
            <w:tcBorders>
              <w:top w:val="thinThickSmallGap" w:sz="12" w:space="0" w:color="4472C4" w:themeColor="accent5"/>
              <w:left w:val="thinThickSmallGap" w:sz="12" w:space="0" w:color="4472C4" w:themeColor="accent5"/>
              <w:bottom w:val="thinThickSmallGap" w:sz="12" w:space="0" w:color="4472C4" w:themeColor="accent5"/>
              <w:right w:val="thinThickSmallGap" w:sz="12" w:space="0" w:color="4472C4" w:themeColor="accent5"/>
            </w:tcBorders>
            <w:shd w:val="clear" w:color="auto" w:fill="DEEAF6" w:themeFill="accent1" w:themeFillTint="33"/>
          </w:tcPr>
          <w:p w14:paraId="3C5A142E" w14:textId="4E42E4A3" w:rsidR="0059151F" w:rsidRPr="001A6537" w:rsidRDefault="007E4626" w:rsidP="00284033">
            <w:pPr>
              <w:pStyle w:val="ListParagraph"/>
              <w:spacing w:after="120" w:line="240" w:lineRule="auto"/>
              <w:ind w:left="0"/>
              <w:jc w:val="center"/>
              <w:rPr>
                <w:b/>
                <w:bCs/>
                <w:rtl/>
              </w:rPr>
            </w:pPr>
            <w:r>
              <w:rPr>
                <w:rFonts w:hint="cs"/>
                <w:szCs w:val="24"/>
                <w:rtl/>
              </w:rPr>
              <w:t xml:space="preserve">4-2. </w:t>
            </w:r>
            <w:r w:rsidR="0059151F" w:rsidRPr="001A6537">
              <w:rPr>
                <w:rFonts w:hint="cs"/>
                <w:szCs w:val="24"/>
                <w:rtl/>
              </w:rPr>
              <w:t>روش و فنون اجرا</w:t>
            </w:r>
            <w:r w:rsidR="00680891" w:rsidRPr="001A6537">
              <w:rPr>
                <w:rFonts w:hint="cs"/>
                <w:szCs w:val="24"/>
                <w:rtl/>
              </w:rPr>
              <w:t>یی</w:t>
            </w:r>
          </w:p>
        </w:tc>
      </w:tr>
      <w:tr w:rsidR="0059151F" w:rsidRPr="001A6537" w14:paraId="3D40EF94" w14:textId="77777777" w:rsidTr="00284033">
        <w:tc>
          <w:tcPr>
            <w:tcW w:w="10069" w:type="dxa"/>
            <w:tcBorders>
              <w:top w:val="thinThickSmallGap" w:sz="12" w:space="0" w:color="4472C4" w:themeColor="accent5"/>
              <w:left w:val="thinThickSmallGap" w:sz="12" w:space="0" w:color="4472C4" w:themeColor="accent5"/>
              <w:bottom w:val="thinThickSmallGap" w:sz="12" w:space="0" w:color="4472C4" w:themeColor="accent5"/>
              <w:right w:val="thinThickSmallGap" w:sz="12" w:space="0" w:color="4472C4" w:themeColor="accent5"/>
            </w:tcBorders>
          </w:tcPr>
          <w:p w14:paraId="5ACA4043" w14:textId="1D336847" w:rsidR="00A478F4" w:rsidRDefault="00A478F4" w:rsidP="00D22088">
            <w:pPr>
              <w:rPr>
                <w:sz w:val="26"/>
                <w:szCs w:val="26"/>
                <w:rtl/>
              </w:rPr>
            </w:pPr>
            <w:r>
              <w:rPr>
                <w:rFonts w:hint="cs"/>
                <w:sz w:val="26"/>
                <w:szCs w:val="26"/>
                <w:rtl/>
              </w:rPr>
              <w:t xml:space="preserve">مراحل مختلف انجام پژوهش </w:t>
            </w:r>
            <w:r w:rsidR="00AE4DA8">
              <w:rPr>
                <w:rFonts w:hint="cs"/>
                <w:sz w:val="26"/>
                <w:szCs w:val="26"/>
                <w:rtl/>
              </w:rPr>
              <w:t>یا نقشه</w:t>
            </w:r>
            <w:r w:rsidR="00B5172B">
              <w:rPr>
                <w:rFonts w:hint="eastAsia"/>
                <w:sz w:val="26"/>
                <w:szCs w:val="26"/>
                <w:rtl/>
              </w:rPr>
              <w:t>‌</w:t>
            </w:r>
            <w:r w:rsidR="00AE4DA8">
              <w:rPr>
                <w:rFonts w:hint="cs"/>
                <w:sz w:val="26"/>
                <w:szCs w:val="26"/>
                <w:rtl/>
              </w:rPr>
              <w:t xml:space="preserve">راه رسیدن به اهداف پژوهش </w:t>
            </w:r>
            <w:r>
              <w:rPr>
                <w:rFonts w:hint="cs"/>
                <w:sz w:val="26"/>
                <w:szCs w:val="26"/>
                <w:rtl/>
              </w:rPr>
              <w:t xml:space="preserve">به صورت خلاصه </w:t>
            </w:r>
            <w:r w:rsidR="005E5BBB">
              <w:rPr>
                <w:rFonts w:hint="cs"/>
                <w:sz w:val="26"/>
                <w:szCs w:val="26"/>
                <w:rtl/>
              </w:rPr>
              <w:t>در شکل (</w:t>
            </w:r>
            <w:r w:rsidR="00CB6676">
              <w:rPr>
                <w:rFonts w:hint="cs"/>
                <w:sz w:val="26"/>
                <w:szCs w:val="26"/>
                <w:rtl/>
              </w:rPr>
              <w:t>2</w:t>
            </w:r>
            <w:r w:rsidR="005E5BBB">
              <w:rPr>
                <w:rFonts w:hint="cs"/>
                <w:sz w:val="26"/>
                <w:szCs w:val="26"/>
                <w:rtl/>
              </w:rPr>
              <w:t xml:space="preserve">) </w:t>
            </w:r>
            <w:r>
              <w:rPr>
                <w:rFonts w:hint="cs"/>
                <w:sz w:val="26"/>
                <w:szCs w:val="26"/>
                <w:rtl/>
              </w:rPr>
              <w:t>بیان شده است</w:t>
            </w:r>
            <w:r w:rsidR="00602A83">
              <w:rPr>
                <w:rFonts w:hint="cs"/>
                <w:sz w:val="26"/>
                <w:szCs w:val="26"/>
                <w:rtl/>
              </w:rPr>
              <w:t>.</w:t>
            </w:r>
          </w:p>
          <w:p w14:paraId="68F01CAB" w14:textId="77777777" w:rsidR="00EF06A2" w:rsidRDefault="00EF06A2" w:rsidP="00E63A1D">
            <w:pPr>
              <w:rPr>
                <w:sz w:val="26"/>
                <w:szCs w:val="26"/>
              </w:rPr>
            </w:pPr>
          </w:p>
          <w:p w14:paraId="6FA9B0A9" w14:textId="0DF3081A" w:rsidR="00E63A1D" w:rsidRDefault="00F10CCD" w:rsidP="00E63A1D">
            <w:pPr>
              <w:rPr>
                <w:sz w:val="26"/>
                <w:szCs w:val="26"/>
              </w:rPr>
            </w:pPr>
            <w:r w:rsidRPr="004821EC">
              <w:rPr>
                <w:sz w:val="26"/>
                <w:szCs w:val="26"/>
                <w:rtl/>
              </w:rPr>
              <w:t>نظر</w:t>
            </w:r>
            <w:r w:rsidRPr="004821EC">
              <w:rPr>
                <w:rFonts w:hint="cs"/>
                <w:sz w:val="26"/>
                <w:szCs w:val="26"/>
                <w:rtl/>
              </w:rPr>
              <w:t>ی</w:t>
            </w:r>
            <w:r w:rsidRPr="004821EC">
              <w:rPr>
                <w:rFonts w:hint="eastAsia"/>
                <w:sz w:val="26"/>
                <w:szCs w:val="26"/>
                <w:rtl/>
              </w:rPr>
              <w:t>ه</w:t>
            </w:r>
            <w:r w:rsidRPr="004821EC">
              <w:rPr>
                <w:sz w:val="26"/>
                <w:szCs w:val="26"/>
                <w:rtl/>
              </w:rPr>
              <w:t xml:space="preserve"> </w:t>
            </w:r>
            <w:r>
              <w:rPr>
                <w:rFonts w:hint="cs"/>
                <w:sz w:val="26"/>
                <w:szCs w:val="26"/>
                <w:rtl/>
              </w:rPr>
              <w:t>خوشه‌بندی</w:t>
            </w:r>
            <w:r w:rsidRPr="004821EC">
              <w:rPr>
                <w:rFonts w:hint="cs"/>
                <w:sz w:val="26"/>
                <w:szCs w:val="26"/>
                <w:rtl/>
              </w:rPr>
              <w:t xml:space="preserve"> </w:t>
            </w:r>
            <w:r w:rsidRPr="004821EC">
              <w:rPr>
                <w:sz w:val="26"/>
                <w:szCs w:val="26"/>
                <w:rtl/>
              </w:rPr>
              <w:t>معنا</w:t>
            </w:r>
            <w:r w:rsidRPr="004821EC">
              <w:rPr>
                <w:rFonts w:hint="cs"/>
                <w:sz w:val="26"/>
                <w:szCs w:val="26"/>
                <w:rtl/>
              </w:rPr>
              <w:t>یی</w:t>
            </w:r>
            <w:r w:rsidRPr="004821EC">
              <w:rPr>
                <w:sz w:val="26"/>
                <w:szCs w:val="26"/>
                <w:rtl/>
              </w:rPr>
              <w:t xml:space="preserve"> و کاربرد آن در اثرانگشت معنا</w:t>
            </w:r>
            <w:r w:rsidRPr="004821EC">
              <w:rPr>
                <w:rFonts w:hint="cs"/>
                <w:sz w:val="26"/>
                <w:szCs w:val="26"/>
                <w:rtl/>
              </w:rPr>
              <w:t>یی</w:t>
            </w:r>
            <w:r w:rsidR="00036D9E">
              <w:rPr>
                <w:rStyle w:val="FootnoteReference"/>
                <w:sz w:val="26"/>
                <w:szCs w:val="26"/>
                <w:rtl/>
              </w:rPr>
              <w:footnoteReference w:id="8"/>
            </w:r>
            <w:r w:rsidR="00A478F4">
              <w:rPr>
                <w:rFonts w:hint="cs"/>
                <w:sz w:val="26"/>
                <w:szCs w:val="26"/>
                <w:rtl/>
              </w:rPr>
              <w:t>،</w:t>
            </w:r>
            <w:r w:rsidRPr="004821EC">
              <w:rPr>
                <w:rFonts w:hint="cs"/>
                <w:sz w:val="26"/>
                <w:szCs w:val="26"/>
                <w:rtl/>
              </w:rPr>
              <w:t xml:space="preserve"> </w:t>
            </w:r>
            <w:r w:rsidRPr="004821EC">
              <w:rPr>
                <w:sz w:val="26"/>
                <w:szCs w:val="26"/>
                <w:rtl/>
              </w:rPr>
              <w:t>توسط فرانس</w:t>
            </w:r>
            <w:r w:rsidRPr="004821EC">
              <w:rPr>
                <w:rFonts w:hint="cs"/>
                <w:sz w:val="26"/>
                <w:szCs w:val="26"/>
                <w:rtl/>
              </w:rPr>
              <w:t>ی</w:t>
            </w:r>
            <w:r w:rsidRPr="004821EC">
              <w:rPr>
                <w:rFonts w:hint="eastAsia"/>
                <w:sz w:val="26"/>
                <w:szCs w:val="26"/>
                <w:rtl/>
              </w:rPr>
              <w:t>سکو</w:t>
            </w:r>
            <w:r w:rsidRPr="004821EC">
              <w:rPr>
                <w:sz w:val="26"/>
                <w:szCs w:val="26"/>
                <w:rtl/>
              </w:rPr>
              <w:t xml:space="preserve"> د</w:t>
            </w:r>
            <w:r w:rsidRPr="004821EC">
              <w:rPr>
                <w:rFonts w:hint="cs"/>
                <w:sz w:val="26"/>
                <w:szCs w:val="26"/>
                <w:rtl/>
              </w:rPr>
              <w:t>ی</w:t>
            </w:r>
            <w:r w:rsidRPr="004821EC">
              <w:rPr>
                <w:sz w:val="26"/>
                <w:szCs w:val="26"/>
                <w:rtl/>
              </w:rPr>
              <w:t xml:space="preserve"> سوزا وبر</w:t>
            </w:r>
            <w:r>
              <w:rPr>
                <w:rFonts w:hint="cs"/>
                <w:sz w:val="26"/>
                <w:szCs w:val="26"/>
                <w:rtl/>
              </w:rPr>
              <w:t>،</w:t>
            </w:r>
            <w:r w:rsidRPr="004821EC">
              <w:rPr>
                <w:sz w:val="26"/>
                <w:szCs w:val="26"/>
                <w:rtl/>
              </w:rPr>
              <w:t xml:space="preserve"> روش جد</w:t>
            </w:r>
            <w:r w:rsidRPr="004821EC">
              <w:rPr>
                <w:rFonts w:hint="cs"/>
                <w:sz w:val="26"/>
                <w:szCs w:val="26"/>
                <w:rtl/>
              </w:rPr>
              <w:t>ی</w:t>
            </w:r>
            <w:r w:rsidRPr="004821EC">
              <w:rPr>
                <w:rFonts w:hint="eastAsia"/>
                <w:sz w:val="26"/>
                <w:szCs w:val="26"/>
                <w:rtl/>
              </w:rPr>
              <w:t>د</w:t>
            </w:r>
            <w:r w:rsidRPr="004821EC">
              <w:rPr>
                <w:rFonts w:hint="cs"/>
                <w:sz w:val="26"/>
                <w:szCs w:val="26"/>
                <w:rtl/>
              </w:rPr>
              <w:t>ی</w:t>
            </w:r>
            <w:r w:rsidRPr="004821EC">
              <w:rPr>
                <w:sz w:val="26"/>
                <w:szCs w:val="26"/>
                <w:rtl/>
              </w:rPr>
              <w:t xml:space="preserve"> را برا</w:t>
            </w:r>
            <w:r w:rsidRPr="004821EC">
              <w:rPr>
                <w:rFonts w:hint="cs"/>
                <w:sz w:val="26"/>
                <w:szCs w:val="26"/>
                <w:rtl/>
              </w:rPr>
              <w:t>ی</w:t>
            </w:r>
            <w:r w:rsidRPr="004821EC">
              <w:rPr>
                <w:sz w:val="26"/>
                <w:szCs w:val="26"/>
                <w:rtl/>
              </w:rPr>
              <w:t xml:space="preserve"> پردازش زبان طب</w:t>
            </w:r>
            <w:r w:rsidRPr="004821EC">
              <w:rPr>
                <w:rFonts w:hint="cs"/>
                <w:sz w:val="26"/>
                <w:szCs w:val="26"/>
                <w:rtl/>
              </w:rPr>
              <w:t>ی</w:t>
            </w:r>
            <w:r w:rsidRPr="004821EC">
              <w:rPr>
                <w:rFonts w:hint="eastAsia"/>
                <w:sz w:val="26"/>
                <w:szCs w:val="26"/>
                <w:rtl/>
              </w:rPr>
              <w:t>ع</w:t>
            </w:r>
            <w:r w:rsidRPr="004821EC">
              <w:rPr>
                <w:rFonts w:hint="cs"/>
                <w:sz w:val="26"/>
                <w:szCs w:val="26"/>
                <w:rtl/>
              </w:rPr>
              <w:t>ی</w:t>
            </w:r>
            <w:r>
              <w:rPr>
                <w:sz w:val="26"/>
                <w:szCs w:val="26"/>
              </w:rPr>
              <w:t xml:space="preserve"> </w:t>
            </w:r>
            <w:r w:rsidRPr="004821EC">
              <w:rPr>
                <w:sz w:val="26"/>
                <w:szCs w:val="26"/>
                <w:rtl/>
              </w:rPr>
              <w:t xml:space="preserve">بر اساس </w:t>
            </w:r>
            <w:r w:rsidRPr="004821EC">
              <w:rPr>
                <w:rFonts w:hint="cs"/>
                <w:sz w:val="26"/>
                <w:szCs w:val="26"/>
                <w:rtl/>
              </w:rPr>
              <w:t>ی</w:t>
            </w:r>
            <w:r w:rsidRPr="004821EC">
              <w:rPr>
                <w:rFonts w:hint="eastAsia"/>
                <w:sz w:val="26"/>
                <w:szCs w:val="26"/>
                <w:rtl/>
              </w:rPr>
              <w:t>ک</w:t>
            </w:r>
            <w:r w:rsidRPr="004821EC">
              <w:rPr>
                <w:sz w:val="26"/>
                <w:szCs w:val="26"/>
                <w:rtl/>
              </w:rPr>
              <w:t xml:space="preserve"> مدل الهام گرفته از مغز، برگرفته از حافظه زمان</w:t>
            </w:r>
            <w:r w:rsidRPr="004821EC">
              <w:rPr>
                <w:rFonts w:hint="cs"/>
                <w:sz w:val="26"/>
                <w:szCs w:val="26"/>
                <w:rtl/>
              </w:rPr>
              <w:t>ی</w:t>
            </w:r>
            <w:r w:rsidRPr="004821EC">
              <w:rPr>
                <w:sz w:val="26"/>
                <w:szCs w:val="26"/>
                <w:rtl/>
              </w:rPr>
              <w:t xml:space="preserve"> سلسله</w:t>
            </w:r>
            <w:r w:rsidR="005D6759">
              <w:rPr>
                <w:rFonts w:hint="cs"/>
                <w:sz w:val="26"/>
                <w:szCs w:val="26"/>
                <w:rtl/>
              </w:rPr>
              <w:t>‌</w:t>
            </w:r>
            <w:r w:rsidRPr="004821EC">
              <w:rPr>
                <w:sz w:val="26"/>
                <w:szCs w:val="26"/>
                <w:rtl/>
              </w:rPr>
              <w:t>مراتب</w:t>
            </w:r>
            <w:r w:rsidRPr="004821EC">
              <w:rPr>
                <w:rFonts w:hint="cs"/>
                <w:sz w:val="26"/>
                <w:szCs w:val="26"/>
                <w:rtl/>
              </w:rPr>
              <w:t>ی</w:t>
            </w:r>
            <w:r w:rsidR="005D6759">
              <w:rPr>
                <w:rFonts w:hint="cs"/>
                <w:sz w:val="26"/>
                <w:szCs w:val="26"/>
                <w:rtl/>
              </w:rPr>
              <w:t xml:space="preserve"> </w:t>
            </w:r>
            <w:r>
              <w:rPr>
                <w:rFonts w:hint="cs"/>
                <w:sz w:val="26"/>
                <w:szCs w:val="26"/>
                <w:rtl/>
              </w:rPr>
              <w:t>(</w:t>
            </w:r>
            <w:r>
              <w:rPr>
                <w:rStyle w:val="FootnoteReference"/>
                <w:sz w:val="26"/>
                <w:szCs w:val="26"/>
                <w:rtl/>
              </w:rPr>
              <w:footnoteReference w:id="9"/>
            </w:r>
            <w:r>
              <w:rPr>
                <w:rFonts w:hint="cs"/>
                <w:sz w:val="26"/>
                <w:szCs w:val="26"/>
                <w:rtl/>
              </w:rPr>
              <w:t xml:space="preserve"> </w:t>
            </w:r>
            <w:r w:rsidRPr="0092230E">
              <w:rPr>
                <w:szCs w:val="22"/>
              </w:rPr>
              <w:t>HTM</w:t>
            </w:r>
            <w:r>
              <w:rPr>
                <w:rFonts w:hint="cs"/>
                <w:sz w:val="26"/>
                <w:szCs w:val="26"/>
                <w:rtl/>
              </w:rPr>
              <w:t>)</w:t>
            </w:r>
            <w:r w:rsidRPr="004821EC">
              <w:rPr>
                <w:sz w:val="26"/>
                <w:szCs w:val="26"/>
                <w:rtl/>
              </w:rPr>
              <w:t xml:space="preserve"> </w:t>
            </w:r>
            <w:r w:rsidR="00C53644">
              <w:rPr>
                <w:rFonts w:hint="cs"/>
                <w:sz w:val="26"/>
                <w:szCs w:val="26"/>
                <w:rtl/>
              </w:rPr>
              <w:t xml:space="preserve">بیان شده توسط </w:t>
            </w:r>
            <w:r w:rsidRPr="004821EC">
              <w:rPr>
                <w:sz w:val="26"/>
                <w:szCs w:val="26"/>
                <w:rtl/>
              </w:rPr>
              <w:t>جف</w:t>
            </w:r>
            <w:r w:rsidR="00C53644">
              <w:rPr>
                <w:rFonts w:cs="Calibri" w:hint="eastAsia"/>
                <w:sz w:val="26"/>
                <w:szCs w:val="26"/>
                <w:rtl/>
              </w:rPr>
              <w:t> </w:t>
            </w:r>
            <w:r w:rsidRPr="004821EC">
              <w:rPr>
                <w:sz w:val="26"/>
                <w:szCs w:val="26"/>
                <w:rtl/>
              </w:rPr>
              <w:t>هاوک</w:t>
            </w:r>
            <w:r w:rsidRPr="004821EC">
              <w:rPr>
                <w:rFonts w:hint="cs"/>
                <w:sz w:val="26"/>
                <w:szCs w:val="26"/>
                <w:rtl/>
              </w:rPr>
              <w:t>ی</w:t>
            </w:r>
            <w:r w:rsidRPr="004821EC">
              <w:rPr>
                <w:rFonts w:hint="eastAsia"/>
                <w:sz w:val="26"/>
                <w:szCs w:val="26"/>
                <w:rtl/>
              </w:rPr>
              <w:t>نز</w:t>
            </w:r>
            <w:r>
              <w:rPr>
                <w:rStyle w:val="FootnoteReference"/>
                <w:sz w:val="26"/>
                <w:szCs w:val="26"/>
                <w:rtl/>
              </w:rPr>
              <w:footnoteReference w:id="10"/>
            </w:r>
            <w:r w:rsidRPr="004821EC">
              <w:rPr>
                <w:sz w:val="26"/>
                <w:szCs w:val="26"/>
                <w:rtl/>
              </w:rPr>
              <w:t xml:space="preserve"> </w:t>
            </w:r>
            <w:r w:rsidR="00C53644">
              <w:rPr>
                <w:rFonts w:hint="cs"/>
                <w:sz w:val="26"/>
                <w:szCs w:val="26"/>
                <w:rtl/>
              </w:rPr>
              <w:t xml:space="preserve">در سال 2016، </w:t>
            </w:r>
            <w:r w:rsidRPr="004821EC">
              <w:rPr>
                <w:sz w:val="26"/>
                <w:szCs w:val="26"/>
                <w:rtl/>
              </w:rPr>
              <w:t>ارا‌</w:t>
            </w:r>
            <w:r w:rsidRPr="004821EC">
              <w:rPr>
                <w:rFonts w:hint="cs"/>
                <w:sz w:val="26"/>
                <w:szCs w:val="26"/>
                <w:rtl/>
              </w:rPr>
              <w:t>ی</w:t>
            </w:r>
            <w:r w:rsidRPr="004821EC">
              <w:rPr>
                <w:rFonts w:hint="eastAsia"/>
                <w:sz w:val="26"/>
                <w:szCs w:val="26"/>
                <w:rtl/>
              </w:rPr>
              <w:t>ه</w:t>
            </w:r>
            <w:r>
              <w:rPr>
                <w:sz w:val="26"/>
                <w:szCs w:val="26"/>
                <w:rtl/>
              </w:rPr>
              <w:t xml:space="preserve"> می‌</w:t>
            </w:r>
            <w:r w:rsidRPr="004821EC">
              <w:rPr>
                <w:sz w:val="26"/>
                <w:szCs w:val="26"/>
                <w:rtl/>
              </w:rPr>
              <w:t>ده</w:t>
            </w:r>
            <w:r w:rsidR="00C70351">
              <w:rPr>
                <w:rFonts w:hint="cs"/>
                <w:sz w:val="26"/>
                <w:szCs w:val="26"/>
                <w:rtl/>
              </w:rPr>
              <w:t>د</w:t>
            </w:r>
            <w:sdt>
              <w:sdtPr>
                <w:rPr>
                  <w:rFonts w:hint="cs"/>
                  <w:color w:val="000000"/>
                  <w:sz w:val="26"/>
                  <w:szCs w:val="26"/>
                  <w:rtl/>
                </w:rPr>
                <w:tag w:val="MENDELEY_CITATION_v3_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X1dfQ=="/>
                <w:id w:val="-1002975245"/>
                <w:placeholder>
                  <w:docPart w:val="DefaultPlaceholder_-1854013440"/>
                </w:placeholder>
              </w:sdtPr>
              <w:sdtContent>
                <w:r w:rsidR="00A92BFD" w:rsidRPr="00A92BFD">
                  <w:rPr>
                    <w:color w:val="000000"/>
                    <w:sz w:val="26"/>
                    <w:szCs w:val="26"/>
                    <w:rtl/>
                  </w:rPr>
                  <w:t>[10], [18]</w:t>
                </w:r>
              </w:sdtContent>
            </w:sdt>
            <w:r w:rsidRPr="004821EC">
              <w:rPr>
                <w:sz w:val="26"/>
                <w:szCs w:val="26"/>
                <w:rtl/>
              </w:rPr>
              <w:t xml:space="preserve">. </w:t>
            </w:r>
            <w:r w:rsidRPr="004821EC">
              <w:rPr>
                <w:rFonts w:hint="cs"/>
                <w:sz w:val="26"/>
                <w:szCs w:val="26"/>
                <w:rtl/>
              </w:rPr>
              <w:t>در ادامه</w:t>
            </w:r>
            <w:r w:rsidRPr="004821EC">
              <w:rPr>
                <w:sz w:val="26"/>
                <w:szCs w:val="26"/>
                <w:rtl/>
              </w:rPr>
              <w:t xml:space="preserve"> به مسئله بازنما</w:t>
            </w:r>
            <w:r w:rsidRPr="004821EC">
              <w:rPr>
                <w:rFonts w:hint="cs"/>
                <w:sz w:val="26"/>
                <w:szCs w:val="26"/>
                <w:rtl/>
              </w:rPr>
              <w:t>یی</w:t>
            </w:r>
            <w:r>
              <w:rPr>
                <w:sz w:val="26"/>
                <w:szCs w:val="26"/>
                <w:rtl/>
              </w:rPr>
              <w:t xml:space="preserve"> می‌</w:t>
            </w:r>
            <w:r w:rsidRPr="004821EC">
              <w:rPr>
                <w:sz w:val="26"/>
                <w:szCs w:val="26"/>
                <w:rtl/>
              </w:rPr>
              <w:t>پردازد</w:t>
            </w:r>
            <w:r w:rsidRPr="004821EC">
              <w:rPr>
                <w:rFonts w:hint="cs"/>
                <w:sz w:val="26"/>
                <w:szCs w:val="26"/>
                <w:rtl/>
              </w:rPr>
              <w:t>،</w:t>
            </w:r>
            <w:r w:rsidRPr="004821EC">
              <w:rPr>
                <w:sz w:val="26"/>
                <w:szCs w:val="26"/>
                <w:rtl/>
              </w:rPr>
              <w:t xml:space="preserve"> </w:t>
            </w:r>
            <w:r w:rsidRPr="004821EC">
              <w:rPr>
                <w:rFonts w:hint="cs"/>
                <w:sz w:val="26"/>
                <w:szCs w:val="26"/>
                <w:rtl/>
              </w:rPr>
              <w:t>ای</w:t>
            </w:r>
            <w:r w:rsidRPr="004821EC">
              <w:rPr>
                <w:rFonts w:hint="eastAsia"/>
                <w:sz w:val="26"/>
                <w:szCs w:val="26"/>
                <w:rtl/>
              </w:rPr>
              <w:t>نکه</w:t>
            </w:r>
            <w:r w:rsidRPr="004821EC">
              <w:rPr>
                <w:sz w:val="26"/>
                <w:szCs w:val="26"/>
                <w:rtl/>
              </w:rPr>
              <w:t xml:space="preserve"> زبان چگونه در مغز نما</w:t>
            </w:r>
            <w:r w:rsidRPr="004821EC">
              <w:rPr>
                <w:rFonts w:hint="cs"/>
                <w:sz w:val="26"/>
                <w:szCs w:val="26"/>
                <w:rtl/>
              </w:rPr>
              <w:t>ی</w:t>
            </w:r>
            <w:r w:rsidRPr="004821EC">
              <w:rPr>
                <w:rFonts w:hint="eastAsia"/>
                <w:sz w:val="26"/>
                <w:szCs w:val="26"/>
                <w:rtl/>
              </w:rPr>
              <w:t>ش</w:t>
            </w:r>
            <w:r w:rsidRPr="004821EC">
              <w:rPr>
                <w:sz w:val="26"/>
                <w:szCs w:val="26"/>
                <w:rtl/>
              </w:rPr>
              <w:t xml:space="preserve"> داده م</w:t>
            </w:r>
            <w:r w:rsidRPr="004821EC">
              <w:rPr>
                <w:rFonts w:hint="cs"/>
                <w:sz w:val="26"/>
                <w:szCs w:val="26"/>
                <w:rtl/>
              </w:rPr>
              <w:t>ی</w:t>
            </w:r>
            <w:r w:rsidRPr="004821EC">
              <w:rPr>
                <w:rFonts w:ascii="Arial" w:hAnsi="Arial"/>
                <w:sz w:val="26"/>
                <w:szCs w:val="26"/>
                <w:rtl/>
              </w:rPr>
              <w:t>‌</w:t>
            </w:r>
            <w:r w:rsidRPr="004821EC">
              <w:rPr>
                <w:sz w:val="26"/>
                <w:szCs w:val="26"/>
                <w:rtl/>
              </w:rPr>
              <w:t>شود</w:t>
            </w:r>
            <w:sdt>
              <w:sdtPr>
                <w:rPr>
                  <w:color w:val="000000"/>
                  <w:sz w:val="26"/>
                  <w:szCs w:val="26"/>
                  <w:rtl/>
                </w:rPr>
                <w:tag w:val="MENDELEY_CITATION_v3_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"/>
                <w:id w:val="-241949533"/>
                <w:placeholder>
                  <w:docPart w:val="DefaultPlaceholder_-1854013440"/>
                </w:placeholder>
              </w:sdtPr>
              <w:sdtContent>
                <w:r w:rsidR="00A92BFD" w:rsidRPr="00A92BFD">
                  <w:rPr>
                    <w:color w:val="000000"/>
                    <w:sz w:val="26"/>
                    <w:szCs w:val="26"/>
                    <w:rtl/>
                  </w:rPr>
                  <w:t>[11]</w:t>
                </w:r>
              </w:sdtContent>
            </w:sdt>
            <w:r w:rsidRPr="004821EC">
              <w:rPr>
                <w:sz w:val="26"/>
                <w:szCs w:val="26"/>
                <w:rtl/>
              </w:rPr>
              <w:t>. نو</w:t>
            </w:r>
            <w:r w:rsidRPr="004821EC">
              <w:rPr>
                <w:rFonts w:hint="cs"/>
                <w:sz w:val="26"/>
                <w:szCs w:val="26"/>
                <w:rtl/>
              </w:rPr>
              <w:t>ی</w:t>
            </w:r>
            <w:r w:rsidRPr="004821EC">
              <w:rPr>
                <w:rFonts w:hint="eastAsia"/>
                <w:sz w:val="26"/>
                <w:szCs w:val="26"/>
                <w:rtl/>
              </w:rPr>
              <w:t>سنده</w:t>
            </w:r>
            <w:r w:rsidRPr="004821EC">
              <w:rPr>
                <w:sz w:val="26"/>
                <w:szCs w:val="26"/>
                <w:rtl/>
              </w:rPr>
              <w:t xml:space="preserve"> استدلال م</w:t>
            </w:r>
            <w:r w:rsidRPr="004821EC">
              <w:rPr>
                <w:rFonts w:hint="cs"/>
                <w:sz w:val="26"/>
                <w:szCs w:val="26"/>
                <w:rtl/>
              </w:rPr>
              <w:t>ی‌</w:t>
            </w:r>
            <w:r w:rsidRPr="004821EC">
              <w:rPr>
                <w:rFonts w:hint="eastAsia"/>
                <w:sz w:val="26"/>
                <w:szCs w:val="26"/>
                <w:rtl/>
              </w:rPr>
              <w:t>کند</w:t>
            </w:r>
            <w:r w:rsidRPr="004821EC">
              <w:rPr>
                <w:sz w:val="26"/>
                <w:szCs w:val="26"/>
                <w:rtl/>
              </w:rPr>
              <w:t xml:space="preserve"> که مدل‌ها</w:t>
            </w:r>
            <w:r w:rsidRPr="004821EC">
              <w:rPr>
                <w:rFonts w:hint="cs"/>
                <w:sz w:val="26"/>
                <w:szCs w:val="26"/>
                <w:rtl/>
              </w:rPr>
              <w:t>ی</w:t>
            </w:r>
            <w:r w:rsidRPr="004821EC">
              <w:rPr>
                <w:sz w:val="26"/>
                <w:szCs w:val="26"/>
                <w:rtl/>
              </w:rPr>
              <w:t xml:space="preserve"> آمار</w:t>
            </w:r>
            <w:r w:rsidRPr="004821EC">
              <w:rPr>
                <w:rFonts w:hint="cs"/>
                <w:sz w:val="26"/>
                <w:szCs w:val="26"/>
                <w:rtl/>
              </w:rPr>
              <w:t>ی</w:t>
            </w:r>
            <w:r w:rsidRPr="004821EC">
              <w:rPr>
                <w:sz w:val="26"/>
                <w:szCs w:val="26"/>
                <w:rtl/>
              </w:rPr>
              <w:t xml:space="preserve"> موجود برا</w:t>
            </w:r>
            <w:r w:rsidRPr="004821EC">
              <w:rPr>
                <w:rFonts w:hint="cs"/>
                <w:sz w:val="26"/>
                <w:szCs w:val="26"/>
                <w:rtl/>
              </w:rPr>
              <w:t>ی</w:t>
            </w:r>
            <w:r w:rsidRPr="004821EC">
              <w:rPr>
                <w:sz w:val="26"/>
                <w:szCs w:val="26"/>
                <w:rtl/>
              </w:rPr>
              <w:t xml:space="preserve"> درک زبان کوتاه‌مدت هستند و ن</w:t>
            </w:r>
            <w:r w:rsidRPr="004821EC">
              <w:rPr>
                <w:rFonts w:hint="cs"/>
                <w:sz w:val="26"/>
                <w:szCs w:val="26"/>
                <w:rtl/>
              </w:rPr>
              <w:t>ی</w:t>
            </w:r>
            <w:r w:rsidRPr="004821EC">
              <w:rPr>
                <w:rFonts w:hint="eastAsia"/>
                <w:sz w:val="26"/>
                <w:szCs w:val="26"/>
                <w:rtl/>
              </w:rPr>
              <w:t>از</w:t>
            </w:r>
            <w:r w:rsidRPr="004821EC">
              <w:rPr>
                <w:sz w:val="26"/>
                <w:szCs w:val="26"/>
                <w:rtl/>
              </w:rPr>
              <w:t xml:space="preserve"> به رو</w:t>
            </w:r>
            <w:r w:rsidRPr="004821EC">
              <w:rPr>
                <w:rFonts w:hint="cs"/>
                <w:sz w:val="26"/>
                <w:szCs w:val="26"/>
                <w:rtl/>
              </w:rPr>
              <w:t>ی</w:t>
            </w:r>
            <w:r w:rsidRPr="004821EC">
              <w:rPr>
                <w:rFonts w:hint="eastAsia"/>
                <w:sz w:val="26"/>
                <w:szCs w:val="26"/>
                <w:rtl/>
              </w:rPr>
              <w:t>کرد</w:t>
            </w:r>
            <w:r w:rsidRPr="004821EC">
              <w:rPr>
                <w:rFonts w:hint="cs"/>
                <w:sz w:val="26"/>
                <w:szCs w:val="26"/>
                <w:rtl/>
              </w:rPr>
              <w:t>ی</w:t>
            </w:r>
            <w:r w:rsidRPr="004821EC">
              <w:rPr>
                <w:sz w:val="26"/>
                <w:szCs w:val="26"/>
                <w:rtl/>
              </w:rPr>
              <w:t xml:space="preserve"> مبتن</w:t>
            </w:r>
            <w:r w:rsidRPr="004821EC">
              <w:rPr>
                <w:rFonts w:hint="cs"/>
                <w:sz w:val="26"/>
                <w:szCs w:val="26"/>
                <w:rtl/>
              </w:rPr>
              <w:t>ی</w:t>
            </w:r>
            <w:r w:rsidRPr="004821EC">
              <w:rPr>
                <w:sz w:val="26"/>
                <w:szCs w:val="26"/>
                <w:rtl/>
              </w:rPr>
              <w:t xml:space="preserve"> بر </w:t>
            </w:r>
            <w:r>
              <w:rPr>
                <w:rFonts w:hint="cs"/>
                <w:sz w:val="26"/>
                <w:szCs w:val="26"/>
                <w:rtl/>
              </w:rPr>
              <w:t>زیست شناسی</w:t>
            </w:r>
            <w:r w:rsidRPr="004821EC">
              <w:rPr>
                <w:sz w:val="26"/>
                <w:szCs w:val="26"/>
                <w:rtl/>
              </w:rPr>
              <w:t xml:space="preserve"> ب</w:t>
            </w:r>
            <w:r w:rsidRPr="004821EC">
              <w:rPr>
                <w:rFonts w:hint="cs"/>
                <w:sz w:val="26"/>
                <w:szCs w:val="26"/>
                <w:rtl/>
              </w:rPr>
              <w:t>ی</w:t>
            </w:r>
            <w:r w:rsidRPr="004821EC">
              <w:rPr>
                <w:rFonts w:hint="eastAsia"/>
                <w:sz w:val="26"/>
                <w:szCs w:val="26"/>
                <w:rtl/>
              </w:rPr>
              <w:t>شتر</w:t>
            </w:r>
            <w:r w:rsidRPr="004821EC">
              <w:rPr>
                <w:rFonts w:hint="cs"/>
                <w:sz w:val="26"/>
                <w:szCs w:val="26"/>
                <w:rtl/>
              </w:rPr>
              <w:t>ی</w:t>
            </w:r>
            <w:r>
              <w:rPr>
                <w:rFonts w:hint="cs"/>
                <w:sz w:val="26"/>
                <w:szCs w:val="26"/>
                <w:rtl/>
              </w:rPr>
              <w:t>،</w:t>
            </w:r>
            <w:r w:rsidRPr="004821EC">
              <w:rPr>
                <w:sz w:val="26"/>
                <w:szCs w:val="26"/>
                <w:rtl/>
              </w:rPr>
              <w:t xml:space="preserve"> </w:t>
            </w:r>
            <w:r>
              <w:rPr>
                <w:rFonts w:hint="cs"/>
                <w:sz w:val="26"/>
                <w:szCs w:val="26"/>
                <w:rtl/>
              </w:rPr>
              <w:t>احساس می‌شود</w:t>
            </w:r>
            <w:sdt>
              <w:sdtPr>
                <w:rPr>
                  <w:rFonts w:hint="cs"/>
                  <w:color w:val="000000"/>
                  <w:sz w:val="26"/>
                  <w:szCs w:val="26"/>
                  <w:rtl/>
                </w:rPr>
                <w:tag w:val="MENDELEY_CITATION_v3_eyJjaXRhdGlvbklEIjoiTUVOREVMRVlfQ0lUQVRJT05fMzk1OTFlM2MtOGYwOS00OTBlLWE4MWQtM2JiZGVkMDllMDNl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296980547"/>
                <w:placeholder>
                  <w:docPart w:val="DefaultPlaceholder_-1854013440"/>
                </w:placeholder>
              </w:sdtPr>
              <w:sdtContent>
                <w:r w:rsidR="00A92BFD" w:rsidRPr="00A92BFD">
                  <w:rPr>
                    <w:color w:val="000000"/>
                    <w:sz w:val="26"/>
                    <w:szCs w:val="26"/>
                    <w:rtl/>
                  </w:rPr>
                  <w:t>[13]</w:t>
                </w:r>
              </w:sdtContent>
            </w:sdt>
            <w:r w:rsidRPr="004821EC">
              <w:rPr>
                <w:sz w:val="26"/>
                <w:szCs w:val="26"/>
                <w:rtl/>
              </w:rPr>
              <w:t xml:space="preserve">. </w:t>
            </w:r>
            <w:r>
              <w:rPr>
                <w:rFonts w:hint="cs"/>
                <w:sz w:val="26"/>
                <w:szCs w:val="26"/>
                <w:rtl/>
              </w:rPr>
              <w:t>خوشه‌بندی</w:t>
            </w:r>
            <w:r w:rsidRPr="004821EC">
              <w:rPr>
                <w:rFonts w:hint="cs"/>
                <w:sz w:val="26"/>
                <w:szCs w:val="26"/>
                <w:rtl/>
              </w:rPr>
              <w:t xml:space="preserve"> معنایی </w:t>
            </w:r>
            <w:r w:rsidRPr="004821EC">
              <w:rPr>
                <w:sz w:val="26"/>
                <w:szCs w:val="26"/>
                <w:rtl/>
              </w:rPr>
              <w:t>متن را به قالب</w:t>
            </w:r>
            <w:r w:rsidRPr="004821EC">
              <w:rPr>
                <w:rFonts w:hint="cs"/>
                <w:sz w:val="26"/>
                <w:szCs w:val="26"/>
                <w:rtl/>
              </w:rPr>
              <w:t>ی</w:t>
            </w:r>
            <w:r w:rsidRPr="004821EC">
              <w:rPr>
                <w:sz w:val="26"/>
                <w:szCs w:val="26"/>
                <w:rtl/>
              </w:rPr>
              <w:t xml:space="preserve"> </w:t>
            </w:r>
            <w:r>
              <w:rPr>
                <w:rFonts w:hint="cs"/>
                <w:sz w:val="26"/>
                <w:szCs w:val="26"/>
                <w:rtl/>
              </w:rPr>
              <w:t>دودویی</w:t>
            </w:r>
            <w:r w:rsidRPr="004821EC">
              <w:rPr>
                <w:rFonts w:hint="eastAsia"/>
                <w:sz w:val="26"/>
                <w:szCs w:val="26"/>
                <w:rtl/>
              </w:rPr>
              <w:t>،</w:t>
            </w:r>
            <w:r w:rsidRPr="004821EC">
              <w:rPr>
                <w:sz w:val="26"/>
                <w:szCs w:val="26"/>
                <w:rtl/>
              </w:rPr>
              <w:t xml:space="preserve"> پراکنده و مبتن</w:t>
            </w:r>
            <w:r w:rsidRPr="004821EC">
              <w:rPr>
                <w:rFonts w:hint="cs"/>
                <w:sz w:val="26"/>
                <w:szCs w:val="26"/>
                <w:rtl/>
              </w:rPr>
              <w:t>ی</w:t>
            </w:r>
            <w:r w:rsidRPr="004821EC">
              <w:rPr>
                <w:sz w:val="26"/>
                <w:szCs w:val="26"/>
                <w:rtl/>
              </w:rPr>
              <w:t xml:space="preserve"> بر </w:t>
            </w:r>
            <w:r>
              <w:rPr>
                <w:rFonts w:hint="cs"/>
                <w:sz w:val="26"/>
                <w:szCs w:val="26"/>
                <w:rtl/>
              </w:rPr>
              <w:t xml:space="preserve">یک </w:t>
            </w:r>
            <w:r w:rsidR="00891DC3">
              <w:rPr>
                <w:rFonts w:hint="cs"/>
                <w:sz w:val="26"/>
                <w:szCs w:val="26"/>
                <w:rtl/>
              </w:rPr>
              <w:t>نقشه</w:t>
            </w:r>
            <w:r>
              <w:rPr>
                <w:rFonts w:hint="cs"/>
                <w:sz w:val="26"/>
                <w:szCs w:val="26"/>
                <w:rtl/>
              </w:rPr>
              <w:t xml:space="preserve"> </w:t>
            </w:r>
            <w:r w:rsidRPr="004821EC">
              <w:rPr>
                <w:sz w:val="26"/>
                <w:szCs w:val="26"/>
                <w:rtl/>
              </w:rPr>
              <w:t>معنا</w:t>
            </w:r>
            <w:r w:rsidRPr="004821EC">
              <w:rPr>
                <w:rFonts w:hint="cs"/>
                <w:sz w:val="26"/>
                <w:szCs w:val="26"/>
                <w:rtl/>
              </w:rPr>
              <w:t>یی</w:t>
            </w:r>
            <w:r w:rsidR="00922571">
              <w:rPr>
                <w:rStyle w:val="FootnoteReference"/>
                <w:sz w:val="26"/>
                <w:szCs w:val="26"/>
                <w:rtl/>
              </w:rPr>
              <w:footnoteReference w:id="11"/>
            </w:r>
            <w:r w:rsidRPr="004821EC">
              <w:rPr>
                <w:sz w:val="26"/>
                <w:szCs w:val="26"/>
                <w:rtl/>
              </w:rPr>
              <w:t xml:space="preserve"> تبد</w:t>
            </w:r>
            <w:r w:rsidRPr="004821EC">
              <w:rPr>
                <w:rFonts w:hint="cs"/>
                <w:sz w:val="26"/>
                <w:szCs w:val="26"/>
                <w:rtl/>
              </w:rPr>
              <w:t>ی</w:t>
            </w:r>
            <w:r w:rsidRPr="004821EC">
              <w:rPr>
                <w:rFonts w:hint="eastAsia"/>
                <w:sz w:val="26"/>
                <w:szCs w:val="26"/>
                <w:rtl/>
              </w:rPr>
              <w:t>ل</w:t>
            </w:r>
            <w:r w:rsidRPr="004821EC">
              <w:rPr>
                <w:sz w:val="26"/>
                <w:szCs w:val="26"/>
                <w:rtl/>
              </w:rPr>
              <w:t xml:space="preserve"> م</w:t>
            </w:r>
            <w:r w:rsidRPr="004821EC">
              <w:rPr>
                <w:rFonts w:hint="cs"/>
                <w:sz w:val="26"/>
                <w:szCs w:val="26"/>
                <w:rtl/>
              </w:rPr>
              <w:t>ی‌</w:t>
            </w:r>
            <w:r w:rsidRPr="004821EC">
              <w:rPr>
                <w:rFonts w:hint="eastAsia"/>
                <w:sz w:val="26"/>
                <w:szCs w:val="26"/>
                <w:rtl/>
              </w:rPr>
              <w:t>کند</w:t>
            </w:r>
            <w:r w:rsidRPr="004821EC">
              <w:rPr>
                <w:sz w:val="26"/>
                <w:szCs w:val="26"/>
                <w:rtl/>
              </w:rPr>
              <w:t xml:space="preserve"> که ب</w:t>
            </w:r>
            <w:r w:rsidRPr="004821EC">
              <w:rPr>
                <w:rFonts w:hint="cs"/>
                <w:sz w:val="26"/>
                <w:szCs w:val="26"/>
                <w:rtl/>
              </w:rPr>
              <w:t>ی</w:t>
            </w:r>
            <w:r w:rsidRPr="004821EC">
              <w:rPr>
                <w:rFonts w:hint="eastAsia"/>
                <w:sz w:val="26"/>
                <w:szCs w:val="26"/>
                <w:rtl/>
              </w:rPr>
              <w:t>شتر</w:t>
            </w:r>
            <w:r w:rsidRPr="004821EC">
              <w:rPr>
                <w:sz w:val="26"/>
                <w:szCs w:val="26"/>
                <w:rtl/>
              </w:rPr>
              <w:t xml:space="preserve"> شب</w:t>
            </w:r>
            <w:r w:rsidRPr="004821EC">
              <w:rPr>
                <w:rFonts w:hint="cs"/>
                <w:sz w:val="26"/>
                <w:szCs w:val="26"/>
                <w:rtl/>
              </w:rPr>
              <w:t>ی</w:t>
            </w:r>
            <w:r w:rsidRPr="004821EC">
              <w:rPr>
                <w:rFonts w:hint="eastAsia"/>
                <w:sz w:val="26"/>
                <w:szCs w:val="26"/>
                <w:rtl/>
              </w:rPr>
              <w:t>ه</w:t>
            </w:r>
            <w:r w:rsidRPr="004821EC">
              <w:rPr>
                <w:sz w:val="26"/>
                <w:szCs w:val="26"/>
                <w:rtl/>
              </w:rPr>
              <w:t xml:space="preserve"> فرآ</w:t>
            </w:r>
            <w:r w:rsidRPr="004821EC">
              <w:rPr>
                <w:rFonts w:hint="cs"/>
                <w:sz w:val="26"/>
                <w:szCs w:val="26"/>
                <w:rtl/>
              </w:rPr>
              <w:t>ی</w:t>
            </w:r>
            <w:r w:rsidRPr="004821EC">
              <w:rPr>
                <w:rFonts w:hint="eastAsia"/>
                <w:sz w:val="26"/>
                <w:szCs w:val="26"/>
                <w:rtl/>
              </w:rPr>
              <w:t>ندها</w:t>
            </w:r>
            <w:r w:rsidRPr="004821EC">
              <w:rPr>
                <w:rFonts w:hint="cs"/>
                <w:sz w:val="26"/>
                <w:szCs w:val="26"/>
                <w:rtl/>
              </w:rPr>
              <w:t>ی</w:t>
            </w:r>
            <w:r w:rsidRPr="004821EC">
              <w:rPr>
                <w:sz w:val="26"/>
                <w:szCs w:val="26"/>
                <w:rtl/>
              </w:rPr>
              <w:t xml:space="preserve"> مغز</w:t>
            </w:r>
            <w:r w:rsidRPr="004821EC">
              <w:rPr>
                <w:rFonts w:hint="cs"/>
                <w:sz w:val="26"/>
                <w:szCs w:val="26"/>
                <w:rtl/>
              </w:rPr>
              <w:t>ی</w:t>
            </w:r>
            <w:r w:rsidRPr="004821EC">
              <w:rPr>
                <w:sz w:val="26"/>
                <w:szCs w:val="26"/>
                <w:rtl/>
              </w:rPr>
              <w:t xml:space="preserve"> است</w:t>
            </w:r>
            <w:r>
              <w:rPr>
                <w:rFonts w:hint="cs"/>
                <w:sz w:val="26"/>
                <w:szCs w:val="26"/>
                <w:rtl/>
              </w:rPr>
              <w:t xml:space="preserve"> که در آن بدون نیاز به منابع قوی و پردازش</w:t>
            </w:r>
            <w:r>
              <w:rPr>
                <w:rFonts w:hint="eastAsia"/>
                <w:sz w:val="26"/>
                <w:szCs w:val="26"/>
                <w:rtl/>
              </w:rPr>
              <w:t>‌</w:t>
            </w:r>
            <w:r>
              <w:rPr>
                <w:rFonts w:hint="cs"/>
                <w:sz w:val="26"/>
                <w:szCs w:val="26"/>
                <w:rtl/>
              </w:rPr>
              <w:t>های سنگین می‌توان با دقت بالایی به سوالات پاسخ داد</w:t>
            </w:r>
            <w:sdt>
              <w:sdtPr>
                <w:rPr>
                  <w:rFonts w:hint="cs"/>
                  <w:color w:val="000000"/>
                  <w:sz w:val="26"/>
                  <w:szCs w:val="26"/>
                  <w:rtl/>
                </w:rPr>
                <w:tag w:val="MENDELEY_CITATION_v3_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"/>
                <w:id w:val="-87701965"/>
                <w:placeholder>
                  <w:docPart w:val="DefaultPlaceholder_-1854013440"/>
                </w:placeholder>
              </w:sdtPr>
              <w:sdtContent>
                <w:r w:rsidR="00A92BFD" w:rsidRPr="00A92BFD">
                  <w:rPr>
                    <w:color w:val="000000"/>
                    <w:sz w:val="26"/>
                    <w:szCs w:val="26"/>
                    <w:rtl/>
                  </w:rPr>
                  <w:t>[19]</w:t>
                </w:r>
              </w:sdtContent>
            </w:sdt>
            <w:r>
              <w:rPr>
                <w:rFonts w:hint="cs"/>
                <w:sz w:val="26"/>
                <w:szCs w:val="26"/>
                <w:rtl/>
              </w:rPr>
              <w:t>.</w:t>
            </w:r>
            <w:r w:rsidR="00E63A1D">
              <w:rPr>
                <w:rFonts w:hint="cs"/>
                <w:sz w:val="26"/>
                <w:szCs w:val="26"/>
                <w:rtl/>
              </w:rPr>
              <w:t xml:space="preserve"> </w:t>
            </w:r>
            <w:r>
              <w:rPr>
                <w:rFonts w:hint="cs"/>
                <w:sz w:val="26"/>
                <w:szCs w:val="26"/>
                <w:rtl/>
              </w:rPr>
              <w:t>در این روش</w:t>
            </w:r>
            <w:r w:rsidR="00E63A1D">
              <w:rPr>
                <w:rFonts w:hint="cs"/>
                <w:sz w:val="26"/>
                <w:szCs w:val="26"/>
                <w:rtl/>
              </w:rPr>
              <w:t>،</w:t>
            </w:r>
            <w:r>
              <w:rPr>
                <w:rFonts w:hint="cs"/>
                <w:sz w:val="26"/>
                <w:szCs w:val="26"/>
                <w:rtl/>
              </w:rPr>
              <w:t xml:space="preserve"> با تقلید از روش یادگیری در مغز انسان و ایجاد یک </w:t>
            </w:r>
            <w:r w:rsidR="00891DC3">
              <w:rPr>
                <w:rFonts w:hint="cs"/>
                <w:sz w:val="26"/>
                <w:szCs w:val="26"/>
                <w:rtl/>
              </w:rPr>
              <w:t>نقشه</w:t>
            </w:r>
            <w:r>
              <w:rPr>
                <w:rFonts w:hint="cs"/>
                <w:sz w:val="26"/>
                <w:szCs w:val="26"/>
                <w:rtl/>
              </w:rPr>
              <w:t xml:space="preserve"> معنایی زمینه برای پاسخگویی دقیق‌تر و در زمان کمتر فراهم شده است</w:t>
            </w:r>
            <w:sdt>
              <w:sdtPr>
                <w:rPr>
                  <w:rFonts w:hint="cs"/>
                  <w:color w:val="000000"/>
                  <w:sz w:val="26"/>
                  <w:szCs w:val="26"/>
                  <w:rtl/>
                </w:rPr>
                <w:tag w:val="MENDELEY_CITATION_v3_eyJjaXRhdGlvbklEIjoiTUVOREVMRVlfQ0lUQVRJT05fZGZlNjA4NmUtMGE5Zi00ODZiLThlZTEtODA3ZTdkMTI5OGRl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
                <w:id w:val="1650406619"/>
                <w:placeholder>
                  <w:docPart w:val="DefaultPlaceholder_-1854013440"/>
                </w:placeholder>
              </w:sdtPr>
              <w:sdtContent>
                <w:r w:rsidR="00A92BFD" w:rsidRPr="00A92BFD">
                  <w:rPr>
                    <w:color w:val="000000"/>
                    <w:sz w:val="26"/>
                    <w:szCs w:val="26"/>
                    <w:rtl/>
                  </w:rPr>
                  <w:t>[13]</w:t>
                </w:r>
              </w:sdtContent>
            </w:sdt>
            <w:r>
              <w:rPr>
                <w:rFonts w:hint="cs"/>
                <w:sz w:val="26"/>
                <w:szCs w:val="26"/>
                <w:rtl/>
              </w:rPr>
              <w:t>.</w:t>
            </w:r>
          </w:p>
          <w:p w14:paraId="27D2CC98" w14:textId="38156742" w:rsidR="00213A25" w:rsidRDefault="00213A25" w:rsidP="00E63A1D">
            <w:pPr>
              <w:rPr>
                <w:sz w:val="26"/>
                <w:szCs w:val="26"/>
              </w:rPr>
            </w:pPr>
            <w:r>
              <w:rPr>
                <w:rFonts w:cs="Calibri"/>
                <w:noProof/>
                <w:sz w:val="26"/>
                <w:szCs w:val="26"/>
                <w:rtl/>
                <w:lang w:val="fa-IR"/>
              </w:rPr>
              <w:lastRenderedPageBreak/>
              <mc:AlternateContent>
                <mc:Choice Requires="wpg">
                  <w:drawing>
                    <wp:anchor distT="0" distB="0" distL="114300" distR="114300" simplePos="0" relativeHeight="251741184" behindDoc="0" locked="0" layoutInCell="1" allowOverlap="1" wp14:anchorId="1B776A4A" wp14:editId="51B65044">
                      <wp:simplePos x="0" y="0"/>
                      <wp:positionH relativeFrom="column">
                        <wp:posOffset>21590</wp:posOffset>
                      </wp:positionH>
                      <wp:positionV relativeFrom="paragraph">
                        <wp:posOffset>217541</wp:posOffset>
                      </wp:positionV>
                      <wp:extent cx="6155690" cy="3096260"/>
                      <wp:effectExtent l="0" t="0" r="16510" b="8890"/>
                      <wp:wrapTopAndBottom/>
                      <wp:docPr id="8806102" name="trend"/>
                      <wp:cNvGraphicFramePr/>
                      <a:graphic xmlns:a="http://schemas.openxmlformats.org/drawingml/2006/main">
                        <a:graphicData uri="http://schemas.microsoft.com/office/word/2010/wordprocessingGroup">
                          <wpg:wgp>
                            <wpg:cNvGrpSpPr/>
                            <wpg:grpSpPr>
                              <a:xfrm>
                                <a:off x="0" y="0"/>
                                <a:ext cx="6155690" cy="3096260"/>
                                <a:chOff x="0" y="0"/>
                                <a:chExt cx="6155690" cy="3096260"/>
                              </a:xfrm>
                            </wpg:grpSpPr>
                            <wps:wsp>
                              <wps:cNvPr id="2008904559" name="Text Box fig"/>
                              <wps:cNvSpPr txBox="1"/>
                              <wps:spPr>
                                <a:xfrm>
                                  <a:off x="19050" y="2762250"/>
                                  <a:ext cx="6136640" cy="334010"/>
                                </a:xfrm>
                                <a:prstGeom prst="rect">
                                  <a:avLst/>
                                </a:prstGeom>
                                <a:solidFill>
                                  <a:prstClr val="white"/>
                                </a:solidFill>
                                <a:ln>
                                  <a:noFill/>
                                </a:ln>
                              </wps:spPr>
                              <wps:txbx>
                                <w:txbxContent>
                                  <w:p w14:paraId="562304F3" w14:textId="747AF1A9" w:rsidR="005E5BBB" w:rsidRPr="000C337F" w:rsidRDefault="000C337F" w:rsidP="000C337F">
                                    <w:pPr>
                                      <w:pStyle w:val="Caption"/>
                                      <w:bidi/>
                                      <w:jc w:val="center"/>
                                      <w:rPr>
                                        <w:rFonts w:ascii="Times New Roman" w:hAnsi="Times New Roman"/>
                                        <w:noProof/>
                                        <w:sz w:val="22"/>
                                        <w:szCs w:val="22"/>
                                        <w:lang w:val="fa-IR"/>
                                      </w:rPr>
                                    </w:pPr>
                                    <w:r w:rsidRPr="000C337F">
                                      <w:rPr>
                                        <w:rFonts w:hint="cs"/>
                                        <w:noProof/>
                                        <w:sz w:val="22"/>
                                        <w:szCs w:val="22"/>
                                        <w:rtl/>
                                        <w:lang w:val="fa-IR"/>
                                      </w:rPr>
                                      <w:t xml:space="preserve">شکل </w:t>
                                    </w:r>
                                    <w:r w:rsidR="005E5BBB" w:rsidRPr="000C337F">
                                      <w:rPr>
                                        <w:noProof/>
                                        <w:sz w:val="22"/>
                                        <w:szCs w:val="22"/>
                                        <w:rtl/>
                                        <w:lang w:val="fa-IR"/>
                                      </w:rPr>
                                      <w:fldChar w:fldCharType="begin"/>
                                    </w:r>
                                    <w:r w:rsidR="005E5BBB" w:rsidRPr="000C337F">
                                      <w:rPr>
                                        <w:noProof/>
                                        <w:sz w:val="22"/>
                                        <w:szCs w:val="22"/>
                                        <w:rtl/>
                                        <w:lang w:val="fa-IR"/>
                                      </w:rPr>
                                      <w:instrText xml:space="preserve"> </w:instrText>
                                    </w:r>
                                    <w:r w:rsidR="005E5BBB" w:rsidRPr="000C337F">
                                      <w:rPr>
                                        <w:noProof/>
                                        <w:sz w:val="22"/>
                                        <w:szCs w:val="22"/>
                                        <w:lang w:val="fa-IR"/>
                                      </w:rPr>
                                      <w:instrText>SEQ</w:instrText>
                                    </w:r>
                                    <w:r w:rsidR="005E5BBB" w:rsidRPr="000C337F">
                                      <w:rPr>
                                        <w:noProof/>
                                        <w:sz w:val="22"/>
                                        <w:szCs w:val="22"/>
                                        <w:rtl/>
                                        <w:lang w:val="fa-IR"/>
                                      </w:rPr>
                                      <w:instrText xml:space="preserve"> </w:instrText>
                                    </w:r>
                                    <w:r w:rsidR="005E5BBB" w:rsidRPr="000C337F">
                                      <w:rPr>
                                        <w:noProof/>
                                        <w:sz w:val="22"/>
                                        <w:szCs w:val="22"/>
                                        <w:lang w:val="fa-IR"/>
                                      </w:rPr>
                                      <w:instrText>Figure \* ARABIC</w:instrText>
                                    </w:r>
                                    <w:r w:rsidR="005E5BBB" w:rsidRPr="000C337F">
                                      <w:rPr>
                                        <w:noProof/>
                                        <w:sz w:val="22"/>
                                        <w:szCs w:val="22"/>
                                        <w:rtl/>
                                        <w:lang w:val="fa-IR"/>
                                      </w:rPr>
                                      <w:instrText xml:space="preserve"> </w:instrText>
                                    </w:r>
                                    <w:r w:rsidR="005E5BBB" w:rsidRPr="000C337F">
                                      <w:rPr>
                                        <w:noProof/>
                                        <w:sz w:val="22"/>
                                        <w:szCs w:val="22"/>
                                        <w:rtl/>
                                        <w:lang w:val="fa-IR"/>
                                      </w:rPr>
                                      <w:fldChar w:fldCharType="separate"/>
                                    </w:r>
                                    <w:r w:rsidR="009E1032">
                                      <w:rPr>
                                        <w:noProof/>
                                        <w:sz w:val="22"/>
                                        <w:szCs w:val="22"/>
                                        <w:rtl/>
                                        <w:lang w:val="fa-IR"/>
                                      </w:rPr>
                                      <w:t>2</w:t>
                                    </w:r>
                                    <w:r w:rsidR="005E5BBB" w:rsidRPr="000C337F">
                                      <w:rPr>
                                        <w:noProof/>
                                        <w:sz w:val="22"/>
                                        <w:szCs w:val="22"/>
                                        <w:rtl/>
                                        <w:lang w:val="fa-IR"/>
                                      </w:rPr>
                                      <w:fldChar w:fldCharType="end"/>
                                    </w:r>
                                    <w:r w:rsidRPr="000C337F">
                                      <w:rPr>
                                        <w:rFonts w:hint="cs"/>
                                        <w:noProof/>
                                        <w:sz w:val="22"/>
                                        <w:szCs w:val="22"/>
                                        <w:rtl/>
                                        <w:lang w:val="fa-IR"/>
                                      </w:rPr>
                                      <w:t>. نقشه</w:t>
                                    </w:r>
                                    <w:r w:rsidR="00B5172B">
                                      <w:rPr>
                                        <w:rFonts w:hint="eastAsia"/>
                                        <w:noProof/>
                                        <w:sz w:val="22"/>
                                        <w:szCs w:val="22"/>
                                        <w:rtl/>
                                        <w:lang w:val="fa-IR"/>
                                      </w:rPr>
                                      <w:t>‌</w:t>
                                    </w:r>
                                    <w:r w:rsidRPr="000C337F">
                                      <w:rPr>
                                        <w:rFonts w:hint="cs"/>
                                        <w:noProof/>
                                        <w:sz w:val="22"/>
                                        <w:szCs w:val="22"/>
                                        <w:rtl/>
                                        <w:lang w:val="fa-IR"/>
                                      </w:rPr>
                                      <w:t>راه مراحل مختلف پژوهش</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41792574" name="titles"/>
                              <wpg:cNvGrpSpPr/>
                              <wpg:grpSpPr>
                                <a:xfrm>
                                  <a:off x="0" y="292100"/>
                                  <a:ext cx="6148705" cy="2334260"/>
                                  <a:chOff x="0" y="0"/>
                                  <a:chExt cx="6148705" cy="2334260"/>
                                </a:xfrm>
                              </wpg:grpSpPr>
                              <wps:wsp>
                                <wps:cNvPr id="215999175" name="10"/>
                                <wps:cNvSpPr/>
                                <wps:spPr>
                                  <a:xfrm>
                                    <a:off x="0" y="1639570"/>
                                    <a:ext cx="1254760" cy="694690"/>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2C6340F2" w14:textId="34654143" w:rsidR="00A576E5" w:rsidRPr="00AE4DA8" w:rsidRDefault="00A576E5" w:rsidP="00A576E5">
                                      <w:pPr>
                                        <w:jc w:val="center"/>
                                        <w:rPr>
                                          <w:b/>
                                          <w:bCs/>
                                          <w:szCs w:val="26"/>
                                          <w14:textOutline w14:w="38100" w14:cap="rnd" w14:cmpd="sng" w14:algn="ctr">
                                            <w14:solidFill>
                                              <w14:srgbClr w14:val="000000"/>
                                            </w14:solidFill>
                                            <w14:prstDash w14:val="solid"/>
                                            <w14:bevel/>
                                          </w14:textOutline>
                                        </w:rPr>
                                      </w:pPr>
                                      <w:r>
                                        <w:rPr>
                                          <w:rFonts w:hint="cs"/>
                                          <w:b/>
                                          <w:bCs/>
                                          <w:szCs w:val="26"/>
                                          <w:rtl/>
                                        </w:rPr>
                                        <w:t>ارزیابی و مقایسه با سایر روش‌ها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628323" name="9"/>
                                <wps:cNvSpPr/>
                                <wps:spPr>
                                  <a:xfrm>
                                    <a:off x="1497330" y="1640205"/>
                                    <a:ext cx="1097280" cy="694055"/>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76005A38" w14:textId="040D8480" w:rsidR="00A576E5" w:rsidRPr="00AE4DA8" w:rsidRDefault="002B4316" w:rsidP="00A576E5">
                                      <w:pPr>
                                        <w:jc w:val="center"/>
                                        <w:rPr>
                                          <w:b/>
                                          <w:bCs/>
                                          <w:szCs w:val="26"/>
                                          <w14:textOutline w14:w="38100" w14:cap="rnd" w14:cmpd="sng" w14:algn="ctr">
                                            <w14:solidFill>
                                              <w14:srgbClr w14:val="000000"/>
                                            </w14:solidFill>
                                            <w14:prstDash w14:val="solid"/>
                                            <w14:bevel/>
                                          </w14:textOutline>
                                        </w:rPr>
                                      </w:pPr>
                                      <w:r>
                                        <w:rPr>
                                          <w:rFonts w:hint="cs"/>
                                          <w:b/>
                                          <w:bCs/>
                                          <w:szCs w:val="26"/>
                                          <w:rtl/>
                                        </w:rPr>
                                        <w:t>تعیین پاسخ صحیح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052796" name="8"/>
                                <wps:cNvSpPr/>
                                <wps:spPr>
                                  <a:xfrm>
                                    <a:off x="2863850" y="1640205"/>
                                    <a:ext cx="1554480" cy="694055"/>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121A96DD" w14:textId="71470A4E" w:rsidR="00382C85" w:rsidRPr="00AE4DA8" w:rsidRDefault="00382C85" w:rsidP="00AE4DA8">
                                      <w:pPr>
                                        <w:jc w:val="center"/>
                                        <w:rPr>
                                          <w:b/>
                                          <w:bCs/>
                                          <w:szCs w:val="26"/>
                                          <w14:textOutline w14:w="38100" w14:cap="rnd" w14:cmpd="sng" w14:algn="ctr">
                                            <w14:solidFill>
                                              <w14:srgbClr w14:val="000000"/>
                                            </w14:solidFill>
                                            <w14:prstDash w14:val="solid"/>
                                            <w14:bevel/>
                                          </w14:textOutline>
                                        </w:rPr>
                                      </w:pPr>
                                      <w:r>
                                        <w:rPr>
                                          <w:rFonts w:hint="cs"/>
                                          <w:b/>
                                          <w:bCs/>
                                          <w:szCs w:val="26"/>
                                          <w:rtl/>
                                        </w:rPr>
                                        <w:t>جست‌جو در اثرانگشت</w:t>
                                      </w:r>
                                      <w:r>
                                        <w:rPr>
                                          <w:rFonts w:hint="eastAsia"/>
                                          <w:b/>
                                          <w:bCs/>
                                          <w:szCs w:val="26"/>
                                          <w:rtl/>
                                        </w:rPr>
                                        <w:t>‌</w:t>
                                      </w:r>
                                      <w:r>
                                        <w:rPr>
                                          <w:rFonts w:hint="cs"/>
                                          <w:b/>
                                          <w:bCs/>
                                          <w:szCs w:val="26"/>
                                          <w:rtl/>
                                        </w:rPr>
                                        <w:t>های معنایی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088612" name="7"/>
                                <wps:cNvSpPr/>
                                <wps:spPr>
                                  <a:xfrm>
                                    <a:off x="4591050" y="1639570"/>
                                    <a:ext cx="1557655" cy="694690"/>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10B3B504" w14:textId="2A82D591" w:rsidR="00E4098E" w:rsidRPr="00AE4DA8" w:rsidRDefault="00E4098E" w:rsidP="00AE4DA8">
                                      <w:pPr>
                                        <w:jc w:val="center"/>
                                        <w:rPr>
                                          <w:b/>
                                          <w:bCs/>
                                          <w:szCs w:val="26"/>
                                          <w14:textOutline w14:w="38100" w14:cap="rnd" w14:cmpd="sng" w14:algn="ctr">
                                            <w14:solidFill>
                                              <w14:srgbClr w14:val="000000"/>
                                            </w14:solidFill>
                                            <w14:prstDash w14:val="solid"/>
                                            <w14:bevel/>
                                          </w14:textOutline>
                                        </w:rPr>
                                      </w:pPr>
                                      <w:r>
                                        <w:rPr>
                                          <w:rFonts w:hint="cs"/>
                                          <w:b/>
                                          <w:bCs/>
                                          <w:szCs w:val="26"/>
                                          <w:rtl/>
                                        </w:rPr>
                                        <w:t>پرس‌و‌جوی کاربر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6789475" name="6"/>
                                <wps:cNvSpPr/>
                                <wps:spPr>
                                  <a:xfrm>
                                    <a:off x="2815590" y="820420"/>
                                    <a:ext cx="1554480" cy="694055"/>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67CB6BA3" w14:textId="648B11A3" w:rsidR="00AE4DA8" w:rsidRPr="00AE4DA8" w:rsidRDefault="001E5572" w:rsidP="00AE4DA8">
                                      <w:pPr>
                                        <w:jc w:val="center"/>
                                        <w:rPr>
                                          <w:b/>
                                          <w:bCs/>
                                          <w:szCs w:val="26"/>
                                          <w14:textOutline w14:w="38100" w14:cap="rnd" w14:cmpd="sng" w14:algn="ctr">
                                            <w14:solidFill>
                                              <w14:srgbClr w14:val="000000"/>
                                            </w14:solidFill>
                                            <w14:prstDash w14:val="solid"/>
                                            <w14:bevel/>
                                          </w14:textOutline>
                                        </w:rPr>
                                      </w:pPr>
                                      <w:r>
                                        <w:rPr>
                                          <w:rFonts w:hint="cs"/>
                                          <w:b/>
                                          <w:bCs/>
                                          <w:szCs w:val="26"/>
                                          <w:rtl/>
                                        </w:rPr>
                                        <w:t>نمایه سازی پایگاه داده</w:t>
                                      </w:r>
                                      <w:r w:rsidR="00A576E5">
                                        <w:rPr>
                                          <w:rFonts w:hint="cs"/>
                                          <w:b/>
                                          <w:bCs/>
                                          <w:szCs w:val="26"/>
                                          <w:rtl/>
                                        </w:rPr>
                                        <w:t xml:space="preserve"> اثرانگشت</w:t>
                                      </w:r>
                                      <w:r w:rsidR="00A576E5">
                                        <w:rPr>
                                          <w:rFonts w:hint="eastAsia"/>
                                          <w:b/>
                                          <w:bCs/>
                                          <w:szCs w:val="26"/>
                                          <w:rtl/>
                                        </w:rPr>
                                        <w:t>‌</w:t>
                                      </w:r>
                                      <w:r w:rsidR="00A576E5">
                                        <w:rPr>
                                          <w:rFonts w:hint="cs"/>
                                          <w:b/>
                                          <w:bCs/>
                                          <w:szCs w:val="26"/>
                                          <w:rtl/>
                                        </w:rPr>
                                        <w:t>های معنایی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5773658" name="5"/>
                                <wps:cNvSpPr/>
                                <wps:spPr>
                                  <a:xfrm>
                                    <a:off x="558800" y="820420"/>
                                    <a:ext cx="1554480" cy="694055"/>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7A463D49" w14:textId="77777777" w:rsidR="002B4316" w:rsidRPr="002B4316" w:rsidRDefault="002B4316" w:rsidP="002B4316">
                                      <w:pPr>
                                        <w:jc w:val="center"/>
                                        <w:rPr>
                                          <w:b/>
                                          <w:bCs/>
                                          <w:szCs w:val="26"/>
                                        </w:rPr>
                                      </w:pPr>
                                      <w:r w:rsidRPr="002B4316">
                                        <w:rPr>
                                          <w:rFonts w:hint="cs"/>
                                          <w:b/>
                                          <w:bCs/>
                                          <w:szCs w:val="26"/>
                                          <w:rtl/>
                                        </w:rPr>
                                        <w:t>بررسی و تنظیم معیارها</w:t>
                                      </w:r>
                                    </w:p>
                                    <w:p w14:paraId="02E4A6D6" w14:textId="71BCFD17" w:rsidR="00A576E5" w:rsidRPr="00AE4DA8" w:rsidRDefault="00A576E5" w:rsidP="00A576E5">
                                      <w:pPr>
                                        <w:jc w:val="center"/>
                                        <w:rPr>
                                          <w:b/>
                                          <w:bCs/>
                                          <w:szCs w:val="26"/>
                                          <w14:textOutline w14:w="38100"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8187101" name="4"/>
                                <wps:cNvSpPr/>
                                <wps:spPr>
                                  <a:xfrm>
                                    <a:off x="0" y="0"/>
                                    <a:ext cx="1093470" cy="694690"/>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0A2C5552" w14:textId="77777777" w:rsidR="00F77FDD" w:rsidRDefault="00F77FDD" w:rsidP="00A576E5">
                                      <w:pPr>
                                        <w:jc w:val="center"/>
                                        <w:rPr>
                                          <w:b/>
                                          <w:bCs/>
                                          <w:szCs w:val="26"/>
                                          <w:rtl/>
                                        </w:rPr>
                                      </w:pPr>
                                      <w:r>
                                        <w:rPr>
                                          <w:rFonts w:hint="cs"/>
                                          <w:b/>
                                          <w:bCs/>
                                          <w:szCs w:val="26"/>
                                          <w:rtl/>
                                        </w:rPr>
                                        <w:t>ایجاد</w:t>
                                      </w:r>
                                    </w:p>
                                    <w:p w14:paraId="1611B7C5" w14:textId="3AB42064" w:rsidR="00A576E5" w:rsidRPr="00AE4DA8" w:rsidRDefault="00891DC3" w:rsidP="00A576E5">
                                      <w:pPr>
                                        <w:jc w:val="center"/>
                                        <w:rPr>
                                          <w:b/>
                                          <w:bCs/>
                                          <w:szCs w:val="26"/>
                                          <w14:textOutline w14:w="38100" w14:cap="rnd" w14:cmpd="sng" w14:algn="ctr">
                                            <w14:solidFill>
                                              <w14:srgbClr w14:val="000000"/>
                                            </w14:solidFill>
                                            <w14:prstDash w14:val="solid"/>
                                            <w14:bevel/>
                                          </w14:textOutline>
                                        </w:rPr>
                                      </w:pPr>
                                      <w:r>
                                        <w:rPr>
                                          <w:rFonts w:hint="cs"/>
                                          <w:b/>
                                          <w:bCs/>
                                          <w:szCs w:val="26"/>
                                          <w:rtl/>
                                        </w:rPr>
                                        <w:t>نقشه</w:t>
                                      </w:r>
                                      <w:r w:rsidR="00F77FDD">
                                        <w:rPr>
                                          <w:rFonts w:hint="cs"/>
                                          <w:b/>
                                          <w:bCs/>
                                          <w:szCs w:val="26"/>
                                          <w:rtl/>
                                        </w:rPr>
                                        <w:t xml:space="preserve"> معنایی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8627318" name="3"/>
                                <wps:cNvSpPr/>
                                <wps:spPr>
                                  <a:xfrm>
                                    <a:off x="1314450" y="0"/>
                                    <a:ext cx="1280160" cy="694690"/>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7F2396EB" w14:textId="194112F2" w:rsidR="00827983" w:rsidRPr="00AE4DA8" w:rsidRDefault="00827983" w:rsidP="00A576E5">
                                      <w:pPr>
                                        <w:jc w:val="center"/>
                                        <w:rPr>
                                          <w:b/>
                                          <w:bCs/>
                                          <w:szCs w:val="26"/>
                                          <w:rtl/>
                                          <w14:textOutline w14:w="38100" w14:cap="rnd" w14:cmpd="sng" w14:algn="ctr">
                                            <w14:solidFill>
                                              <w14:srgbClr w14:val="000000"/>
                                            </w14:solidFill>
                                            <w14:prstDash w14:val="solid"/>
                                            <w14:bevel/>
                                          </w14:textOutline>
                                        </w:rPr>
                                      </w:pPr>
                                      <w:r>
                                        <w:rPr>
                                          <w:rFonts w:hint="cs"/>
                                          <w:b/>
                                          <w:bCs/>
                                          <w:szCs w:val="26"/>
                                          <w:rtl/>
                                        </w:rPr>
                                        <w:t>استفاده از شبکه واژگان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434514" name="2"/>
                                <wps:cNvSpPr/>
                                <wps:spPr>
                                  <a:xfrm>
                                    <a:off x="2815590" y="0"/>
                                    <a:ext cx="1554480" cy="694690"/>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223862C9" w14:textId="1443C364" w:rsidR="00827983" w:rsidRPr="00AE4DA8" w:rsidRDefault="00827983" w:rsidP="00A576E5">
                                      <w:pPr>
                                        <w:jc w:val="center"/>
                                        <w:rPr>
                                          <w:b/>
                                          <w:bCs/>
                                          <w:szCs w:val="26"/>
                                          <w:rtl/>
                                          <w14:textOutline w14:w="38100" w14:cap="rnd" w14:cmpd="sng" w14:algn="ctr">
                                            <w14:solidFill>
                                              <w14:srgbClr w14:val="000000"/>
                                            </w14:solidFill>
                                            <w14:prstDash w14:val="solid"/>
                                            <w14:bevel/>
                                          </w14:textOutline>
                                        </w:rPr>
                                      </w:pPr>
                                      <w:r>
                                        <w:rPr>
                                          <w:rFonts w:hint="cs"/>
                                          <w:b/>
                                          <w:bCs/>
                                          <w:szCs w:val="26"/>
                                          <w:rtl/>
                                        </w:rPr>
                                        <w:t>پیش</w:t>
                                      </w:r>
                                      <w:r>
                                        <w:rPr>
                                          <w:rFonts w:hint="eastAsia"/>
                                          <w:b/>
                                          <w:bCs/>
                                          <w:szCs w:val="26"/>
                                          <w:rtl/>
                                        </w:rPr>
                                        <w:t>‌</w:t>
                                      </w:r>
                                      <w:r>
                                        <w:rPr>
                                          <w:rFonts w:hint="cs"/>
                                          <w:b/>
                                          <w:bCs/>
                                          <w:szCs w:val="26"/>
                                          <w:rtl/>
                                        </w:rPr>
                                        <w:t>پردازش مفاهیم معنایی مجزا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5566389" name="1"/>
                                <wps:cNvSpPr/>
                                <wps:spPr>
                                  <a:xfrm>
                                    <a:off x="4591050" y="0"/>
                                    <a:ext cx="1557655" cy="694690"/>
                                  </a:xfrm>
                                  <a:prstGeom prst="roundRect">
                                    <a:avLst>
                                      <a:gd name="adj" fmla="val 24977"/>
                                    </a:avLst>
                                  </a:prstGeom>
                                  <a:ln/>
                                </wps:spPr>
                                <wps:style>
                                  <a:lnRef idx="1">
                                    <a:schemeClr val="accent1"/>
                                  </a:lnRef>
                                  <a:fillRef idx="2">
                                    <a:schemeClr val="accent1"/>
                                  </a:fillRef>
                                  <a:effectRef idx="1">
                                    <a:schemeClr val="accent1"/>
                                  </a:effectRef>
                                  <a:fontRef idx="minor">
                                    <a:schemeClr val="dk1"/>
                                  </a:fontRef>
                                </wps:style>
                                <wps:txbx>
                                  <w:txbxContent>
                                    <w:p w14:paraId="5B95F3D2" w14:textId="69D0A0DE" w:rsidR="00AE4DA8" w:rsidRPr="00AE4DA8" w:rsidRDefault="00AE4DA8" w:rsidP="00AE4DA8">
                                      <w:pPr>
                                        <w:jc w:val="center"/>
                                        <w:rPr>
                                          <w:b/>
                                          <w:bCs/>
                                          <w:szCs w:val="26"/>
                                          <w14:textOutline w14:w="38100" w14:cap="rnd" w14:cmpd="sng" w14:algn="ctr">
                                            <w14:solidFill>
                                              <w14:srgbClr w14:val="000000"/>
                                            </w14:solidFill>
                                            <w14:prstDash w14:val="solid"/>
                                            <w14:bevel/>
                                          </w14:textOutline>
                                        </w:rPr>
                                      </w:pPr>
                                      <w:r w:rsidRPr="00AE4DA8">
                                        <w:rPr>
                                          <w:rFonts w:hint="cs"/>
                                          <w:b/>
                                          <w:bCs/>
                                          <w:szCs w:val="26"/>
                                          <w:rtl/>
                                        </w:rPr>
                                        <w:t>تقسیم</w:t>
                                      </w:r>
                                      <w:r>
                                        <w:rPr>
                                          <w:rFonts w:hint="cs"/>
                                          <w:b/>
                                          <w:bCs/>
                                          <w:szCs w:val="26"/>
                                          <w:rtl/>
                                        </w:rPr>
                                        <w:t xml:space="preserve"> مجموعه داده‌ها به مفاهیم معنایی مجزا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45356325" name="directions"/>
                              <wpg:cNvGrpSpPr/>
                              <wpg:grpSpPr>
                                <a:xfrm>
                                  <a:off x="292100" y="552450"/>
                                  <a:ext cx="4293870" cy="1835150"/>
                                  <a:chOff x="0" y="0"/>
                                  <a:chExt cx="4293870" cy="1835150"/>
                                </a:xfrm>
                              </wpg:grpSpPr>
                              <wps:wsp>
                                <wps:cNvPr id="1286489779" name="Arrow: Left 7"/>
                                <wps:cNvSpPr/>
                                <wps:spPr>
                                  <a:xfrm>
                                    <a:off x="4019550" y="0"/>
                                    <a:ext cx="274320" cy="209550"/>
                                  </a:xfrm>
                                  <a:prstGeom prst="leftArrow">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225603" name="Arrow: Bent 9"/>
                                <wps:cNvSpPr/>
                                <wps:spPr>
                                  <a:xfrm flipV="1">
                                    <a:off x="0" y="438150"/>
                                    <a:ext cx="274320" cy="594360"/>
                                  </a:xfrm>
                                  <a:prstGeom prst="bentArrow">
                                    <a:avLst>
                                      <a:gd name="adj1" fmla="val 41203"/>
                                      <a:gd name="adj2" fmla="val 45833"/>
                                      <a:gd name="adj3" fmla="val 38889"/>
                                      <a:gd name="adj4" fmla="val 43750"/>
                                    </a:avLst>
                                  </a:prstGeom>
                                  <a:solidFill>
                                    <a:schemeClr val="accent5">
                                      <a:lumMod val="5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720739" name="Arrow: Up-Down 10"/>
                                <wps:cNvSpPr/>
                                <wps:spPr>
                                  <a:xfrm rot="5400000">
                                    <a:off x="2031683" y="577532"/>
                                    <a:ext cx="286385" cy="640080"/>
                                  </a:xfrm>
                                  <a:prstGeom prst="upDownArrow">
                                    <a:avLst>
                                      <a:gd name="adj1" fmla="val 34821"/>
                                      <a:gd name="adj2" fmla="val 50233"/>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6255636" name="Arrow: Left 7"/>
                                <wps:cNvSpPr/>
                                <wps:spPr>
                                  <a:xfrm>
                                    <a:off x="2241550" y="6350"/>
                                    <a:ext cx="274320" cy="209550"/>
                                  </a:xfrm>
                                  <a:prstGeom prst="leftArrow">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5756675" name="Arrow: Left 7"/>
                                <wps:cNvSpPr/>
                                <wps:spPr>
                                  <a:xfrm>
                                    <a:off x="742950" y="0"/>
                                    <a:ext cx="274320" cy="209550"/>
                                  </a:xfrm>
                                  <a:prstGeom prst="leftArrow">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97650" name="Arrow: Left 7"/>
                                <wps:cNvSpPr/>
                                <wps:spPr>
                                  <a:xfrm rot="16200000">
                                    <a:off x="3225482" y="1250633"/>
                                    <a:ext cx="182880" cy="209550"/>
                                  </a:xfrm>
                                  <a:prstGeom prst="leftArrow">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579261" name="Arrow: Left 7"/>
                                <wps:cNvSpPr/>
                                <wps:spPr>
                                  <a:xfrm>
                                    <a:off x="4108450" y="1619250"/>
                                    <a:ext cx="182880" cy="209550"/>
                                  </a:xfrm>
                                  <a:prstGeom prst="leftArrow">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748705" name="Arrow: Left 7"/>
                                <wps:cNvSpPr/>
                                <wps:spPr>
                                  <a:xfrm>
                                    <a:off x="2292350" y="1625600"/>
                                    <a:ext cx="274320" cy="209550"/>
                                  </a:xfrm>
                                  <a:prstGeom prst="leftArrow">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739528" name="Arrow: Left 7"/>
                                <wps:cNvSpPr/>
                                <wps:spPr>
                                  <a:xfrm>
                                    <a:off x="927100" y="1619250"/>
                                    <a:ext cx="274320" cy="209550"/>
                                  </a:xfrm>
                                  <a:prstGeom prst="leftArrow">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98564879" name="numbers"/>
                              <wpg:cNvGrpSpPr/>
                              <wpg:grpSpPr>
                                <a:xfrm>
                                  <a:off x="323850" y="0"/>
                                  <a:ext cx="5185410" cy="1982470"/>
                                  <a:chOff x="0" y="0"/>
                                  <a:chExt cx="5185410" cy="1982470"/>
                                </a:xfrm>
                              </wpg:grpSpPr>
                              <wps:wsp>
                                <wps:cNvPr id="1294017510" name="Text Box 3"/>
                                <wps:cNvSpPr txBox="1"/>
                                <wps:spPr>
                                  <a:xfrm>
                                    <a:off x="1454150" y="0"/>
                                    <a:ext cx="327660" cy="337820"/>
                                  </a:xfrm>
                                  <a:prstGeom prst="rect">
                                    <a:avLst/>
                                  </a:prstGeom>
                                  <a:noFill/>
                                  <a:ln w="6350">
                                    <a:noFill/>
                                  </a:ln>
                                </wps:spPr>
                                <wps:txbx>
                                  <w:txbxContent>
                                    <w:p w14:paraId="1C2B401A" w14:textId="2203AFB5" w:rsidR="00E63A1D" w:rsidRPr="00E63A1D" w:rsidRDefault="0055788F">
                                      <w:pPr>
                                        <w:rPr>
                                          <w:color w:val="FF0000"/>
                                          <w:u w:val="single"/>
                                        </w:rPr>
                                      </w:pPr>
                                      <w:r>
                                        <w:rPr>
                                          <w:rFonts w:hint="cs"/>
                                          <w:color w:val="FF0000"/>
                                          <w:u w:val="single"/>
                                          <w:rt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087547" name="Text Box 1"/>
                                <wps:cNvSpPr txBox="1"/>
                                <wps:spPr>
                                  <a:xfrm>
                                    <a:off x="4857750" y="0"/>
                                    <a:ext cx="327660" cy="337820"/>
                                  </a:xfrm>
                                  <a:prstGeom prst="rect">
                                    <a:avLst/>
                                  </a:prstGeom>
                                  <a:noFill/>
                                  <a:ln w="6350">
                                    <a:noFill/>
                                  </a:ln>
                                </wps:spPr>
                                <wps:txbx>
                                  <w:txbxContent>
                                    <w:p w14:paraId="64E4D794" w14:textId="77777777" w:rsidR="0055788F" w:rsidRPr="00E63A1D" w:rsidRDefault="0055788F" w:rsidP="0055788F">
                                      <w:pPr>
                                        <w:rPr>
                                          <w:color w:val="FF0000"/>
                                          <w:u w:val="single"/>
                                        </w:rPr>
                                      </w:pPr>
                                      <w:r w:rsidRPr="00E63A1D">
                                        <w:rPr>
                                          <w:rFonts w:hint="cs"/>
                                          <w:color w:val="FF0000"/>
                                          <w:u w:val="single"/>
                                          <w:rt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4081052" name="Text Box 2"/>
                                <wps:cNvSpPr txBox="1"/>
                                <wps:spPr>
                                  <a:xfrm>
                                    <a:off x="3079750" y="0"/>
                                    <a:ext cx="327660" cy="337820"/>
                                  </a:xfrm>
                                  <a:prstGeom prst="rect">
                                    <a:avLst/>
                                  </a:prstGeom>
                                  <a:noFill/>
                                  <a:ln w="6350">
                                    <a:noFill/>
                                  </a:ln>
                                </wps:spPr>
                                <wps:txbx>
                                  <w:txbxContent>
                                    <w:p w14:paraId="7D219FDC" w14:textId="4076EB82" w:rsidR="0055788F" w:rsidRPr="00E63A1D" w:rsidRDefault="0055788F" w:rsidP="0055788F">
                                      <w:pPr>
                                        <w:rPr>
                                          <w:color w:val="FF0000"/>
                                          <w:u w:val="single"/>
                                        </w:rPr>
                                      </w:pPr>
                                      <w:r>
                                        <w:rPr>
                                          <w:rFonts w:hint="cs"/>
                                          <w:color w:val="FF0000"/>
                                          <w:u w:val="single"/>
                                          <w:rt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701889" name="Text Box 4"/>
                                <wps:cNvSpPr txBox="1"/>
                                <wps:spPr>
                                  <a:xfrm>
                                    <a:off x="50800" y="0"/>
                                    <a:ext cx="327660" cy="337820"/>
                                  </a:xfrm>
                                  <a:prstGeom prst="rect">
                                    <a:avLst/>
                                  </a:prstGeom>
                                  <a:noFill/>
                                  <a:ln w="6350">
                                    <a:noFill/>
                                  </a:ln>
                                </wps:spPr>
                                <wps:txbx>
                                  <w:txbxContent>
                                    <w:p w14:paraId="1F04432E" w14:textId="7EF7AF50" w:rsidR="0055788F" w:rsidRPr="00E63A1D" w:rsidRDefault="0055788F" w:rsidP="0055788F">
                                      <w:pPr>
                                        <w:rPr>
                                          <w:color w:val="FF0000"/>
                                          <w:u w:val="single"/>
                                        </w:rPr>
                                      </w:pPr>
                                      <w:r>
                                        <w:rPr>
                                          <w:rFonts w:hint="cs"/>
                                          <w:color w:val="FF0000"/>
                                          <w:u w:val="single"/>
                                          <w:rt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2133630" name="Text Box 5"/>
                                <wps:cNvSpPr txBox="1"/>
                                <wps:spPr>
                                  <a:xfrm>
                                    <a:off x="1955800" y="1104900"/>
                                    <a:ext cx="327660" cy="337820"/>
                                  </a:xfrm>
                                  <a:prstGeom prst="rect">
                                    <a:avLst/>
                                  </a:prstGeom>
                                  <a:noFill/>
                                  <a:ln w="6350">
                                    <a:noFill/>
                                  </a:ln>
                                </wps:spPr>
                                <wps:txbx>
                                  <w:txbxContent>
                                    <w:p w14:paraId="55946494" w14:textId="3630D553" w:rsidR="00BE38E5" w:rsidRPr="00E63A1D" w:rsidRDefault="00BE38E5" w:rsidP="00BE38E5">
                                      <w:pPr>
                                        <w:rPr>
                                          <w:color w:val="FF0000"/>
                                          <w:u w:val="single"/>
                                        </w:rPr>
                                      </w:pPr>
                                      <w:r>
                                        <w:rPr>
                                          <w:rFonts w:hint="cs"/>
                                          <w:color w:val="FF0000"/>
                                          <w:u w:val="single"/>
                                          <w:rt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5460985" name="Text Box 6"/>
                                <wps:cNvSpPr txBox="1"/>
                                <wps:spPr>
                                  <a:xfrm>
                                    <a:off x="4857750" y="1631950"/>
                                    <a:ext cx="327660" cy="337820"/>
                                  </a:xfrm>
                                  <a:prstGeom prst="rect">
                                    <a:avLst/>
                                  </a:prstGeom>
                                  <a:noFill/>
                                  <a:ln w="6350">
                                    <a:noFill/>
                                  </a:ln>
                                </wps:spPr>
                                <wps:txbx>
                                  <w:txbxContent>
                                    <w:p w14:paraId="0A748F6C" w14:textId="05124B7A" w:rsidR="00BE38E5" w:rsidRPr="00E63A1D" w:rsidRDefault="00BE38E5" w:rsidP="00BE38E5">
                                      <w:pPr>
                                        <w:rPr>
                                          <w:color w:val="FF0000"/>
                                          <w:u w:val="single"/>
                                        </w:rPr>
                                      </w:pPr>
                                      <w:r>
                                        <w:rPr>
                                          <w:rFonts w:hint="cs"/>
                                          <w:color w:val="FF0000"/>
                                          <w:u w:val="single"/>
                                          <w:rt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8554402" name="Text Box 7"/>
                                <wps:cNvSpPr txBox="1"/>
                                <wps:spPr>
                                  <a:xfrm>
                                    <a:off x="1670050" y="1644650"/>
                                    <a:ext cx="327660" cy="337820"/>
                                  </a:xfrm>
                                  <a:prstGeom prst="rect">
                                    <a:avLst/>
                                  </a:prstGeom>
                                  <a:noFill/>
                                  <a:ln w="6350">
                                    <a:noFill/>
                                  </a:ln>
                                </wps:spPr>
                                <wps:txbx>
                                  <w:txbxContent>
                                    <w:p w14:paraId="2A6639C3" w14:textId="724AE089" w:rsidR="00BE38E5" w:rsidRPr="00E63A1D" w:rsidRDefault="00BE38E5" w:rsidP="00BE38E5">
                                      <w:pPr>
                                        <w:rPr>
                                          <w:color w:val="FF0000"/>
                                          <w:u w:val="single"/>
                                        </w:rPr>
                                      </w:pPr>
                                      <w:r>
                                        <w:rPr>
                                          <w:rFonts w:hint="cs"/>
                                          <w:color w:val="FF0000"/>
                                          <w:u w:val="single"/>
                                          <w:rtl/>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7753943" name="Text Box 8"/>
                                <wps:cNvSpPr txBox="1"/>
                                <wps:spPr>
                                  <a:xfrm>
                                    <a:off x="0" y="1638300"/>
                                    <a:ext cx="327660" cy="337820"/>
                                  </a:xfrm>
                                  <a:prstGeom prst="rect">
                                    <a:avLst/>
                                  </a:prstGeom>
                                  <a:noFill/>
                                  <a:ln w="6350">
                                    <a:noFill/>
                                  </a:ln>
                                </wps:spPr>
                                <wps:txbx>
                                  <w:txbxContent>
                                    <w:p w14:paraId="29D3BB1D" w14:textId="57897819" w:rsidR="00BE38E5" w:rsidRPr="00E63A1D" w:rsidRDefault="00BE38E5" w:rsidP="00BE38E5">
                                      <w:pPr>
                                        <w:rPr>
                                          <w:color w:val="FF0000"/>
                                          <w:u w:val="single"/>
                                        </w:rPr>
                                      </w:pPr>
                                      <w:r>
                                        <w:rPr>
                                          <w:rFonts w:hint="cs"/>
                                          <w:color w:val="FF0000"/>
                                          <w:u w:val="single"/>
                                          <w:rt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B776A4A" id="trend" o:spid="_x0000_s1029" style="position:absolute;left:0;text-align:left;margin-left:1.7pt;margin-top:17.15pt;width:484.7pt;height:243.8pt;z-index:251741184" coordsize="61556,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">
                      <v:shape id="Text Box fig" o:spid="_x0000_s1030" type="#_x0000_t202" style="position:absolute;left:190;top:27622;width:61366;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" stroked="f">
                        <v:textbox style="mso-fit-shape-to-text:t" inset="0,0,0,0">
                          <w:txbxContent>
                            <w:p w14:paraId="562304F3" w14:textId="747AF1A9" w:rsidR="005E5BBB" w:rsidRPr="000C337F" w:rsidRDefault="000C337F" w:rsidP="000C337F">
                              <w:pPr>
                                <w:pStyle w:val="Caption"/>
                                <w:bidi/>
                                <w:jc w:val="center"/>
                                <w:rPr>
                                  <w:rFonts w:ascii="Times New Roman" w:hAnsi="Times New Roman"/>
                                  <w:noProof/>
                                  <w:sz w:val="22"/>
                                  <w:szCs w:val="22"/>
                                  <w:lang w:val="fa-IR"/>
                                </w:rPr>
                              </w:pPr>
                              <w:r w:rsidRPr="000C337F">
                                <w:rPr>
                                  <w:rFonts w:hint="cs"/>
                                  <w:noProof/>
                                  <w:sz w:val="22"/>
                                  <w:szCs w:val="22"/>
                                  <w:rtl/>
                                  <w:lang w:val="fa-IR"/>
                                </w:rPr>
                                <w:t xml:space="preserve">شکل </w:t>
                              </w:r>
                              <w:r w:rsidR="005E5BBB" w:rsidRPr="000C337F">
                                <w:rPr>
                                  <w:noProof/>
                                  <w:sz w:val="22"/>
                                  <w:szCs w:val="22"/>
                                  <w:rtl/>
                                  <w:lang w:val="fa-IR"/>
                                </w:rPr>
                                <w:fldChar w:fldCharType="begin"/>
                              </w:r>
                              <w:r w:rsidR="005E5BBB" w:rsidRPr="000C337F">
                                <w:rPr>
                                  <w:noProof/>
                                  <w:sz w:val="22"/>
                                  <w:szCs w:val="22"/>
                                  <w:rtl/>
                                  <w:lang w:val="fa-IR"/>
                                </w:rPr>
                                <w:instrText xml:space="preserve"> </w:instrText>
                              </w:r>
                              <w:r w:rsidR="005E5BBB" w:rsidRPr="000C337F">
                                <w:rPr>
                                  <w:noProof/>
                                  <w:sz w:val="22"/>
                                  <w:szCs w:val="22"/>
                                  <w:lang w:val="fa-IR"/>
                                </w:rPr>
                                <w:instrText>SEQ</w:instrText>
                              </w:r>
                              <w:r w:rsidR="005E5BBB" w:rsidRPr="000C337F">
                                <w:rPr>
                                  <w:noProof/>
                                  <w:sz w:val="22"/>
                                  <w:szCs w:val="22"/>
                                  <w:rtl/>
                                  <w:lang w:val="fa-IR"/>
                                </w:rPr>
                                <w:instrText xml:space="preserve"> </w:instrText>
                              </w:r>
                              <w:r w:rsidR="005E5BBB" w:rsidRPr="000C337F">
                                <w:rPr>
                                  <w:noProof/>
                                  <w:sz w:val="22"/>
                                  <w:szCs w:val="22"/>
                                  <w:lang w:val="fa-IR"/>
                                </w:rPr>
                                <w:instrText>Figure \* ARABIC</w:instrText>
                              </w:r>
                              <w:r w:rsidR="005E5BBB" w:rsidRPr="000C337F">
                                <w:rPr>
                                  <w:noProof/>
                                  <w:sz w:val="22"/>
                                  <w:szCs w:val="22"/>
                                  <w:rtl/>
                                  <w:lang w:val="fa-IR"/>
                                </w:rPr>
                                <w:instrText xml:space="preserve"> </w:instrText>
                              </w:r>
                              <w:r w:rsidR="005E5BBB" w:rsidRPr="000C337F">
                                <w:rPr>
                                  <w:noProof/>
                                  <w:sz w:val="22"/>
                                  <w:szCs w:val="22"/>
                                  <w:rtl/>
                                  <w:lang w:val="fa-IR"/>
                                </w:rPr>
                                <w:fldChar w:fldCharType="separate"/>
                              </w:r>
                              <w:r w:rsidR="009E1032">
                                <w:rPr>
                                  <w:noProof/>
                                  <w:sz w:val="22"/>
                                  <w:szCs w:val="22"/>
                                  <w:rtl/>
                                  <w:lang w:val="fa-IR"/>
                                </w:rPr>
                                <w:t>2</w:t>
                              </w:r>
                              <w:r w:rsidR="005E5BBB" w:rsidRPr="000C337F">
                                <w:rPr>
                                  <w:noProof/>
                                  <w:sz w:val="22"/>
                                  <w:szCs w:val="22"/>
                                  <w:rtl/>
                                  <w:lang w:val="fa-IR"/>
                                </w:rPr>
                                <w:fldChar w:fldCharType="end"/>
                              </w:r>
                              <w:r w:rsidRPr="000C337F">
                                <w:rPr>
                                  <w:rFonts w:hint="cs"/>
                                  <w:noProof/>
                                  <w:sz w:val="22"/>
                                  <w:szCs w:val="22"/>
                                  <w:rtl/>
                                  <w:lang w:val="fa-IR"/>
                                </w:rPr>
                                <w:t>. نقشه</w:t>
                              </w:r>
                              <w:r w:rsidR="00B5172B">
                                <w:rPr>
                                  <w:rFonts w:hint="eastAsia"/>
                                  <w:noProof/>
                                  <w:sz w:val="22"/>
                                  <w:szCs w:val="22"/>
                                  <w:rtl/>
                                  <w:lang w:val="fa-IR"/>
                                </w:rPr>
                                <w:t>‌</w:t>
                              </w:r>
                              <w:r w:rsidRPr="000C337F">
                                <w:rPr>
                                  <w:rFonts w:hint="cs"/>
                                  <w:noProof/>
                                  <w:sz w:val="22"/>
                                  <w:szCs w:val="22"/>
                                  <w:rtl/>
                                  <w:lang w:val="fa-IR"/>
                                </w:rPr>
                                <w:t>راه مراحل مختلف پژوهش</w:t>
                              </w:r>
                            </w:p>
                          </w:txbxContent>
                        </v:textbox>
                      </v:shape>
                      <v:group id="titles" o:spid="_x0000_s1031" style="position:absolute;top:2921;width:61487;height:23342" coordsize="61487,2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">
                        <v:roundrect id="10" o:spid="_x0000_s1032" style="position:absolute;top:16395;width:12547;height:6947;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" fillcolor="#91bce3 [2164]" strokecolor="#5b9bd5 [3204]" strokeweight=".5pt">
                          <v:fill color2="#7aaddd [2612]" rotate="t" colors="0 #b1cbe9;.5 #a3c1e5;1 #92b9e4" focus="100%" type="gradient">
                            <o:fill v:ext="view" type="gradientUnscaled"/>
                          </v:fill>
                          <v:stroke joinstyle="miter"/>
                          <v:textbox>
                            <w:txbxContent>
                              <w:p w14:paraId="2C6340F2" w14:textId="34654143" w:rsidR="00A576E5" w:rsidRPr="00AE4DA8" w:rsidRDefault="00A576E5" w:rsidP="00A576E5">
                                <w:pPr>
                                  <w:jc w:val="center"/>
                                  <w:rPr>
                                    <w:b/>
                                    <w:bCs/>
                                    <w:szCs w:val="26"/>
                                    <w14:textOutline w14:w="38100" w14:cap="rnd" w14:cmpd="sng" w14:algn="ctr">
                                      <w14:solidFill>
                                        <w14:srgbClr w14:val="000000"/>
                                      </w14:solidFill>
                                      <w14:prstDash w14:val="solid"/>
                                      <w14:bevel/>
                                    </w14:textOutline>
                                  </w:rPr>
                                </w:pPr>
                                <w:r>
                                  <w:rPr>
                                    <w:rFonts w:hint="cs"/>
                                    <w:b/>
                                    <w:bCs/>
                                    <w:szCs w:val="26"/>
                                    <w:rtl/>
                                  </w:rPr>
                                  <w:t>ارزیابی و مقایسه با سایر روش‌ها</w:t>
                                </w:r>
                              </w:p>
                            </w:txbxContent>
                          </v:textbox>
                        </v:roundrect>
                        <v:roundrect id="9" o:spid="_x0000_s1033" style="position:absolute;left:14973;top:16402;width:10973;height:6940;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" fillcolor="#91bce3 [2164]" strokecolor="#5b9bd5 [3204]" strokeweight=".5pt">
                          <v:fill color2="#7aaddd [2612]" rotate="t" colors="0 #b1cbe9;.5 #a3c1e5;1 #92b9e4" focus="100%" type="gradient">
                            <o:fill v:ext="view" type="gradientUnscaled"/>
                          </v:fill>
                          <v:stroke joinstyle="miter"/>
                          <v:textbox>
                            <w:txbxContent>
                              <w:p w14:paraId="76005A38" w14:textId="040D8480" w:rsidR="00A576E5" w:rsidRPr="00AE4DA8" w:rsidRDefault="002B4316" w:rsidP="00A576E5">
                                <w:pPr>
                                  <w:jc w:val="center"/>
                                  <w:rPr>
                                    <w:b/>
                                    <w:bCs/>
                                    <w:szCs w:val="26"/>
                                    <w14:textOutline w14:w="38100" w14:cap="rnd" w14:cmpd="sng" w14:algn="ctr">
                                      <w14:solidFill>
                                        <w14:srgbClr w14:val="000000"/>
                                      </w14:solidFill>
                                      <w14:prstDash w14:val="solid"/>
                                      <w14:bevel/>
                                    </w14:textOutline>
                                  </w:rPr>
                                </w:pPr>
                                <w:r>
                                  <w:rPr>
                                    <w:rFonts w:hint="cs"/>
                                    <w:b/>
                                    <w:bCs/>
                                    <w:szCs w:val="26"/>
                                    <w:rtl/>
                                  </w:rPr>
                                  <w:t>تعیین پاسخ صحیح</w:t>
                                </w:r>
                              </w:p>
                            </w:txbxContent>
                          </v:textbox>
                        </v:roundrect>
                        <v:roundrect id="8" o:spid="_x0000_s1034" style="position:absolute;left:28638;top:16402;width:15545;height:6940;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" fillcolor="#91bce3 [2164]" strokecolor="#5b9bd5 [3204]" strokeweight=".5pt">
                          <v:fill color2="#7aaddd [2612]" rotate="t" colors="0 #b1cbe9;.5 #a3c1e5;1 #92b9e4" focus="100%" type="gradient">
                            <o:fill v:ext="view" type="gradientUnscaled"/>
                          </v:fill>
                          <v:stroke joinstyle="miter"/>
                          <v:textbox>
                            <w:txbxContent>
                              <w:p w14:paraId="121A96DD" w14:textId="71470A4E" w:rsidR="00382C85" w:rsidRPr="00AE4DA8" w:rsidRDefault="00382C85" w:rsidP="00AE4DA8">
                                <w:pPr>
                                  <w:jc w:val="center"/>
                                  <w:rPr>
                                    <w:b/>
                                    <w:bCs/>
                                    <w:szCs w:val="26"/>
                                    <w14:textOutline w14:w="38100" w14:cap="rnd" w14:cmpd="sng" w14:algn="ctr">
                                      <w14:solidFill>
                                        <w14:srgbClr w14:val="000000"/>
                                      </w14:solidFill>
                                      <w14:prstDash w14:val="solid"/>
                                      <w14:bevel/>
                                    </w14:textOutline>
                                  </w:rPr>
                                </w:pPr>
                                <w:r>
                                  <w:rPr>
                                    <w:rFonts w:hint="cs"/>
                                    <w:b/>
                                    <w:bCs/>
                                    <w:szCs w:val="26"/>
                                    <w:rtl/>
                                  </w:rPr>
                                  <w:t>جست‌جو در اثرانگشت</w:t>
                                </w:r>
                                <w:r>
                                  <w:rPr>
                                    <w:rFonts w:hint="eastAsia"/>
                                    <w:b/>
                                    <w:bCs/>
                                    <w:szCs w:val="26"/>
                                    <w:rtl/>
                                  </w:rPr>
                                  <w:t>‌</w:t>
                                </w:r>
                                <w:r>
                                  <w:rPr>
                                    <w:rFonts w:hint="cs"/>
                                    <w:b/>
                                    <w:bCs/>
                                    <w:szCs w:val="26"/>
                                    <w:rtl/>
                                  </w:rPr>
                                  <w:t>های معنایی</w:t>
                                </w:r>
                              </w:p>
                            </w:txbxContent>
                          </v:textbox>
                        </v:roundrect>
                        <v:roundrect id="7" o:spid="_x0000_s1035" style="position:absolute;left:45910;top:16395;width:15577;height:6947;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" fillcolor="#91bce3 [2164]" strokecolor="#5b9bd5 [3204]" strokeweight=".5pt">
                          <v:fill color2="#7aaddd [2612]" rotate="t" colors="0 #b1cbe9;.5 #a3c1e5;1 #92b9e4" focus="100%" type="gradient">
                            <o:fill v:ext="view" type="gradientUnscaled"/>
                          </v:fill>
                          <v:stroke joinstyle="miter"/>
                          <v:textbox>
                            <w:txbxContent>
                              <w:p w14:paraId="10B3B504" w14:textId="2A82D591" w:rsidR="00E4098E" w:rsidRPr="00AE4DA8" w:rsidRDefault="00E4098E" w:rsidP="00AE4DA8">
                                <w:pPr>
                                  <w:jc w:val="center"/>
                                  <w:rPr>
                                    <w:b/>
                                    <w:bCs/>
                                    <w:szCs w:val="26"/>
                                    <w14:textOutline w14:w="38100" w14:cap="rnd" w14:cmpd="sng" w14:algn="ctr">
                                      <w14:solidFill>
                                        <w14:srgbClr w14:val="000000"/>
                                      </w14:solidFill>
                                      <w14:prstDash w14:val="solid"/>
                                      <w14:bevel/>
                                    </w14:textOutline>
                                  </w:rPr>
                                </w:pPr>
                                <w:r>
                                  <w:rPr>
                                    <w:rFonts w:hint="cs"/>
                                    <w:b/>
                                    <w:bCs/>
                                    <w:szCs w:val="26"/>
                                    <w:rtl/>
                                  </w:rPr>
                                  <w:t>پرس‌و‌جوی کاربر</w:t>
                                </w:r>
                              </w:p>
                            </w:txbxContent>
                          </v:textbox>
                        </v:roundrect>
                        <v:roundrect id="6" o:spid="_x0000_s1036" style="position:absolute;left:28155;top:8204;width:15545;height:6940;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" fillcolor="#91bce3 [2164]" strokecolor="#5b9bd5 [3204]" strokeweight=".5pt">
                          <v:fill color2="#7aaddd [2612]" rotate="t" colors="0 #b1cbe9;.5 #a3c1e5;1 #92b9e4" focus="100%" type="gradient">
                            <o:fill v:ext="view" type="gradientUnscaled"/>
                          </v:fill>
                          <v:stroke joinstyle="miter"/>
                          <v:textbox>
                            <w:txbxContent>
                              <w:p w14:paraId="67CB6BA3" w14:textId="648B11A3" w:rsidR="00AE4DA8" w:rsidRPr="00AE4DA8" w:rsidRDefault="001E5572" w:rsidP="00AE4DA8">
                                <w:pPr>
                                  <w:jc w:val="center"/>
                                  <w:rPr>
                                    <w:b/>
                                    <w:bCs/>
                                    <w:szCs w:val="26"/>
                                    <w14:textOutline w14:w="38100" w14:cap="rnd" w14:cmpd="sng" w14:algn="ctr">
                                      <w14:solidFill>
                                        <w14:srgbClr w14:val="000000"/>
                                      </w14:solidFill>
                                      <w14:prstDash w14:val="solid"/>
                                      <w14:bevel/>
                                    </w14:textOutline>
                                  </w:rPr>
                                </w:pPr>
                                <w:r>
                                  <w:rPr>
                                    <w:rFonts w:hint="cs"/>
                                    <w:b/>
                                    <w:bCs/>
                                    <w:szCs w:val="26"/>
                                    <w:rtl/>
                                  </w:rPr>
                                  <w:t>نمایه سازی پایگاه داده</w:t>
                                </w:r>
                                <w:r w:rsidR="00A576E5">
                                  <w:rPr>
                                    <w:rFonts w:hint="cs"/>
                                    <w:b/>
                                    <w:bCs/>
                                    <w:szCs w:val="26"/>
                                    <w:rtl/>
                                  </w:rPr>
                                  <w:t xml:space="preserve"> اثرانگشت</w:t>
                                </w:r>
                                <w:r w:rsidR="00A576E5">
                                  <w:rPr>
                                    <w:rFonts w:hint="eastAsia"/>
                                    <w:b/>
                                    <w:bCs/>
                                    <w:szCs w:val="26"/>
                                    <w:rtl/>
                                  </w:rPr>
                                  <w:t>‌</w:t>
                                </w:r>
                                <w:r w:rsidR="00A576E5">
                                  <w:rPr>
                                    <w:rFonts w:hint="cs"/>
                                    <w:b/>
                                    <w:bCs/>
                                    <w:szCs w:val="26"/>
                                    <w:rtl/>
                                  </w:rPr>
                                  <w:t>های معنایی</w:t>
                                </w:r>
                              </w:p>
                            </w:txbxContent>
                          </v:textbox>
                        </v:roundrect>
                        <v:roundrect id="5" o:spid="_x0000_s1037" style="position:absolute;left:5588;top:8204;width:15544;height:6940;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" fillcolor="#91bce3 [2164]" strokecolor="#5b9bd5 [3204]" strokeweight=".5pt">
                          <v:fill color2="#7aaddd [2612]" rotate="t" colors="0 #b1cbe9;.5 #a3c1e5;1 #92b9e4" focus="100%" type="gradient">
                            <o:fill v:ext="view" type="gradientUnscaled"/>
                          </v:fill>
                          <v:stroke joinstyle="miter"/>
                          <v:textbox>
                            <w:txbxContent>
                              <w:p w14:paraId="7A463D49" w14:textId="77777777" w:rsidR="002B4316" w:rsidRPr="002B4316" w:rsidRDefault="002B4316" w:rsidP="002B4316">
                                <w:pPr>
                                  <w:jc w:val="center"/>
                                  <w:rPr>
                                    <w:b/>
                                    <w:bCs/>
                                    <w:szCs w:val="26"/>
                                  </w:rPr>
                                </w:pPr>
                                <w:r w:rsidRPr="002B4316">
                                  <w:rPr>
                                    <w:rFonts w:hint="cs"/>
                                    <w:b/>
                                    <w:bCs/>
                                    <w:szCs w:val="26"/>
                                    <w:rtl/>
                                  </w:rPr>
                                  <w:t>بررسی و تنظیم معیارها</w:t>
                                </w:r>
                              </w:p>
                              <w:p w14:paraId="02E4A6D6" w14:textId="71BCFD17" w:rsidR="00A576E5" w:rsidRPr="00AE4DA8" w:rsidRDefault="00A576E5" w:rsidP="00A576E5">
                                <w:pPr>
                                  <w:jc w:val="center"/>
                                  <w:rPr>
                                    <w:b/>
                                    <w:bCs/>
                                    <w:szCs w:val="26"/>
                                    <w14:textOutline w14:w="38100" w14:cap="rnd" w14:cmpd="sng" w14:algn="ctr">
                                      <w14:solidFill>
                                        <w14:srgbClr w14:val="000000"/>
                                      </w14:solidFill>
                                      <w14:prstDash w14:val="solid"/>
                                      <w14:bevel/>
                                    </w14:textOutline>
                                  </w:rPr>
                                </w:pPr>
                              </w:p>
                            </w:txbxContent>
                          </v:textbox>
                        </v:roundrect>
                        <v:roundrect id="4" o:spid="_x0000_s1038" style="position:absolute;width:10934;height:6946;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" fillcolor="#91bce3 [2164]" strokecolor="#5b9bd5 [3204]" strokeweight=".5pt">
                          <v:fill color2="#7aaddd [2612]" rotate="t" colors="0 #b1cbe9;.5 #a3c1e5;1 #92b9e4" focus="100%" type="gradient">
                            <o:fill v:ext="view" type="gradientUnscaled"/>
                          </v:fill>
                          <v:stroke joinstyle="miter"/>
                          <v:textbox>
                            <w:txbxContent>
                              <w:p w14:paraId="0A2C5552" w14:textId="77777777" w:rsidR="00F77FDD" w:rsidRDefault="00F77FDD" w:rsidP="00A576E5">
                                <w:pPr>
                                  <w:jc w:val="center"/>
                                  <w:rPr>
                                    <w:b/>
                                    <w:bCs/>
                                    <w:szCs w:val="26"/>
                                    <w:rtl/>
                                  </w:rPr>
                                </w:pPr>
                                <w:r>
                                  <w:rPr>
                                    <w:rFonts w:hint="cs"/>
                                    <w:b/>
                                    <w:bCs/>
                                    <w:szCs w:val="26"/>
                                    <w:rtl/>
                                  </w:rPr>
                                  <w:t>ایجاد</w:t>
                                </w:r>
                              </w:p>
                              <w:p w14:paraId="1611B7C5" w14:textId="3AB42064" w:rsidR="00A576E5" w:rsidRPr="00AE4DA8" w:rsidRDefault="00891DC3" w:rsidP="00A576E5">
                                <w:pPr>
                                  <w:jc w:val="center"/>
                                  <w:rPr>
                                    <w:b/>
                                    <w:bCs/>
                                    <w:szCs w:val="26"/>
                                    <w14:textOutline w14:w="38100" w14:cap="rnd" w14:cmpd="sng" w14:algn="ctr">
                                      <w14:solidFill>
                                        <w14:srgbClr w14:val="000000"/>
                                      </w14:solidFill>
                                      <w14:prstDash w14:val="solid"/>
                                      <w14:bevel/>
                                    </w14:textOutline>
                                  </w:rPr>
                                </w:pPr>
                                <w:r>
                                  <w:rPr>
                                    <w:rFonts w:hint="cs"/>
                                    <w:b/>
                                    <w:bCs/>
                                    <w:szCs w:val="26"/>
                                    <w:rtl/>
                                  </w:rPr>
                                  <w:t>نقشه</w:t>
                                </w:r>
                                <w:r w:rsidR="00F77FDD">
                                  <w:rPr>
                                    <w:rFonts w:hint="cs"/>
                                    <w:b/>
                                    <w:bCs/>
                                    <w:szCs w:val="26"/>
                                    <w:rtl/>
                                  </w:rPr>
                                  <w:t xml:space="preserve"> معنایی</w:t>
                                </w:r>
                              </w:p>
                            </w:txbxContent>
                          </v:textbox>
                        </v:roundrect>
                        <v:roundrect id="3" o:spid="_x0000_s1039" style="position:absolute;left:13144;width:12802;height:6946;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" fillcolor="#91bce3 [2164]" strokecolor="#5b9bd5 [3204]" strokeweight=".5pt">
                          <v:fill color2="#7aaddd [2612]" rotate="t" colors="0 #b1cbe9;.5 #a3c1e5;1 #92b9e4" focus="100%" type="gradient">
                            <o:fill v:ext="view" type="gradientUnscaled"/>
                          </v:fill>
                          <v:stroke joinstyle="miter"/>
                          <v:textbox>
                            <w:txbxContent>
                              <w:p w14:paraId="7F2396EB" w14:textId="194112F2" w:rsidR="00827983" w:rsidRPr="00AE4DA8" w:rsidRDefault="00827983" w:rsidP="00A576E5">
                                <w:pPr>
                                  <w:jc w:val="center"/>
                                  <w:rPr>
                                    <w:b/>
                                    <w:bCs/>
                                    <w:szCs w:val="26"/>
                                    <w:rtl/>
                                    <w14:textOutline w14:w="38100" w14:cap="rnd" w14:cmpd="sng" w14:algn="ctr">
                                      <w14:solidFill>
                                        <w14:srgbClr w14:val="000000"/>
                                      </w14:solidFill>
                                      <w14:prstDash w14:val="solid"/>
                                      <w14:bevel/>
                                    </w14:textOutline>
                                  </w:rPr>
                                </w:pPr>
                                <w:r>
                                  <w:rPr>
                                    <w:rFonts w:hint="cs"/>
                                    <w:b/>
                                    <w:bCs/>
                                    <w:szCs w:val="26"/>
                                    <w:rtl/>
                                  </w:rPr>
                                  <w:t>استفاده از شبکه واژگان</w:t>
                                </w:r>
                              </w:p>
                            </w:txbxContent>
                          </v:textbox>
                        </v:roundrect>
                        <v:roundrect id="2" o:spid="_x0000_s1040" style="position:absolute;left:28155;width:15545;height:6946;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" fillcolor="#91bce3 [2164]" strokecolor="#5b9bd5 [3204]" strokeweight=".5pt">
                          <v:fill color2="#7aaddd [2612]" rotate="t" colors="0 #b1cbe9;.5 #a3c1e5;1 #92b9e4" focus="100%" type="gradient">
                            <o:fill v:ext="view" type="gradientUnscaled"/>
                          </v:fill>
                          <v:stroke joinstyle="miter"/>
                          <v:textbox>
                            <w:txbxContent>
                              <w:p w14:paraId="223862C9" w14:textId="1443C364" w:rsidR="00827983" w:rsidRPr="00AE4DA8" w:rsidRDefault="00827983" w:rsidP="00A576E5">
                                <w:pPr>
                                  <w:jc w:val="center"/>
                                  <w:rPr>
                                    <w:b/>
                                    <w:bCs/>
                                    <w:szCs w:val="26"/>
                                    <w:rtl/>
                                    <w14:textOutline w14:w="38100" w14:cap="rnd" w14:cmpd="sng" w14:algn="ctr">
                                      <w14:solidFill>
                                        <w14:srgbClr w14:val="000000"/>
                                      </w14:solidFill>
                                      <w14:prstDash w14:val="solid"/>
                                      <w14:bevel/>
                                    </w14:textOutline>
                                  </w:rPr>
                                </w:pPr>
                                <w:r>
                                  <w:rPr>
                                    <w:rFonts w:hint="cs"/>
                                    <w:b/>
                                    <w:bCs/>
                                    <w:szCs w:val="26"/>
                                    <w:rtl/>
                                  </w:rPr>
                                  <w:t>پیش</w:t>
                                </w:r>
                                <w:r>
                                  <w:rPr>
                                    <w:rFonts w:hint="eastAsia"/>
                                    <w:b/>
                                    <w:bCs/>
                                    <w:szCs w:val="26"/>
                                    <w:rtl/>
                                  </w:rPr>
                                  <w:t>‌</w:t>
                                </w:r>
                                <w:r>
                                  <w:rPr>
                                    <w:rFonts w:hint="cs"/>
                                    <w:b/>
                                    <w:bCs/>
                                    <w:szCs w:val="26"/>
                                    <w:rtl/>
                                  </w:rPr>
                                  <w:t>پردازش مفاهیم معنایی مجزا</w:t>
                                </w:r>
                              </w:p>
                            </w:txbxContent>
                          </v:textbox>
                        </v:roundrect>
                        <v:roundrect id="1" o:spid="_x0000_s1041" style="position:absolute;left:45910;width:15577;height:6946;visibility:visible;mso-wrap-style:square;v-text-anchor:middle" arcsize="163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" fillcolor="#91bce3 [2164]" strokecolor="#5b9bd5 [3204]" strokeweight=".5pt">
                          <v:fill color2="#7aaddd [2612]" rotate="t" colors="0 #b1cbe9;.5 #a3c1e5;1 #92b9e4" focus="100%" type="gradient">
                            <o:fill v:ext="view" type="gradientUnscaled"/>
                          </v:fill>
                          <v:stroke joinstyle="miter"/>
                          <v:textbox>
                            <w:txbxContent>
                              <w:p w14:paraId="5B95F3D2" w14:textId="69D0A0DE" w:rsidR="00AE4DA8" w:rsidRPr="00AE4DA8" w:rsidRDefault="00AE4DA8" w:rsidP="00AE4DA8">
                                <w:pPr>
                                  <w:jc w:val="center"/>
                                  <w:rPr>
                                    <w:b/>
                                    <w:bCs/>
                                    <w:szCs w:val="26"/>
                                    <w14:textOutline w14:w="38100" w14:cap="rnd" w14:cmpd="sng" w14:algn="ctr">
                                      <w14:solidFill>
                                        <w14:srgbClr w14:val="000000"/>
                                      </w14:solidFill>
                                      <w14:prstDash w14:val="solid"/>
                                      <w14:bevel/>
                                    </w14:textOutline>
                                  </w:rPr>
                                </w:pPr>
                                <w:r w:rsidRPr="00AE4DA8">
                                  <w:rPr>
                                    <w:rFonts w:hint="cs"/>
                                    <w:b/>
                                    <w:bCs/>
                                    <w:szCs w:val="26"/>
                                    <w:rtl/>
                                  </w:rPr>
                                  <w:t>تقسیم</w:t>
                                </w:r>
                                <w:r>
                                  <w:rPr>
                                    <w:rFonts w:hint="cs"/>
                                    <w:b/>
                                    <w:bCs/>
                                    <w:szCs w:val="26"/>
                                    <w:rtl/>
                                  </w:rPr>
                                  <w:t xml:space="preserve"> مجموعه داده‌ها به مفاهیم معنایی مجزا</w:t>
                                </w:r>
                              </w:p>
                            </w:txbxContent>
                          </v:textbox>
                        </v:roundrect>
                      </v:group>
                      <v:group id="directions" o:spid="_x0000_s1042" style="position:absolute;left:2921;top:5524;width:42938;height:18352" coordsize="42938,1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7" o:spid="_x0000_s1043" type="#_x0000_t66" style="position:absolute;left:40195;width:2743;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" adj="8250" fillcolor="#1f3763 [1608]" strokecolor="#091723 [484]" strokeweight="1pt"/>
                        <v:shape id="Arrow: Bent 9" o:spid="_x0000_s1044" style="position:absolute;top:4381;width:2743;height:5944;flip:y;visibility:visible;mso-wrap-style:square;v-text-anchor:middle" coordsize="274320,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" path="m,594360l,189230c,122948,53733,69215,120015,69215r47625,l167640,,274320,125729,167640,251458r,-69215l120015,182243v-3859,,-6987,3128,-6987,6987l113028,594360,,594360xe" fillcolor="#1f3763 [1608]" strokecolor="#091723 [484]" strokeweight=".25pt">
                          <v:stroke joinstyle="miter"/>
                          <v:path arrowok="t" o:connecttype="custom" o:connectlocs="0,594360;0,189230;120015,69215;167640,69215;167640,0;274320,125729;167640,251458;167640,182243;120015,182243;113028,189230;113028,594360;0,594360" o:connectangles="0,0,0,0,0,0,0,0,0,0,0,0"/>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0" o:spid="_x0000_s1045" type="#_x0000_t70" style="position:absolute;left:20317;top:5774;width:2864;height:64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" adj="7039,4855" fillcolor="#002060" strokecolor="#091723 [484]" strokeweight="1pt"/>
                        <v:shape id="Arrow: Left 7" o:spid="_x0000_s1046" type="#_x0000_t66" style="position:absolute;left:22415;top:63;width:2743;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" adj="8250" fillcolor="#1f3763 [1608]" strokecolor="#091723 [484]" strokeweight="1pt"/>
                        <v:shape id="Arrow: Left 7" o:spid="_x0000_s1047" type="#_x0000_t66" style="position:absolute;left:7429;width:2743;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" adj="8250" fillcolor="#1f3763 [1608]" strokecolor="#091723 [484]" strokeweight="1pt"/>
                        <v:shape id="Arrow: Left 7" o:spid="_x0000_s1048" type="#_x0000_t66" style="position:absolute;left:32254;top:12506;width:1829;height:20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" adj="10800" fillcolor="#1f3763 [1608]" strokecolor="#091723 [484]" strokeweight="1pt"/>
                        <v:shape id="Arrow: Left 7" o:spid="_x0000_s1049" type="#_x0000_t66" style="position:absolute;left:41084;top:16192;width:1829;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" adj="10800" fillcolor="#1f3763 [1608]" strokecolor="#091723 [484]" strokeweight="1pt"/>
                        <v:shape id="Arrow: Left 7" o:spid="_x0000_s1050" type="#_x0000_t66" style="position:absolute;left:22923;top:16256;width:2743;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" adj="8250" fillcolor="#1f3763 [1608]" strokecolor="#091723 [484]" strokeweight="1pt"/>
                        <v:shape id="Arrow: Left 7" o:spid="_x0000_s1051" type="#_x0000_t66" style="position:absolute;left:9271;top:16192;width:2743;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" adj="8250" fillcolor="#1f3763 [1608]" strokecolor="#091723 [484]" strokeweight="1pt"/>
                      </v:group>
                      <v:group id="numbers" o:spid="_x0000_s1052" style="position:absolute;left:3238;width:51854;height:19824" coordsize="51854,19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">
                        <v:shape id="Text Box 3" o:spid="_x0000_s1053" type="#_x0000_t202" style="position:absolute;left:14541;width:327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" filled="f" stroked="f" strokeweight=".5pt">
                          <v:textbox>
                            <w:txbxContent>
                              <w:p w14:paraId="1C2B401A" w14:textId="2203AFB5" w:rsidR="00E63A1D" w:rsidRPr="00E63A1D" w:rsidRDefault="0055788F">
                                <w:pPr>
                                  <w:rPr>
                                    <w:color w:val="FF0000"/>
                                    <w:u w:val="single"/>
                                  </w:rPr>
                                </w:pPr>
                                <w:r>
                                  <w:rPr>
                                    <w:rFonts w:hint="cs"/>
                                    <w:color w:val="FF0000"/>
                                    <w:u w:val="single"/>
                                    <w:rtl/>
                                  </w:rPr>
                                  <w:t>3</w:t>
                                </w:r>
                              </w:p>
                            </w:txbxContent>
                          </v:textbox>
                        </v:shape>
                        <v:shape id="Text Box 1" o:spid="_x0000_s1054" type="#_x0000_t202" style="position:absolute;left:48577;width:327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" filled="f" stroked="f" strokeweight=".5pt">
                          <v:textbox>
                            <w:txbxContent>
                              <w:p w14:paraId="64E4D794" w14:textId="77777777" w:rsidR="0055788F" w:rsidRPr="00E63A1D" w:rsidRDefault="0055788F" w:rsidP="0055788F">
                                <w:pPr>
                                  <w:rPr>
                                    <w:color w:val="FF0000"/>
                                    <w:u w:val="single"/>
                                  </w:rPr>
                                </w:pPr>
                                <w:r w:rsidRPr="00E63A1D">
                                  <w:rPr>
                                    <w:rFonts w:hint="cs"/>
                                    <w:color w:val="FF0000"/>
                                    <w:u w:val="single"/>
                                    <w:rtl/>
                                  </w:rPr>
                                  <w:t>1</w:t>
                                </w:r>
                              </w:p>
                            </w:txbxContent>
                          </v:textbox>
                        </v:shape>
                        <v:shape id="Text Box 2" o:spid="_x0000_s1055" type="#_x0000_t202" style="position:absolute;left:30797;width:327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" filled="f" stroked="f" strokeweight=".5pt">
                          <v:textbox>
                            <w:txbxContent>
                              <w:p w14:paraId="7D219FDC" w14:textId="4076EB82" w:rsidR="0055788F" w:rsidRPr="00E63A1D" w:rsidRDefault="0055788F" w:rsidP="0055788F">
                                <w:pPr>
                                  <w:rPr>
                                    <w:color w:val="FF0000"/>
                                    <w:u w:val="single"/>
                                  </w:rPr>
                                </w:pPr>
                                <w:r>
                                  <w:rPr>
                                    <w:rFonts w:hint="cs"/>
                                    <w:color w:val="FF0000"/>
                                    <w:u w:val="single"/>
                                    <w:rtl/>
                                  </w:rPr>
                                  <w:t>2</w:t>
                                </w:r>
                              </w:p>
                            </w:txbxContent>
                          </v:textbox>
                        </v:shape>
                        <v:shape id="Text Box 4" o:spid="_x0000_s1056" type="#_x0000_t202" style="position:absolute;left:508;width:327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" filled="f" stroked="f" strokeweight=".5pt">
                          <v:textbox>
                            <w:txbxContent>
                              <w:p w14:paraId="1F04432E" w14:textId="7EF7AF50" w:rsidR="0055788F" w:rsidRPr="00E63A1D" w:rsidRDefault="0055788F" w:rsidP="0055788F">
                                <w:pPr>
                                  <w:rPr>
                                    <w:color w:val="FF0000"/>
                                    <w:u w:val="single"/>
                                  </w:rPr>
                                </w:pPr>
                                <w:r>
                                  <w:rPr>
                                    <w:rFonts w:hint="cs"/>
                                    <w:color w:val="FF0000"/>
                                    <w:u w:val="single"/>
                                    <w:rtl/>
                                  </w:rPr>
                                  <w:t>4</w:t>
                                </w:r>
                              </w:p>
                            </w:txbxContent>
                          </v:textbox>
                        </v:shape>
                        <v:shape id="Text Box 5" o:spid="_x0000_s1057" type="#_x0000_t202" style="position:absolute;left:19558;top:11049;width:327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" filled="f" stroked="f" strokeweight=".5pt">
                          <v:textbox>
                            <w:txbxContent>
                              <w:p w14:paraId="55946494" w14:textId="3630D553" w:rsidR="00BE38E5" w:rsidRPr="00E63A1D" w:rsidRDefault="00BE38E5" w:rsidP="00BE38E5">
                                <w:pPr>
                                  <w:rPr>
                                    <w:color w:val="FF0000"/>
                                    <w:u w:val="single"/>
                                  </w:rPr>
                                </w:pPr>
                                <w:r>
                                  <w:rPr>
                                    <w:rFonts w:hint="cs"/>
                                    <w:color w:val="FF0000"/>
                                    <w:u w:val="single"/>
                                    <w:rtl/>
                                  </w:rPr>
                                  <w:t>5</w:t>
                                </w:r>
                              </w:p>
                            </w:txbxContent>
                          </v:textbox>
                        </v:shape>
                        <v:shape id="Text Box 6" o:spid="_x0000_s1058" type="#_x0000_t202" style="position:absolute;left:48577;top:16319;width:327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" filled="f" stroked="f" strokeweight=".5pt">
                          <v:textbox>
                            <w:txbxContent>
                              <w:p w14:paraId="0A748F6C" w14:textId="05124B7A" w:rsidR="00BE38E5" w:rsidRPr="00E63A1D" w:rsidRDefault="00BE38E5" w:rsidP="00BE38E5">
                                <w:pPr>
                                  <w:rPr>
                                    <w:color w:val="FF0000"/>
                                    <w:u w:val="single"/>
                                  </w:rPr>
                                </w:pPr>
                                <w:r>
                                  <w:rPr>
                                    <w:rFonts w:hint="cs"/>
                                    <w:color w:val="FF0000"/>
                                    <w:u w:val="single"/>
                                    <w:rtl/>
                                  </w:rPr>
                                  <w:t>6</w:t>
                                </w:r>
                              </w:p>
                            </w:txbxContent>
                          </v:textbox>
                        </v:shape>
                        <v:shape id="Text Box 7" o:spid="_x0000_s1059" type="#_x0000_t202" style="position:absolute;left:16700;top:16446;width:327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" filled="f" stroked="f" strokeweight=".5pt">
                          <v:textbox>
                            <w:txbxContent>
                              <w:p w14:paraId="2A6639C3" w14:textId="724AE089" w:rsidR="00BE38E5" w:rsidRPr="00E63A1D" w:rsidRDefault="00BE38E5" w:rsidP="00BE38E5">
                                <w:pPr>
                                  <w:rPr>
                                    <w:color w:val="FF0000"/>
                                    <w:u w:val="single"/>
                                  </w:rPr>
                                </w:pPr>
                                <w:r>
                                  <w:rPr>
                                    <w:rFonts w:hint="cs"/>
                                    <w:color w:val="FF0000"/>
                                    <w:u w:val="single"/>
                                    <w:rtl/>
                                  </w:rPr>
                                  <w:t>7</w:t>
                                </w:r>
                              </w:p>
                            </w:txbxContent>
                          </v:textbox>
                        </v:shape>
                        <v:shape id="Text Box 8" o:spid="_x0000_s1060" type="#_x0000_t202" style="position:absolute;top:16383;width:327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" filled="f" stroked="f" strokeweight=".5pt">
                          <v:textbox>
                            <w:txbxContent>
                              <w:p w14:paraId="29D3BB1D" w14:textId="57897819" w:rsidR="00BE38E5" w:rsidRPr="00E63A1D" w:rsidRDefault="00BE38E5" w:rsidP="00BE38E5">
                                <w:pPr>
                                  <w:rPr>
                                    <w:color w:val="FF0000"/>
                                    <w:u w:val="single"/>
                                  </w:rPr>
                                </w:pPr>
                                <w:r>
                                  <w:rPr>
                                    <w:rFonts w:hint="cs"/>
                                    <w:color w:val="FF0000"/>
                                    <w:u w:val="single"/>
                                    <w:rtl/>
                                  </w:rPr>
                                  <w:t>8</w:t>
                                </w:r>
                              </w:p>
                            </w:txbxContent>
                          </v:textbox>
                        </v:shape>
                      </v:group>
                      <w10:wrap type="topAndBottom"/>
                    </v:group>
                  </w:pict>
                </mc:Fallback>
              </mc:AlternateContent>
            </w:r>
          </w:p>
          <w:p w14:paraId="34F27B9C" w14:textId="12821D25" w:rsidR="00213A25" w:rsidRDefault="00213A25" w:rsidP="00E63A1D">
            <w:pPr>
              <w:rPr>
                <w:sz w:val="26"/>
                <w:szCs w:val="26"/>
                <w:rtl/>
              </w:rPr>
            </w:pPr>
          </w:p>
          <w:p w14:paraId="510CA1F2" w14:textId="42B4FA5C" w:rsidR="004E2ABA" w:rsidRDefault="00E63A1D" w:rsidP="004E2ABA">
            <w:pPr>
              <w:rPr>
                <w:b/>
                <w:bCs/>
                <w:sz w:val="26"/>
                <w:szCs w:val="26"/>
              </w:rPr>
            </w:pPr>
            <w:r w:rsidRPr="00E63A1D">
              <w:rPr>
                <w:rFonts w:hint="cs"/>
                <w:b/>
                <w:bCs/>
                <w:sz w:val="26"/>
                <w:szCs w:val="26"/>
                <w:rtl/>
              </w:rPr>
              <w:t>مرحله اول) تقسیم مجموعه داده‌ها به مفاهیم</w:t>
            </w:r>
            <w:r w:rsidR="005B73E0">
              <w:rPr>
                <w:rStyle w:val="FootnoteReference"/>
                <w:b/>
                <w:bCs/>
                <w:sz w:val="26"/>
                <w:szCs w:val="26"/>
                <w:rtl/>
              </w:rPr>
              <w:footnoteReference w:id="12"/>
            </w:r>
            <w:r w:rsidRPr="00E63A1D">
              <w:rPr>
                <w:rFonts w:hint="cs"/>
                <w:b/>
                <w:bCs/>
                <w:sz w:val="26"/>
                <w:szCs w:val="26"/>
                <w:rtl/>
              </w:rPr>
              <w:t xml:space="preserve"> معنایی مجزا</w:t>
            </w:r>
          </w:p>
          <w:p w14:paraId="2DDBAAA8" w14:textId="76A9DA7A" w:rsidR="00F10CCD" w:rsidRPr="004E2ABA" w:rsidRDefault="00F10CCD" w:rsidP="004E2ABA">
            <w:pPr>
              <w:rPr>
                <w:b/>
                <w:bCs/>
                <w:sz w:val="26"/>
                <w:szCs w:val="26"/>
                <w:rtl/>
              </w:rPr>
            </w:pPr>
            <w:r>
              <w:rPr>
                <w:rFonts w:hint="cs"/>
                <w:sz w:val="26"/>
                <w:szCs w:val="26"/>
                <w:rtl/>
              </w:rPr>
              <w:t xml:space="preserve">ورودی روش </w:t>
            </w:r>
            <w:r w:rsidR="00CB443E">
              <w:rPr>
                <w:rFonts w:hint="cs"/>
                <w:sz w:val="26"/>
                <w:szCs w:val="26"/>
                <w:rtl/>
              </w:rPr>
              <w:t xml:space="preserve">تعدادی مجموعه داده است که به </w:t>
            </w:r>
            <w:r>
              <w:rPr>
                <w:rFonts w:hint="cs"/>
                <w:sz w:val="26"/>
                <w:szCs w:val="26"/>
                <w:rtl/>
              </w:rPr>
              <w:t xml:space="preserve">تعدادی مفهوم </w:t>
            </w:r>
            <w:r w:rsidR="005B73E0">
              <w:rPr>
                <w:rFonts w:hint="cs"/>
                <w:sz w:val="26"/>
                <w:szCs w:val="26"/>
                <w:rtl/>
              </w:rPr>
              <w:t xml:space="preserve">معنایی </w:t>
            </w:r>
            <w:r w:rsidR="00CB443E">
              <w:rPr>
                <w:rFonts w:hint="cs"/>
                <w:sz w:val="26"/>
                <w:szCs w:val="26"/>
                <w:rtl/>
              </w:rPr>
              <w:t>تقسیم می‌شوند،</w:t>
            </w:r>
            <w:r>
              <w:rPr>
                <w:rFonts w:hint="cs"/>
                <w:sz w:val="26"/>
                <w:szCs w:val="26"/>
                <w:rtl/>
              </w:rPr>
              <w:t xml:space="preserve"> هر کدام از این مفاهیم می‌تواند </w:t>
            </w:r>
            <w:r w:rsidR="00DE63CC">
              <w:rPr>
                <w:rFonts w:hint="cs"/>
                <w:sz w:val="26"/>
                <w:szCs w:val="26"/>
                <w:rtl/>
              </w:rPr>
              <w:t>یک فصل</w:t>
            </w:r>
            <w:r>
              <w:rPr>
                <w:rFonts w:hint="cs"/>
                <w:sz w:val="26"/>
                <w:szCs w:val="26"/>
                <w:rtl/>
              </w:rPr>
              <w:t xml:space="preserve">، صفحه، پاراگراف یا حتی جمله باشد. در ادامه از بین این مفاهیم </w:t>
            </w:r>
            <w:r w:rsidR="001F0768">
              <w:rPr>
                <w:rFonts w:hint="cs"/>
                <w:sz w:val="26"/>
                <w:szCs w:val="26"/>
                <w:rtl/>
              </w:rPr>
              <w:t>واژه‌ها</w:t>
            </w:r>
            <w:r>
              <w:rPr>
                <w:rStyle w:val="FootnoteReference"/>
                <w:sz w:val="26"/>
                <w:szCs w:val="26"/>
                <w:rtl/>
              </w:rPr>
              <w:footnoteReference w:id="13"/>
            </w:r>
            <w:r>
              <w:rPr>
                <w:rFonts w:hint="cs"/>
                <w:sz w:val="26"/>
                <w:szCs w:val="26"/>
                <w:rtl/>
              </w:rPr>
              <w:t xml:space="preserve"> استخراج می‌شود که </w:t>
            </w:r>
            <w:r w:rsidR="005B73E0">
              <w:rPr>
                <w:rFonts w:hint="cs"/>
                <w:sz w:val="26"/>
                <w:szCs w:val="26"/>
                <w:rtl/>
              </w:rPr>
              <w:t>در موارد نادر یک</w:t>
            </w:r>
            <w:r>
              <w:rPr>
                <w:rFonts w:hint="cs"/>
                <w:sz w:val="26"/>
                <w:szCs w:val="26"/>
                <w:rtl/>
              </w:rPr>
              <w:t xml:space="preserve"> </w:t>
            </w:r>
            <w:r w:rsidR="001F0768">
              <w:rPr>
                <w:rFonts w:hint="cs"/>
                <w:sz w:val="26"/>
                <w:szCs w:val="26"/>
                <w:rtl/>
              </w:rPr>
              <w:t>واژه</w:t>
            </w:r>
            <w:r>
              <w:rPr>
                <w:rFonts w:hint="cs"/>
                <w:sz w:val="26"/>
                <w:szCs w:val="26"/>
                <w:rtl/>
              </w:rPr>
              <w:t xml:space="preserve"> نیز می‌تواند </w:t>
            </w:r>
            <w:r w:rsidR="001F0768">
              <w:rPr>
                <w:rFonts w:hint="cs"/>
                <w:sz w:val="26"/>
                <w:szCs w:val="26"/>
                <w:rtl/>
              </w:rPr>
              <w:t xml:space="preserve">از </w:t>
            </w:r>
            <w:r w:rsidR="009870BD">
              <w:rPr>
                <w:rFonts w:hint="cs"/>
                <w:sz w:val="26"/>
                <w:szCs w:val="26"/>
                <w:rtl/>
              </w:rPr>
              <w:t xml:space="preserve">ترکیب </w:t>
            </w:r>
            <w:r w:rsidR="001F0768">
              <w:rPr>
                <w:rFonts w:hint="cs"/>
                <w:sz w:val="26"/>
                <w:szCs w:val="26"/>
                <w:rtl/>
              </w:rPr>
              <w:t xml:space="preserve">چند کلمه </w:t>
            </w:r>
            <w:r w:rsidR="009870BD">
              <w:rPr>
                <w:rFonts w:hint="cs"/>
                <w:sz w:val="26"/>
                <w:szCs w:val="26"/>
                <w:rtl/>
              </w:rPr>
              <w:t xml:space="preserve">حاصل </w:t>
            </w:r>
            <w:r w:rsidR="001F0768">
              <w:rPr>
                <w:rFonts w:hint="cs"/>
                <w:sz w:val="26"/>
                <w:szCs w:val="26"/>
                <w:rtl/>
              </w:rPr>
              <w:t>شود</w:t>
            </w:r>
            <w:r>
              <w:rPr>
                <w:rFonts w:hint="cs"/>
                <w:sz w:val="26"/>
                <w:szCs w:val="26"/>
                <w:rtl/>
              </w:rPr>
              <w:t>.</w:t>
            </w:r>
          </w:p>
          <w:p w14:paraId="37B86139" w14:textId="77777777" w:rsidR="009A296D" w:rsidRDefault="009A296D" w:rsidP="00106D19">
            <w:pPr>
              <w:rPr>
                <w:b/>
                <w:bCs/>
                <w:sz w:val="26"/>
                <w:szCs w:val="26"/>
                <w:rtl/>
              </w:rPr>
            </w:pPr>
          </w:p>
          <w:p w14:paraId="0C09D6AF" w14:textId="2DA79319" w:rsidR="004537DC" w:rsidRDefault="004537DC" w:rsidP="004537DC">
            <w:pPr>
              <w:rPr>
                <w:b/>
                <w:bCs/>
                <w:sz w:val="26"/>
                <w:szCs w:val="26"/>
                <w:rtl/>
              </w:rPr>
            </w:pPr>
            <w:r w:rsidRPr="00E63A1D">
              <w:rPr>
                <w:rFonts w:hint="cs"/>
                <w:b/>
                <w:bCs/>
                <w:sz w:val="26"/>
                <w:szCs w:val="26"/>
                <w:rtl/>
              </w:rPr>
              <w:t xml:space="preserve">مرحله </w:t>
            </w:r>
            <w:r>
              <w:rPr>
                <w:rFonts w:hint="cs"/>
                <w:b/>
                <w:bCs/>
                <w:sz w:val="26"/>
                <w:szCs w:val="26"/>
                <w:rtl/>
              </w:rPr>
              <w:t>د</w:t>
            </w:r>
            <w:r w:rsidRPr="00E63A1D">
              <w:rPr>
                <w:rFonts w:hint="cs"/>
                <w:b/>
                <w:bCs/>
                <w:sz w:val="26"/>
                <w:szCs w:val="26"/>
                <w:rtl/>
              </w:rPr>
              <w:t>و</w:t>
            </w:r>
            <w:r>
              <w:rPr>
                <w:rFonts w:hint="cs"/>
                <w:b/>
                <w:bCs/>
                <w:sz w:val="26"/>
                <w:szCs w:val="26"/>
                <w:rtl/>
              </w:rPr>
              <w:t>م</w:t>
            </w:r>
            <w:r w:rsidRPr="00E63A1D">
              <w:rPr>
                <w:rFonts w:hint="cs"/>
                <w:b/>
                <w:bCs/>
                <w:sz w:val="26"/>
                <w:szCs w:val="26"/>
                <w:rtl/>
              </w:rPr>
              <w:t xml:space="preserve">) </w:t>
            </w:r>
            <w:r>
              <w:rPr>
                <w:rFonts w:hint="cs"/>
                <w:b/>
                <w:bCs/>
                <w:sz w:val="26"/>
                <w:szCs w:val="26"/>
                <w:rtl/>
              </w:rPr>
              <w:t xml:space="preserve">پیش‌پردازش مفاهیم </w:t>
            </w:r>
            <w:r w:rsidRPr="00E63A1D">
              <w:rPr>
                <w:rFonts w:hint="cs"/>
                <w:b/>
                <w:bCs/>
                <w:sz w:val="26"/>
                <w:szCs w:val="26"/>
                <w:rtl/>
              </w:rPr>
              <w:t>معنای</w:t>
            </w:r>
            <w:r>
              <w:rPr>
                <w:rFonts w:hint="cs"/>
                <w:b/>
                <w:bCs/>
                <w:sz w:val="26"/>
                <w:szCs w:val="26"/>
                <w:rtl/>
              </w:rPr>
              <w:t>ی مجزا</w:t>
            </w:r>
          </w:p>
          <w:p w14:paraId="5937F689" w14:textId="2C393DE4" w:rsidR="009A296D" w:rsidRDefault="00787CD7" w:rsidP="004537DC">
            <w:pPr>
              <w:rPr>
                <w:sz w:val="26"/>
                <w:szCs w:val="26"/>
              </w:rPr>
            </w:pPr>
            <w:r>
              <w:rPr>
                <w:rFonts w:hint="cs"/>
                <w:sz w:val="26"/>
                <w:szCs w:val="26"/>
                <w:rtl/>
              </w:rPr>
              <w:t xml:space="preserve">بعد از تقسیم شدن مجموعه داده به تعدادی مفاهیم معنایی مجزا، مرحله پیش‌پردازش مفاهیم معنایی مجزا آغاز می‌شود؛ در این مرحله </w:t>
            </w:r>
            <w:r w:rsidR="00E46E1B">
              <w:rPr>
                <w:rFonts w:hint="cs"/>
                <w:sz w:val="26"/>
                <w:szCs w:val="26"/>
                <w:rtl/>
              </w:rPr>
              <w:t>برای پاک</w:t>
            </w:r>
            <w:r w:rsidR="00E46E1B">
              <w:rPr>
                <w:rFonts w:hint="eastAsia"/>
                <w:sz w:val="26"/>
                <w:szCs w:val="26"/>
              </w:rPr>
              <w:t>‌</w:t>
            </w:r>
            <w:r w:rsidR="00E46E1B">
              <w:rPr>
                <w:rFonts w:hint="cs"/>
                <w:sz w:val="26"/>
                <w:szCs w:val="26"/>
                <w:rtl/>
              </w:rPr>
              <w:t xml:space="preserve">سازی مفاهیم </w:t>
            </w:r>
            <w:r w:rsidR="00E030BA">
              <w:rPr>
                <w:rFonts w:hint="cs"/>
                <w:sz w:val="26"/>
                <w:szCs w:val="26"/>
                <w:rtl/>
              </w:rPr>
              <w:t xml:space="preserve">از بین </w:t>
            </w:r>
            <w:r w:rsidR="00E46E1B">
              <w:rPr>
                <w:rFonts w:hint="cs"/>
                <w:sz w:val="26"/>
                <w:szCs w:val="26"/>
                <w:rtl/>
              </w:rPr>
              <w:t>آنها</w:t>
            </w:r>
            <w:r w:rsidR="00E030BA">
              <w:rPr>
                <w:rFonts w:hint="cs"/>
                <w:sz w:val="26"/>
                <w:szCs w:val="26"/>
                <w:rtl/>
              </w:rPr>
              <w:t xml:space="preserve">، </w:t>
            </w:r>
            <w:r>
              <w:rPr>
                <w:rFonts w:hint="cs"/>
                <w:sz w:val="26"/>
                <w:szCs w:val="26"/>
                <w:rtl/>
              </w:rPr>
              <w:t>ایست واژه‌ها</w:t>
            </w:r>
            <w:r>
              <w:rPr>
                <w:rStyle w:val="FootnoteReference"/>
                <w:sz w:val="26"/>
                <w:szCs w:val="26"/>
                <w:rtl/>
              </w:rPr>
              <w:footnoteReference w:id="14"/>
            </w:r>
            <w:r w:rsidR="00E030BA">
              <w:rPr>
                <w:sz w:val="26"/>
                <w:szCs w:val="26"/>
              </w:rPr>
              <w:t xml:space="preserve"> )</w:t>
            </w:r>
            <w:r w:rsidR="00E030BA">
              <w:rPr>
                <w:rFonts w:hint="cs"/>
                <w:sz w:val="26"/>
                <w:szCs w:val="26"/>
                <w:rtl/>
              </w:rPr>
              <w:t>کلمات متداول معمولا بدون معنای مستقل) و علامت‌های نگارشی حذف می</w:t>
            </w:r>
            <w:r w:rsidR="00E030BA">
              <w:rPr>
                <w:rFonts w:hint="eastAsia"/>
                <w:sz w:val="26"/>
                <w:szCs w:val="26"/>
                <w:rtl/>
              </w:rPr>
              <w:t>‌</w:t>
            </w:r>
            <w:r w:rsidR="00E030BA">
              <w:rPr>
                <w:rFonts w:hint="cs"/>
                <w:sz w:val="26"/>
                <w:szCs w:val="26"/>
                <w:rtl/>
              </w:rPr>
              <w:t>شوند. زیرا اثرانگشت چنین کلماتی کمکی به ما نمی‌کند و صرفا زمان پردازش را بیشتر و سرعت روش را کاهش می‌دهد.</w:t>
            </w:r>
          </w:p>
          <w:p w14:paraId="5E9A7376" w14:textId="77777777" w:rsidR="004537DC" w:rsidRDefault="004537DC" w:rsidP="004537DC">
            <w:pPr>
              <w:rPr>
                <w:b/>
                <w:bCs/>
                <w:sz w:val="26"/>
                <w:szCs w:val="26"/>
              </w:rPr>
            </w:pPr>
          </w:p>
          <w:p w14:paraId="3FA36E61" w14:textId="77777777" w:rsidR="00EF06A2" w:rsidRDefault="00EF06A2" w:rsidP="004537DC">
            <w:pPr>
              <w:rPr>
                <w:b/>
                <w:bCs/>
                <w:sz w:val="26"/>
                <w:szCs w:val="26"/>
                <w:rtl/>
              </w:rPr>
            </w:pPr>
          </w:p>
          <w:p w14:paraId="1DE4A343" w14:textId="728F3D25" w:rsidR="00B211F5" w:rsidRDefault="00B211F5" w:rsidP="00B211F5">
            <w:pPr>
              <w:rPr>
                <w:b/>
                <w:bCs/>
                <w:sz w:val="26"/>
                <w:szCs w:val="26"/>
                <w:rtl/>
              </w:rPr>
            </w:pPr>
            <w:r w:rsidRPr="00E63A1D">
              <w:rPr>
                <w:rFonts w:hint="cs"/>
                <w:b/>
                <w:bCs/>
                <w:sz w:val="26"/>
                <w:szCs w:val="26"/>
                <w:rtl/>
              </w:rPr>
              <w:t xml:space="preserve">مرحله </w:t>
            </w:r>
            <w:r>
              <w:rPr>
                <w:rFonts w:hint="cs"/>
                <w:b/>
                <w:bCs/>
                <w:sz w:val="26"/>
                <w:szCs w:val="26"/>
                <w:rtl/>
              </w:rPr>
              <w:t>س</w:t>
            </w:r>
            <w:r w:rsidRPr="00E63A1D">
              <w:rPr>
                <w:rFonts w:hint="cs"/>
                <w:b/>
                <w:bCs/>
                <w:sz w:val="26"/>
                <w:szCs w:val="26"/>
                <w:rtl/>
              </w:rPr>
              <w:t>و</w:t>
            </w:r>
            <w:r>
              <w:rPr>
                <w:rFonts w:hint="cs"/>
                <w:b/>
                <w:bCs/>
                <w:sz w:val="26"/>
                <w:szCs w:val="26"/>
                <w:rtl/>
              </w:rPr>
              <w:t>م</w:t>
            </w:r>
            <w:r w:rsidRPr="00E63A1D">
              <w:rPr>
                <w:rFonts w:hint="cs"/>
                <w:b/>
                <w:bCs/>
                <w:sz w:val="26"/>
                <w:szCs w:val="26"/>
                <w:rtl/>
              </w:rPr>
              <w:t xml:space="preserve">) </w:t>
            </w:r>
            <w:r>
              <w:rPr>
                <w:rFonts w:hint="cs"/>
                <w:b/>
                <w:bCs/>
                <w:sz w:val="26"/>
                <w:szCs w:val="26"/>
                <w:rtl/>
              </w:rPr>
              <w:t>استفاده از شبکه واژگان</w:t>
            </w:r>
            <w:r w:rsidR="002B5B47">
              <w:rPr>
                <w:rStyle w:val="FootnoteReference"/>
                <w:b/>
                <w:bCs/>
                <w:sz w:val="26"/>
                <w:szCs w:val="26"/>
                <w:rtl/>
              </w:rPr>
              <w:footnoteReference w:id="15"/>
            </w:r>
          </w:p>
          <w:p w14:paraId="6305DEC0" w14:textId="4049E65B" w:rsidR="00B211F5" w:rsidRDefault="002B5B47" w:rsidP="00B211F5">
            <w:pPr>
              <w:rPr>
                <w:b/>
                <w:bCs/>
                <w:sz w:val="26"/>
                <w:szCs w:val="26"/>
                <w:rtl/>
              </w:rPr>
            </w:pPr>
            <w:r>
              <w:rPr>
                <w:rFonts w:hint="cs"/>
                <w:sz w:val="26"/>
                <w:szCs w:val="26"/>
                <w:rtl/>
              </w:rPr>
              <w:t xml:space="preserve">در این مرحله با توجه به دامنه بسته انتخاب شده از شبکه واژگان برای اضافه کردن واژگان مترادف و مشابه واژگان استخراج شده از بین مفاهیم معنایی به مجموعه کل واژگان استفاده می‌کنیم، تا </w:t>
            </w:r>
            <w:r w:rsidR="006406FC">
              <w:rPr>
                <w:rFonts w:hint="cs"/>
                <w:sz w:val="26"/>
                <w:szCs w:val="26"/>
                <w:rtl/>
              </w:rPr>
              <w:t>دقت روش را افزایش دهیم</w:t>
            </w:r>
            <w:sdt>
              <w:sdtPr>
                <w:rPr>
                  <w:rFonts w:hint="cs"/>
                  <w:color w:val="000000"/>
                  <w:sz w:val="26"/>
                  <w:szCs w:val="26"/>
                  <w:rtl/>
                </w:rPr>
                <w:tag w:val="MENDELEY_CITATION_v3_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"/>
                <w:id w:val="-1917781724"/>
                <w:placeholder>
                  <w:docPart w:val="DefaultPlaceholder_-1854013440"/>
                </w:placeholder>
              </w:sdtPr>
              <w:sdtContent>
                <w:r w:rsidR="00A92BFD" w:rsidRPr="00A92BFD">
                  <w:rPr>
                    <w:color w:val="000000"/>
                    <w:sz w:val="26"/>
                    <w:szCs w:val="26"/>
                    <w:rtl/>
                  </w:rPr>
                  <w:t>[20]</w:t>
                </w:r>
              </w:sdtContent>
            </w:sdt>
            <w:r w:rsidR="006406FC">
              <w:rPr>
                <w:rFonts w:hint="cs"/>
                <w:sz w:val="26"/>
                <w:szCs w:val="26"/>
                <w:rtl/>
              </w:rPr>
              <w:t xml:space="preserve"> و همچنین </w:t>
            </w:r>
            <w:r>
              <w:rPr>
                <w:rFonts w:hint="cs"/>
                <w:sz w:val="26"/>
                <w:szCs w:val="26"/>
                <w:rtl/>
              </w:rPr>
              <w:t xml:space="preserve">در زمان </w:t>
            </w:r>
            <w:r>
              <w:rPr>
                <w:rFonts w:hint="cs"/>
                <w:sz w:val="26"/>
                <w:szCs w:val="26"/>
                <w:rtl/>
              </w:rPr>
              <w:lastRenderedPageBreak/>
              <w:t xml:space="preserve">بررسی پرس‌جوهای کاربر </w:t>
            </w:r>
            <w:r w:rsidR="006406FC">
              <w:rPr>
                <w:rFonts w:hint="cs"/>
                <w:sz w:val="26"/>
                <w:szCs w:val="26"/>
                <w:rtl/>
              </w:rPr>
              <w:t xml:space="preserve">نیز </w:t>
            </w:r>
            <w:r>
              <w:rPr>
                <w:rFonts w:hint="cs"/>
                <w:sz w:val="26"/>
                <w:szCs w:val="26"/>
                <w:rtl/>
              </w:rPr>
              <w:t>در صورت روبرو شدن با یک واژه جدید بتوان از بین مجموعه کل واژگان</w:t>
            </w:r>
            <w:r w:rsidR="006406FC">
              <w:rPr>
                <w:rFonts w:hint="cs"/>
                <w:sz w:val="26"/>
                <w:szCs w:val="26"/>
                <w:rtl/>
              </w:rPr>
              <w:t>،</w:t>
            </w:r>
            <w:r>
              <w:rPr>
                <w:rFonts w:hint="cs"/>
                <w:sz w:val="26"/>
                <w:szCs w:val="26"/>
                <w:rtl/>
              </w:rPr>
              <w:t xml:space="preserve"> اثرانگشت معنایی آن را تولید کرد</w:t>
            </w:r>
            <w:r w:rsidR="006406FC">
              <w:rPr>
                <w:rFonts w:hint="cs"/>
                <w:sz w:val="26"/>
                <w:szCs w:val="26"/>
                <w:rtl/>
              </w:rPr>
              <w:t>.</w:t>
            </w:r>
          </w:p>
          <w:p w14:paraId="621D6CD2" w14:textId="77777777" w:rsidR="00B211F5" w:rsidRDefault="00B211F5" w:rsidP="00106D19">
            <w:pPr>
              <w:rPr>
                <w:b/>
                <w:bCs/>
                <w:sz w:val="26"/>
                <w:szCs w:val="26"/>
                <w:rtl/>
              </w:rPr>
            </w:pPr>
          </w:p>
          <w:p w14:paraId="45D44B3B" w14:textId="2D03E9C8" w:rsidR="00106D19" w:rsidRDefault="00106D19" w:rsidP="00106D19">
            <w:pPr>
              <w:rPr>
                <w:b/>
                <w:bCs/>
                <w:sz w:val="26"/>
                <w:szCs w:val="26"/>
                <w:rtl/>
              </w:rPr>
            </w:pPr>
            <w:r w:rsidRPr="00E63A1D">
              <w:rPr>
                <w:rFonts w:hint="cs"/>
                <w:b/>
                <w:bCs/>
                <w:sz w:val="26"/>
                <w:szCs w:val="26"/>
                <w:rtl/>
              </w:rPr>
              <w:t xml:space="preserve">مرحله </w:t>
            </w:r>
            <w:r w:rsidR="002A0F20">
              <w:rPr>
                <w:rFonts w:hint="cs"/>
                <w:b/>
                <w:bCs/>
                <w:sz w:val="26"/>
                <w:szCs w:val="26"/>
                <w:rtl/>
              </w:rPr>
              <w:t>چهار</w:t>
            </w:r>
            <w:r w:rsidR="002A6BF7">
              <w:rPr>
                <w:rFonts w:hint="cs"/>
                <w:b/>
                <w:bCs/>
                <w:sz w:val="26"/>
                <w:szCs w:val="26"/>
                <w:rtl/>
              </w:rPr>
              <w:t>م</w:t>
            </w:r>
            <w:r w:rsidRPr="00E63A1D">
              <w:rPr>
                <w:rFonts w:hint="cs"/>
                <w:b/>
                <w:bCs/>
                <w:sz w:val="26"/>
                <w:szCs w:val="26"/>
                <w:rtl/>
              </w:rPr>
              <w:t xml:space="preserve">) </w:t>
            </w:r>
            <w:r w:rsidR="00F77FDD">
              <w:rPr>
                <w:rFonts w:hint="cs"/>
                <w:b/>
                <w:bCs/>
                <w:sz w:val="26"/>
                <w:szCs w:val="26"/>
                <w:rtl/>
              </w:rPr>
              <w:t xml:space="preserve">ایجاد </w:t>
            </w:r>
            <w:r w:rsidR="00891DC3">
              <w:rPr>
                <w:rFonts w:hint="cs"/>
                <w:b/>
                <w:bCs/>
                <w:sz w:val="26"/>
                <w:szCs w:val="26"/>
                <w:rtl/>
              </w:rPr>
              <w:t>نقشه</w:t>
            </w:r>
            <w:r w:rsidRPr="00E63A1D">
              <w:rPr>
                <w:rFonts w:hint="cs"/>
                <w:b/>
                <w:bCs/>
                <w:sz w:val="26"/>
                <w:szCs w:val="26"/>
                <w:rtl/>
              </w:rPr>
              <w:t xml:space="preserve"> معنای</w:t>
            </w:r>
            <w:r w:rsidR="00922571">
              <w:rPr>
                <w:rFonts w:hint="cs"/>
                <w:b/>
                <w:bCs/>
                <w:sz w:val="26"/>
                <w:szCs w:val="26"/>
                <w:rtl/>
              </w:rPr>
              <w:t>ی</w:t>
            </w:r>
          </w:p>
          <w:p w14:paraId="21448328" w14:textId="3D9D7B85" w:rsidR="002A6BF7" w:rsidRDefault="00B1680D" w:rsidP="00106D19">
            <w:pPr>
              <w:rPr>
                <w:sz w:val="26"/>
                <w:szCs w:val="26"/>
              </w:rPr>
            </w:pPr>
            <w:r>
              <w:rPr>
                <w:rFonts w:hint="cs"/>
                <w:sz w:val="26"/>
                <w:szCs w:val="26"/>
                <w:rtl/>
              </w:rPr>
              <w:t xml:space="preserve">با استفاده از مفاهیم و </w:t>
            </w:r>
            <w:r w:rsidR="00962039">
              <w:rPr>
                <w:rFonts w:hint="cs"/>
                <w:sz w:val="26"/>
                <w:szCs w:val="26"/>
                <w:rtl/>
              </w:rPr>
              <w:t>واژه‌هایی</w:t>
            </w:r>
            <w:r>
              <w:rPr>
                <w:rFonts w:hint="cs"/>
                <w:sz w:val="26"/>
                <w:szCs w:val="26"/>
                <w:rtl/>
              </w:rPr>
              <w:t xml:space="preserve"> که از دل آنها </w:t>
            </w:r>
            <w:r w:rsidR="001E67B6">
              <w:rPr>
                <w:rFonts w:hint="cs"/>
                <w:sz w:val="26"/>
                <w:szCs w:val="26"/>
                <w:rtl/>
              </w:rPr>
              <w:t xml:space="preserve">و با استفاده از شبکه واژگان </w:t>
            </w:r>
            <w:r>
              <w:rPr>
                <w:rFonts w:hint="cs"/>
                <w:sz w:val="26"/>
                <w:szCs w:val="26"/>
                <w:rtl/>
              </w:rPr>
              <w:t xml:space="preserve">استخراج شد، در ادامه به ساختن </w:t>
            </w:r>
            <w:r w:rsidR="00891DC3">
              <w:rPr>
                <w:rFonts w:hint="cs"/>
                <w:sz w:val="26"/>
                <w:szCs w:val="26"/>
                <w:rtl/>
              </w:rPr>
              <w:t>نقشه</w:t>
            </w:r>
            <w:r>
              <w:rPr>
                <w:rFonts w:hint="cs"/>
                <w:sz w:val="26"/>
                <w:szCs w:val="26"/>
                <w:rtl/>
              </w:rPr>
              <w:t xml:space="preserve"> معنایی مناسب برای آن دامنه خاص، بر حسب ارتباطی که بین مفاهیم وجود دارد پرداخته می</w:t>
            </w:r>
            <w:r>
              <w:rPr>
                <w:rFonts w:hint="eastAsia"/>
                <w:sz w:val="26"/>
                <w:szCs w:val="26"/>
                <w:rtl/>
              </w:rPr>
              <w:t>‌</w:t>
            </w:r>
            <w:r>
              <w:rPr>
                <w:rFonts w:hint="cs"/>
                <w:sz w:val="26"/>
                <w:szCs w:val="26"/>
                <w:rtl/>
              </w:rPr>
              <w:t>شو</w:t>
            </w:r>
            <w:r w:rsidR="00891DC3">
              <w:rPr>
                <w:rFonts w:hint="cs"/>
                <w:sz w:val="26"/>
                <w:szCs w:val="26"/>
                <w:rtl/>
              </w:rPr>
              <w:t>د</w:t>
            </w:r>
            <w:r w:rsidR="00085893">
              <w:rPr>
                <w:rFonts w:hint="cs"/>
                <w:sz w:val="26"/>
                <w:szCs w:val="26"/>
                <w:rtl/>
              </w:rPr>
              <w:t>؛</w:t>
            </w:r>
            <w:r w:rsidR="007166F3">
              <w:rPr>
                <w:rFonts w:hint="cs"/>
                <w:sz w:val="26"/>
                <w:szCs w:val="26"/>
                <w:rtl/>
              </w:rPr>
              <w:t xml:space="preserve"> </w:t>
            </w:r>
            <w:r w:rsidR="00085893">
              <w:rPr>
                <w:rFonts w:hint="cs"/>
                <w:sz w:val="26"/>
                <w:szCs w:val="26"/>
                <w:rtl/>
              </w:rPr>
              <w:t xml:space="preserve">در ابتدا مفاهیم به همان صورت که در مجموعه داده آمده بودند در کنار هم قرار می‌گیرند، در ادامه سعی بر این است که مفاهیم به دست آمده بر حسب فاصله در کنار هم قرار بگیرند (شکل </w:t>
            </w:r>
            <w:r w:rsidR="00FF44E6">
              <w:rPr>
                <w:rFonts w:hint="cs"/>
                <w:sz w:val="26"/>
                <w:szCs w:val="26"/>
                <w:rtl/>
              </w:rPr>
              <w:t>3</w:t>
            </w:r>
            <w:r w:rsidR="00085893">
              <w:rPr>
                <w:rFonts w:hint="cs"/>
                <w:sz w:val="26"/>
                <w:szCs w:val="26"/>
                <w:rtl/>
              </w:rPr>
              <w:t xml:space="preserve">)، </w:t>
            </w:r>
            <w:r w:rsidR="007166F3">
              <w:rPr>
                <w:rFonts w:hint="cs"/>
                <w:sz w:val="26"/>
                <w:szCs w:val="26"/>
                <w:rtl/>
              </w:rPr>
              <w:t>این کار در آزمایشگاه پایگاه داده دانشکده برق و کامپیوتر دانشگاه تهران توسط مشهدی‌زاده تقریبا انجام شده است</w:t>
            </w:r>
            <w:r>
              <w:rPr>
                <w:rFonts w:hint="cs"/>
                <w:sz w:val="26"/>
                <w:szCs w:val="26"/>
                <w:rtl/>
              </w:rPr>
              <w:t>.</w:t>
            </w:r>
          </w:p>
          <w:p w14:paraId="545F7C96" w14:textId="238C463E" w:rsidR="002D2289" w:rsidRDefault="002D2289" w:rsidP="00106D19">
            <w:pPr>
              <w:rPr>
                <w:sz w:val="26"/>
                <w:szCs w:val="26"/>
              </w:rPr>
            </w:pPr>
            <w:r>
              <w:rPr>
                <w:rFonts w:hint="cs"/>
                <w:b/>
                <w:bCs/>
                <w:noProof/>
                <w:sz w:val="26"/>
                <w:szCs w:val="26"/>
                <w:rtl/>
                <w:lang w:val="fa-IR"/>
              </w:rPr>
              <mc:AlternateContent>
                <mc:Choice Requires="wpg">
                  <w:drawing>
                    <wp:anchor distT="0" distB="0" distL="114300" distR="114300" simplePos="0" relativeHeight="251704320" behindDoc="0" locked="0" layoutInCell="1" allowOverlap="1" wp14:anchorId="0795DB6F" wp14:editId="6979C031">
                      <wp:simplePos x="0" y="0"/>
                      <wp:positionH relativeFrom="margin">
                        <wp:align>center</wp:align>
                      </wp:positionH>
                      <wp:positionV relativeFrom="paragraph">
                        <wp:posOffset>309593</wp:posOffset>
                      </wp:positionV>
                      <wp:extent cx="5943600" cy="2349500"/>
                      <wp:effectExtent l="0" t="0" r="0" b="0"/>
                      <wp:wrapTopAndBottom/>
                      <wp:docPr id="257960933" name="Group 36"/>
                      <wp:cNvGraphicFramePr/>
                      <a:graphic xmlns:a="http://schemas.openxmlformats.org/drawingml/2006/main">
                        <a:graphicData uri="http://schemas.microsoft.com/office/word/2010/wordprocessingGroup">
                          <wpg:wgp>
                            <wpg:cNvGrpSpPr/>
                            <wpg:grpSpPr>
                              <a:xfrm>
                                <a:off x="0" y="0"/>
                                <a:ext cx="5943600" cy="2349500"/>
                                <a:chOff x="0" y="0"/>
                                <a:chExt cx="5943600" cy="2352844"/>
                              </a:xfrm>
                            </wpg:grpSpPr>
                            <pic:pic xmlns:pic="http://schemas.openxmlformats.org/drawingml/2006/picture">
                              <pic:nvPicPr>
                                <pic:cNvPr id="484300974" name="Picture 1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3600" cy="1983105"/>
                                </a:xfrm>
                                <a:prstGeom prst="rect">
                                  <a:avLst/>
                                </a:prstGeom>
                                <a:noFill/>
                                <a:ln>
                                  <a:noFill/>
                                </a:ln>
                              </pic:spPr>
                            </pic:pic>
                            <wps:wsp>
                              <wps:cNvPr id="667810995" name="Text Box 1"/>
                              <wps:cNvSpPr txBox="1"/>
                              <wps:spPr>
                                <a:xfrm>
                                  <a:off x="0" y="2018834"/>
                                  <a:ext cx="5943600" cy="334010"/>
                                </a:xfrm>
                                <a:prstGeom prst="rect">
                                  <a:avLst/>
                                </a:prstGeom>
                                <a:solidFill>
                                  <a:prstClr val="white"/>
                                </a:solidFill>
                                <a:ln>
                                  <a:noFill/>
                                </a:ln>
                              </wps:spPr>
                              <wps:txbx>
                                <w:txbxContent>
                                  <w:p w14:paraId="54D3D214" w14:textId="7D9DE982" w:rsidR="00FC7844" w:rsidRPr="00FC7844" w:rsidRDefault="00FC7844" w:rsidP="00FC7844">
                                    <w:pPr>
                                      <w:pStyle w:val="Caption"/>
                                      <w:bidi/>
                                      <w:jc w:val="center"/>
                                      <w:rPr>
                                        <w:rFonts w:ascii="Times New Roman" w:hAnsi="Times New Roman" w:cs="Calibri"/>
                                        <w:noProof/>
                                        <w:sz w:val="26"/>
                                        <w:szCs w:val="32"/>
                                      </w:rPr>
                                    </w:pPr>
                                    <w:r w:rsidRPr="00FC7844">
                                      <w:rPr>
                                        <w:rFonts w:hint="cs"/>
                                        <w:noProof/>
                                        <w:sz w:val="22"/>
                                        <w:szCs w:val="22"/>
                                        <w:rtl/>
                                      </w:rPr>
                                      <w:t>شکل</w:t>
                                    </w:r>
                                    <w:r w:rsidR="00613F8D">
                                      <w:rPr>
                                        <w:noProof/>
                                        <w:sz w:val="22"/>
                                        <w:szCs w:val="22"/>
                                      </w:rPr>
                                      <w:t xml:space="preserve"> </w:t>
                                    </w:r>
                                    <w:r w:rsidRPr="00FC7844">
                                      <w:rPr>
                                        <w:noProof/>
                                        <w:sz w:val="22"/>
                                        <w:szCs w:val="22"/>
                                        <w:rtl/>
                                      </w:rPr>
                                      <w:fldChar w:fldCharType="begin"/>
                                    </w:r>
                                    <w:r w:rsidRPr="00FC7844">
                                      <w:rPr>
                                        <w:noProof/>
                                        <w:sz w:val="22"/>
                                        <w:szCs w:val="22"/>
                                        <w:rtl/>
                                      </w:rPr>
                                      <w:instrText xml:space="preserve"> </w:instrText>
                                    </w:r>
                                    <w:r w:rsidRPr="00FC7844">
                                      <w:rPr>
                                        <w:noProof/>
                                        <w:sz w:val="22"/>
                                        <w:szCs w:val="22"/>
                                      </w:rPr>
                                      <w:instrText>SEQ</w:instrText>
                                    </w:r>
                                    <w:r w:rsidRPr="00FC7844">
                                      <w:rPr>
                                        <w:noProof/>
                                        <w:sz w:val="22"/>
                                        <w:szCs w:val="22"/>
                                        <w:rtl/>
                                      </w:rPr>
                                      <w:instrText xml:space="preserve"> </w:instrText>
                                    </w:r>
                                    <w:r w:rsidRPr="00FC7844">
                                      <w:rPr>
                                        <w:noProof/>
                                        <w:sz w:val="22"/>
                                        <w:szCs w:val="22"/>
                                      </w:rPr>
                                      <w:instrText>Figure \* ARABIC</w:instrText>
                                    </w:r>
                                    <w:r w:rsidRPr="00FC7844">
                                      <w:rPr>
                                        <w:noProof/>
                                        <w:sz w:val="22"/>
                                        <w:szCs w:val="22"/>
                                        <w:rtl/>
                                      </w:rPr>
                                      <w:instrText xml:space="preserve"> </w:instrText>
                                    </w:r>
                                    <w:r w:rsidRPr="00FC7844">
                                      <w:rPr>
                                        <w:noProof/>
                                        <w:sz w:val="22"/>
                                        <w:szCs w:val="22"/>
                                        <w:rtl/>
                                      </w:rPr>
                                      <w:fldChar w:fldCharType="separate"/>
                                    </w:r>
                                    <w:r w:rsidR="009E1032">
                                      <w:rPr>
                                        <w:noProof/>
                                        <w:sz w:val="22"/>
                                        <w:szCs w:val="22"/>
                                        <w:rtl/>
                                      </w:rPr>
                                      <w:t>3</w:t>
                                    </w:r>
                                    <w:r w:rsidRPr="00FC7844">
                                      <w:rPr>
                                        <w:noProof/>
                                        <w:sz w:val="22"/>
                                        <w:szCs w:val="22"/>
                                        <w:rtl/>
                                      </w:rPr>
                                      <w:fldChar w:fldCharType="end"/>
                                    </w:r>
                                    <w:r>
                                      <w:rPr>
                                        <w:rFonts w:hint="cs"/>
                                        <w:noProof/>
                                        <w:sz w:val="22"/>
                                        <w:szCs w:val="22"/>
                                        <w:rtl/>
                                      </w:rPr>
                                      <w:t xml:space="preserve">. </w:t>
                                    </w:r>
                                    <w:r w:rsidRPr="009A296D">
                                      <w:rPr>
                                        <w:rFonts w:hint="cs"/>
                                        <w:noProof/>
                                        <w:sz w:val="22"/>
                                        <w:szCs w:val="22"/>
                                        <w:rtl/>
                                      </w:rPr>
                                      <w:t>ایجاد نقشه معنایی بر اساس ارتباط بین مفاهی</w:t>
                                    </w:r>
                                    <w:r w:rsidR="003C76E5">
                                      <w:rPr>
                                        <w:rFonts w:hint="cs"/>
                                        <w:noProof/>
                                        <w:sz w:val="22"/>
                                        <w:szCs w:val="22"/>
                                        <w:rtl/>
                                      </w:rPr>
                                      <w:t>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795DB6F" id="_x0000_s1061" style="position:absolute;left:0;text-align:left;margin-left:0;margin-top:24.4pt;width:468pt;height:185pt;z-index:251704320;mso-position-horizontal:center;mso-position-horizontal-relative:margin;mso-height-relative:margin" coordsize="59436,235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">
                      <v:shape id="Picture 17" o:spid="_x0000_s1062" type="#_x0000_t75" style="position:absolute;width:59436;height:19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">
                        <v:imagedata r:id="rId25" o:title=""/>
                      </v:shape>
                      <v:shape id="Text Box 1" o:spid="_x0000_s1063" type="#_x0000_t202" style="position:absolute;top:20188;width:59436;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" stroked="f">
                        <v:textbox style="mso-fit-shape-to-text:t" inset="0,0,0,0">
                          <w:txbxContent>
                            <w:p w14:paraId="54D3D214" w14:textId="7D9DE982" w:rsidR="00FC7844" w:rsidRPr="00FC7844" w:rsidRDefault="00FC7844" w:rsidP="00FC7844">
                              <w:pPr>
                                <w:pStyle w:val="Caption"/>
                                <w:bidi/>
                                <w:jc w:val="center"/>
                                <w:rPr>
                                  <w:rFonts w:ascii="Times New Roman" w:hAnsi="Times New Roman" w:cs="Calibri"/>
                                  <w:noProof/>
                                  <w:sz w:val="26"/>
                                  <w:szCs w:val="32"/>
                                </w:rPr>
                              </w:pPr>
                              <w:r w:rsidRPr="00FC7844">
                                <w:rPr>
                                  <w:rFonts w:hint="cs"/>
                                  <w:noProof/>
                                  <w:sz w:val="22"/>
                                  <w:szCs w:val="22"/>
                                  <w:rtl/>
                                </w:rPr>
                                <w:t>شکل</w:t>
                              </w:r>
                              <w:r w:rsidR="00613F8D">
                                <w:rPr>
                                  <w:noProof/>
                                  <w:sz w:val="22"/>
                                  <w:szCs w:val="22"/>
                                </w:rPr>
                                <w:t xml:space="preserve"> </w:t>
                              </w:r>
                              <w:r w:rsidRPr="00FC7844">
                                <w:rPr>
                                  <w:noProof/>
                                  <w:sz w:val="22"/>
                                  <w:szCs w:val="22"/>
                                  <w:rtl/>
                                </w:rPr>
                                <w:fldChar w:fldCharType="begin"/>
                              </w:r>
                              <w:r w:rsidRPr="00FC7844">
                                <w:rPr>
                                  <w:noProof/>
                                  <w:sz w:val="22"/>
                                  <w:szCs w:val="22"/>
                                  <w:rtl/>
                                </w:rPr>
                                <w:instrText xml:space="preserve"> </w:instrText>
                              </w:r>
                              <w:r w:rsidRPr="00FC7844">
                                <w:rPr>
                                  <w:noProof/>
                                  <w:sz w:val="22"/>
                                  <w:szCs w:val="22"/>
                                </w:rPr>
                                <w:instrText>SEQ</w:instrText>
                              </w:r>
                              <w:r w:rsidRPr="00FC7844">
                                <w:rPr>
                                  <w:noProof/>
                                  <w:sz w:val="22"/>
                                  <w:szCs w:val="22"/>
                                  <w:rtl/>
                                </w:rPr>
                                <w:instrText xml:space="preserve"> </w:instrText>
                              </w:r>
                              <w:r w:rsidRPr="00FC7844">
                                <w:rPr>
                                  <w:noProof/>
                                  <w:sz w:val="22"/>
                                  <w:szCs w:val="22"/>
                                </w:rPr>
                                <w:instrText>Figure \* ARABIC</w:instrText>
                              </w:r>
                              <w:r w:rsidRPr="00FC7844">
                                <w:rPr>
                                  <w:noProof/>
                                  <w:sz w:val="22"/>
                                  <w:szCs w:val="22"/>
                                  <w:rtl/>
                                </w:rPr>
                                <w:instrText xml:space="preserve"> </w:instrText>
                              </w:r>
                              <w:r w:rsidRPr="00FC7844">
                                <w:rPr>
                                  <w:noProof/>
                                  <w:sz w:val="22"/>
                                  <w:szCs w:val="22"/>
                                  <w:rtl/>
                                </w:rPr>
                                <w:fldChar w:fldCharType="separate"/>
                              </w:r>
                              <w:r w:rsidR="009E1032">
                                <w:rPr>
                                  <w:noProof/>
                                  <w:sz w:val="22"/>
                                  <w:szCs w:val="22"/>
                                  <w:rtl/>
                                </w:rPr>
                                <w:t>3</w:t>
                              </w:r>
                              <w:r w:rsidRPr="00FC7844">
                                <w:rPr>
                                  <w:noProof/>
                                  <w:sz w:val="22"/>
                                  <w:szCs w:val="22"/>
                                  <w:rtl/>
                                </w:rPr>
                                <w:fldChar w:fldCharType="end"/>
                              </w:r>
                              <w:r>
                                <w:rPr>
                                  <w:rFonts w:hint="cs"/>
                                  <w:noProof/>
                                  <w:sz w:val="22"/>
                                  <w:szCs w:val="22"/>
                                  <w:rtl/>
                                </w:rPr>
                                <w:t xml:space="preserve">. </w:t>
                              </w:r>
                              <w:r w:rsidRPr="009A296D">
                                <w:rPr>
                                  <w:rFonts w:hint="cs"/>
                                  <w:noProof/>
                                  <w:sz w:val="22"/>
                                  <w:szCs w:val="22"/>
                                  <w:rtl/>
                                </w:rPr>
                                <w:t>ایجاد نقشه معنایی بر اساس ارتباط بین مفاهی</w:t>
                              </w:r>
                              <w:r w:rsidR="003C76E5">
                                <w:rPr>
                                  <w:rFonts w:hint="cs"/>
                                  <w:noProof/>
                                  <w:sz w:val="22"/>
                                  <w:szCs w:val="22"/>
                                  <w:rtl/>
                                </w:rPr>
                                <w:t>م</w:t>
                              </w:r>
                            </w:p>
                          </w:txbxContent>
                        </v:textbox>
                      </v:shape>
                      <w10:wrap type="topAndBottom" anchorx="margin"/>
                    </v:group>
                  </w:pict>
                </mc:Fallback>
              </mc:AlternateContent>
            </w:r>
          </w:p>
          <w:p w14:paraId="00631083" w14:textId="7405F4C6" w:rsidR="004E2ABA" w:rsidRDefault="004E2ABA" w:rsidP="00106D19">
            <w:pPr>
              <w:rPr>
                <w:sz w:val="26"/>
                <w:szCs w:val="26"/>
              </w:rPr>
            </w:pPr>
          </w:p>
          <w:p w14:paraId="67E82192" w14:textId="4EC4521D" w:rsidR="002A6BF7" w:rsidRPr="004E2ABA" w:rsidRDefault="002A6BF7" w:rsidP="004E2ABA">
            <w:pPr>
              <w:rPr>
                <w:sz w:val="26"/>
                <w:szCs w:val="26"/>
                <w:rtl/>
              </w:rPr>
            </w:pPr>
            <w:r w:rsidRPr="00E63A1D">
              <w:rPr>
                <w:rFonts w:hint="cs"/>
                <w:b/>
                <w:bCs/>
                <w:sz w:val="26"/>
                <w:szCs w:val="26"/>
                <w:rtl/>
              </w:rPr>
              <w:t xml:space="preserve">مرحله </w:t>
            </w:r>
            <w:r w:rsidR="002F10E4">
              <w:rPr>
                <w:rFonts w:hint="cs"/>
                <w:b/>
                <w:bCs/>
                <w:sz w:val="26"/>
                <w:szCs w:val="26"/>
                <w:rtl/>
              </w:rPr>
              <w:t>پنج</w:t>
            </w:r>
            <w:r>
              <w:rPr>
                <w:rFonts w:hint="cs"/>
                <w:b/>
                <w:bCs/>
                <w:sz w:val="26"/>
                <w:szCs w:val="26"/>
                <w:rtl/>
              </w:rPr>
              <w:t>م</w:t>
            </w:r>
            <w:r w:rsidRPr="00E63A1D">
              <w:rPr>
                <w:rFonts w:hint="cs"/>
                <w:b/>
                <w:bCs/>
                <w:sz w:val="26"/>
                <w:szCs w:val="26"/>
                <w:rtl/>
              </w:rPr>
              <w:t xml:space="preserve">) </w:t>
            </w:r>
            <w:r w:rsidR="00AC1C4D">
              <w:rPr>
                <w:rFonts w:hint="cs"/>
                <w:b/>
                <w:bCs/>
                <w:sz w:val="26"/>
                <w:szCs w:val="26"/>
                <w:rtl/>
              </w:rPr>
              <w:t xml:space="preserve">بررسی و تنظیم معیارها و </w:t>
            </w:r>
            <w:r w:rsidR="00B11E15">
              <w:rPr>
                <w:rFonts w:hint="cs"/>
                <w:b/>
                <w:bCs/>
                <w:sz w:val="26"/>
                <w:szCs w:val="26"/>
                <w:rtl/>
              </w:rPr>
              <w:t>نمایه سازی پایگاه داده</w:t>
            </w:r>
            <w:r w:rsidR="00AC1C4D">
              <w:rPr>
                <w:rFonts w:hint="cs"/>
                <w:b/>
                <w:bCs/>
                <w:sz w:val="26"/>
                <w:szCs w:val="26"/>
                <w:rtl/>
              </w:rPr>
              <w:t xml:space="preserve"> اثرانگشت‌های معنایی</w:t>
            </w:r>
          </w:p>
          <w:p w14:paraId="72B56E26" w14:textId="02176B6D" w:rsidR="003D68AE" w:rsidRDefault="003D68AE" w:rsidP="00106D19">
            <w:pPr>
              <w:rPr>
                <w:sz w:val="26"/>
                <w:szCs w:val="26"/>
                <w:rtl/>
              </w:rPr>
            </w:pPr>
            <w:r>
              <w:rPr>
                <w:rFonts w:hint="cs"/>
                <w:sz w:val="26"/>
                <w:szCs w:val="26"/>
                <w:rtl/>
              </w:rPr>
              <w:t xml:space="preserve">این مرحله خود از </w:t>
            </w:r>
            <w:r w:rsidR="00AC1C4D">
              <w:rPr>
                <w:rFonts w:hint="cs"/>
                <w:sz w:val="26"/>
                <w:szCs w:val="26"/>
                <w:rtl/>
              </w:rPr>
              <w:t>دو</w:t>
            </w:r>
            <w:r>
              <w:rPr>
                <w:rFonts w:hint="cs"/>
                <w:sz w:val="26"/>
                <w:szCs w:val="26"/>
                <w:rtl/>
              </w:rPr>
              <w:t xml:space="preserve"> زیر مرحله تشکیل شده است که این زیر مراحل به صورت حلقه مانند به هم وصل هستند و تکرار این مراحل تا جایی ادامه پیدا می‌کند که به</w:t>
            </w:r>
            <w:r w:rsidR="00AB5924">
              <w:rPr>
                <w:rFonts w:hint="cs"/>
                <w:sz w:val="26"/>
                <w:szCs w:val="26"/>
                <w:rtl/>
              </w:rPr>
              <w:t xml:space="preserve">ترین اثرانگشت‌های معنایی به دست </w:t>
            </w:r>
            <w:r>
              <w:rPr>
                <w:rFonts w:hint="cs"/>
                <w:sz w:val="26"/>
                <w:szCs w:val="26"/>
                <w:rtl/>
              </w:rPr>
              <w:t>آمده باشد. در ادامه به بیان هر کدام از آنها می‌پردازیم:</w:t>
            </w:r>
          </w:p>
          <w:p w14:paraId="05910213" w14:textId="632DF7A5" w:rsidR="00D311D6" w:rsidRDefault="00D311D6" w:rsidP="004911D8">
            <w:pPr>
              <w:pStyle w:val="ListParagraph"/>
              <w:numPr>
                <w:ilvl w:val="0"/>
                <w:numId w:val="16"/>
              </w:numPr>
              <w:ind w:left="360"/>
              <w:rPr>
                <w:sz w:val="26"/>
                <w:szCs w:val="26"/>
              </w:rPr>
            </w:pPr>
            <w:r>
              <w:rPr>
                <w:rFonts w:hint="cs"/>
                <w:b/>
                <w:bCs/>
                <w:sz w:val="26"/>
                <w:szCs w:val="26"/>
                <w:rtl/>
              </w:rPr>
              <w:t xml:space="preserve">بررسی و تنظیم معیارها: </w:t>
            </w:r>
            <w:r>
              <w:rPr>
                <w:rFonts w:hint="cs"/>
                <w:sz w:val="26"/>
                <w:szCs w:val="26"/>
                <w:rtl/>
              </w:rPr>
              <w:t>بعد از ایجاد نقشه معنایی، با استفاده از معیارهای پیش‌فرض برای تعیین فاصله مفاهیم معنایی مجزا، اثرانگشت</w:t>
            </w:r>
            <w:r>
              <w:rPr>
                <w:rFonts w:hint="eastAsia"/>
                <w:sz w:val="26"/>
                <w:szCs w:val="26"/>
                <w:rtl/>
              </w:rPr>
              <w:t>‌</w:t>
            </w:r>
            <w:r>
              <w:rPr>
                <w:rFonts w:hint="cs"/>
                <w:sz w:val="26"/>
                <w:szCs w:val="26"/>
                <w:rtl/>
              </w:rPr>
              <w:t>های معنایی واژگان تولید می‌شوند، با استفاده از بخشی از مفاهیم باقی‌مانده معیارهای مختلف برای تولید اثرانگشت‌های معنایی بررسی و تنظیم می‌شوند و این روند تا زمان رسیدن به مناسب</w:t>
            </w:r>
            <w:r>
              <w:rPr>
                <w:rFonts w:hint="eastAsia"/>
                <w:sz w:val="26"/>
                <w:szCs w:val="26"/>
                <w:rtl/>
              </w:rPr>
              <w:t>‌</w:t>
            </w:r>
            <w:r>
              <w:rPr>
                <w:rFonts w:hint="cs"/>
                <w:sz w:val="26"/>
                <w:szCs w:val="26"/>
                <w:rtl/>
              </w:rPr>
              <w:t xml:space="preserve">ترین روش برای تولید اثرانگشت‌های معنایی </w:t>
            </w:r>
            <w:r w:rsidRPr="00074F2E">
              <w:rPr>
                <w:sz w:val="26"/>
                <w:szCs w:val="26"/>
                <w:rtl/>
              </w:rPr>
              <w:t>ادامه پ</w:t>
            </w:r>
            <w:r w:rsidRPr="00074F2E">
              <w:rPr>
                <w:rFonts w:hint="cs"/>
                <w:sz w:val="26"/>
                <w:szCs w:val="26"/>
                <w:rtl/>
              </w:rPr>
              <w:t>ی</w:t>
            </w:r>
            <w:r w:rsidRPr="00074F2E">
              <w:rPr>
                <w:rFonts w:hint="eastAsia"/>
                <w:sz w:val="26"/>
                <w:szCs w:val="26"/>
                <w:rtl/>
              </w:rPr>
              <w:t>دا</w:t>
            </w:r>
            <w:r w:rsidRPr="00074F2E">
              <w:rPr>
                <w:sz w:val="26"/>
                <w:szCs w:val="26"/>
                <w:rtl/>
              </w:rPr>
              <w:t xml:space="preserve"> م</w:t>
            </w:r>
            <w:r w:rsidRPr="00074F2E">
              <w:rPr>
                <w:rFonts w:hint="cs"/>
                <w:sz w:val="26"/>
                <w:szCs w:val="26"/>
                <w:rtl/>
              </w:rPr>
              <w:t>ی‌</w:t>
            </w:r>
            <w:r w:rsidRPr="00074F2E">
              <w:rPr>
                <w:rFonts w:hint="eastAsia"/>
                <w:sz w:val="26"/>
                <w:szCs w:val="26"/>
                <w:rtl/>
              </w:rPr>
              <w:t>کند</w:t>
            </w:r>
            <w:r>
              <w:rPr>
                <w:rFonts w:hint="cs"/>
                <w:sz w:val="26"/>
                <w:szCs w:val="26"/>
                <w:rtl/>
              </w:rPr>
              <w:t>.</w:t>
            </w:r>
          </w:p>
          <w:p w14:paraId="44E43C6C" w14:textId="71BBECAB" w:rsidR="004E2ABA" w:rsidRDefault="004E2ABA" w:rsidP="004E2ABA">
            <w:pPr>
              <w:rPr>
                <w:sz w:val="26"/>
                <w:szCs w:val="26"/>
              </w:rPr>
            </w:pPr>
          </w:p>
          <w:p w14:paraId="13968CF0" w14:textId="426505F3" w:rsidR="009F23A4" w:rsidRDefault="002C75EE" w:rsidP="009F23A4">
            <w:pPr>
              <w:pStyle w:val="ListParagraph"/>
              <w:numPr>
                <w:ilvl w:val="0"/>
                <w:numId w:val="16"/>
              </w:numPr>
              <w:ind w:left="360"/>
              <w:rPr>
                <w:sz w:val="26"/>
                <w:szCs w:val="26"/>
              </w:rPr>
            </w:pPr>
            <w:r>
              <w:rPr>
                <w:rFonts w:hint="cs"/>
                <w:noProof/>
                <w:rtl/>
                <w:lang w:val="fa-IR"/>
              </w:rPr>
              <w:lastRenderedPageBreak/>
              <mc:AlternateContent>
                <mc:Choice Requires="wpg">
                  <w:drawing>
                    <wp:anchor distT="0" distB="0" distL="114300" distR="114300" simplePos="0" relativeHeight="251708416" behindDoc="0" locked="0" layoutInCell="1" allowOverlap="1" wp14:anchorId="6AAC6AD9" wp14:editId="28DDC8D7">
                      <wp:simplePos x="0" y="0"/>
                      <wp:positionH relativeFrom="margin">
                        <wp:posOffset>154305</wp:posOffset>
                      </wp:positionH>
                      <wp:positionV relativeFrom="paragraph">
                        <wp:posOffset>1187450</wp:posOffset>
                      </wp:positionV>
                      <wp:extent cx="5947410" cy="3458845"/>
                      <wp:effectExtent l="0" t="0" r="0" b="8255"/>
                      <wp:wrapTopAndBottom/>
                      <wp:docPr id="1556344849" name="Group 22"/>
                      <wp:cNvGraphicFramePr/>
                      <a:graphic xmlns:a="http://schemas.openxmlformats.org/drawingml/2006/main">
                        <a:graphicData uri="http://schemas.microsoft.com/office/word/2010/wordprocessingGroup">
                          <wpg:wgp>
                            <wpg:cNvGrpSpPr/>
                            <wpg:grpSpPr>
                              <a:xfrm>
                                <a:off x="0" y="0"/>
                                <a:ext cx="5947410" cy="3458845"/>
                                <a:chOff x="0" y="0"/>
                                <a:chExt cx="5947410" cy="3458845"/>
                              </a:xfrm>
                            </wpg:grpSpPr>
                            <pic:pic xmlns:pic="http://schemas.openxmlformats.org/drawingml/2006/picture">
                              <pic:nvPicPr>
                                <pic:cNvPr id="19452410" name="Picture 19"/>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3810" y="0"/>
                                  <a:ext cx="5943600" cy="3067685"/>
                                </a:xfrm>
                                <a:prstGeom prst="rect">
                                  <a:avLst/>
                                </a:prstGeom>
                                <a:noFill/>
                                <a:ln>
                                  <a:noFill/>
                                </a:ln>
                              </pic:spPr>
                            </pic:pic>
                            <wps:wsp>
                              <wps:cNvPr id="1970377632" name="Text Box 1"/>
                              <wps:cNvSpPr txBox="1"/>
                              <wps:spPr>
                                <a:xfrm>
                                  <a:off x="0" y="3124835"/>
                                  <a:ext cx="5943600" cy="334010"/>
                                </a:xfrm>
                                <a:prstGeom prst="rect">
                                  <a:avLst/>
                                </a:prstGeom>
                                <a:solidFill>
                                  <a:prstClr val="white"/>
                                </a:solidFill>
                                <a:ln>
                                  <a:noFill/>
                                </a:ln>
                              </wps:spPr>
                              <wps:txbx>
                                <w:txbxContent>
                                  <w:p w14:paraId="08A9FF87" w14:textId="0B809109" w:rsidR="00ED34FE" w:rsidRPr="00ED34FE" w:rsidRDefault="00ED34FE" w:rsidP="00ED34FE">
                                    <w:pPr>
                                      <w:pStyle w:val="Caption"/>
                                      <w:bidi/>
                                      <w:jc w:val="center"/>
                                      <w:rPr>
                                        <w:rFonts w:ascii="Times New Roman" w:hAnsi="Times New Roman"/>
                                        <w:sz w:val="22"/>
                                        <w:szCs w:val="22"/>
                                      </w:rPr>
                                    </w:pPr>
                                    <w:r>
                                      <w:rPr>
                                        <w:rFonts w:hint="cs"/>
                                        <w:sz w:val="22"/>
                                        <w:szCs w:val="22"/>
                                        <w:rtl/>
                                      </w:rPr>
                                      <w:t xml:space="preserve">شکل </w:t>
                                    </w:r>
                                    <w:r w:rsidRPr="00ED34FE">
                                      <w:rPr>
                                        <w:sz w:val="22"/>
                                        <w:szCs w:val="22"/>
                                        <w:rtl/>
                                      </w:rPr>
                                      <w:fldChar w:fldCharType="begin"/>
                                    </w:r>
                                    <w:r w:rsidRPr="00ED34FE">
                                      <w:rPr>
                                        <w:sz w:val="22"/>
                                        <w:szCs w:val="22"/>
                                        <w:rtl/>
                                      </w:rPr>
                                      <w:instrText xml:space="preserve"> </w:instrText>
                                    </w:r>
                                    <w:r w:rsidRPr="00ED34FE">
                                      <w:rPr>
                                        <w:sz w:val="22"/>
                                        <w:szCs w:val="22"/>
                                      </w:rPr>
                                      <w:instrText>SEQ</w:instrText>
                                    </w:r>
                                    <w:r w:rsidRPr="00ED34FE">
                                      <w:rPr>
                                        <w:sz w:val="22"/>
                                        <w:szCs w:val="22"/>
                                        <w:rtl/>
                                      </w:rPr>
                                      <w:instrText xml:space="preserve"> </w:instrText>
                                    </w:r>
                                    <w:r w:rsidRPr="00ED34FE">
                                      <w:rPr>
                                        <w:sz w:val="22"/>
                                        <w:szCs w:val="22"/>
                                      </w:rPr>
                                      <w:instrText>Figure \* ARABIC</w:instrText>
                                    </w:r>
                                    <w:r w:rsidRPr="00ED34FE">
                                      <w:rPr>
                                        <w:sz w:val="22"/>
                                        <w:szCs w:val="22"/>
                                        <w:rtl/>
                                      </w:rPr>
                                      <w:instrText xml:space="preserve"> </w:instrText>
                                    </w:r>
                                    <w:r w:rsidRPr="00ED34FE">
                                      <w:rPr>
                                        <w:sz w:val="22"/>
                                        <w:szCs w:val="22"/>
                                        <w:rtl/>
                                      </w:rPr>
                                      <w:fldChar w:fldCharType="separate"/>
                                    </w:r>
                                    <w:r w:rsidR="009E1032">
                                      <w:rPr>
                                        <w:noProof/>
                                        <w:sz w:val="22"/>
                                        <w:szCs w:val="22"/>
                                        <w:rtl/>
                                      </w:rPr>
                                      <w:t>4</w:t>
                                    </w:r>
                                    <w:r w:rsidRPr="00ED34FE">
                                      <w:rPr>
                                        <w:sz w:val="22"/>
                                        <w:szCs w:val="22"/>
                                        <w:rtl/>
                                      </w:rPr>
                                      <w:fldChar w:fldCharType="end"/>
                                    </w:r>
                                    <w:r>
                                      <w:rPr>
                                        <w:rFonts w:hint="cs"/>
                                        <w:sz w:val="22"/>
                                        <w:szCs w:val="22"/>
                                        <w:rtl/>
                                      </w:rPr>
                                      <w:t xml:space="preserve">. </w:t>
                                    </w:r>
                                    <w:r w:rsidRPr="00ED34FE">
                                      <w:rPr>
                                        <w:rFonts w:hint="cs"/>
                                        <w:sz w:val="22"/>
                                        <w:szCs w:val="22"/>
                                        <w:rtl/>
                                      </w:rPr>
                                      <w:t>تولید اثرانگشت معنایی جمله با استفاده از اثرانگشت کلمات تشکیل دهنده</w:t>
                                    </w:r>
                                    <w:sdt>
                                      <w:sdtPr>
                                        <w:rPr>
                                          <w:rFonts w:hint="cs"/>
                                          <w:b w:val="0"/>
                                          <w:color w:val="000000"/>
                                          <w:sz w:val="22"/>
                                          <w:szCs w:val="22"/>
                                          <w:rtl/>
                                        </w:rPr>
                                        <w:tag w:val="MENDELEY_CITATION_v3_eyJjaXRhdGlvbklEIjoiTUVOREVMRVlfQ0lUQVRJT05fZmE4N2RjODktYjA4MS00ZmJmLTlhZDctMThmMWJmYTg0ZWNk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170908482"/>
                                        <w:placeholder>
                                          <w:docPart w:val="DefaultPlaceholder_-1854013440"/>
                                        </w:placeholder>
                                      </w:sdtPr>
                                      <w:sdtContent>
                                        <w:r w:rsidR="00A92BFD" w:rsidRPr="00A92BFD">
                                          <w:rPr>
                                            <w:b w:val="0"/>
                                            <w:color w:val="000000"/>
                                            <w:sz w:val="22"/>
                                            <w:szCs w:val="22"/>
                                            <w:rtl/>
                                          </w:rPr>
                                          <w:t>[13]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AAC6AD9" id="Group 22" o:spid="_x0000_s1064" style="position:absolute;left:0;text-align:left;margin-left:12.15pt;margin-top:93.5pt;width:468.3pt;height:272.35pt;z-index:251708416;mso-position-horizontal-relative:margin" coordsize="59474,34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">
                      <v:shape id="Picture 19" o:spid="_x0000_s1065" type="#_x0000_t75" style="position:absolute;left:38;width:59436;height:30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">
                        <v:imagedata r:id="rId27" o:title=""/>
                      </v:shape>
                      <v:shape id="Text Box 1" o:spid="_x0000_s1066" type="#_x0000_t202" style="position:absolute;top:31248;width:59436;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" stroked="f">
                        <v:textbox style="mso-fit-shape-to-text:t" inset="0,0,0,0">
                          <w:txbxContent>
                            <w:p w14:paraId="08A9FF87" w14:textId="0B809109" w:rsidR="00ED34FE" w:rsidRPr="00ED34FE" w:rsidRDefault="00ED34FE" w:rsidP="00ED34FE">
                              <w:pPr>
                                <w:pStyle w:val="Caption"/>
                                <w:bidi/>
                                <w:jc w:val="center"/>
                                <w:rPr>
                                  <w:rFonts w:ascii="Times New Roman" w:hAnsi="Times New Roman"/>
                                  <w:sz w:val="22"/>
                                  <w:szCs w:val="22"/>
                                </w:rPr>
                              </w:pPr>
                              <w:r>
                                <w:rPr>
                                  <w:rFonts w:hint="cs"/>
                                  <w:sz w:val="22"/>
                                  <w:szCs w:val="22"/>
                                  <w:rtl/>
                                </w:rPr>
                                <w:t xml:space="preserve">شکل </w:t>
                              </w:r>
                              <w:r w:rsidRPr="00ED34FE">
                                <w:rPr>
                                  <w:sz w:val="22"/>
                                  <w:szCs w:val="22"/>
                                  <w:rtl/>
                                </w:rPr>
                                <w:fldChar w:fldCharType="begin"/>
                              </w:r>
                              <w:r w:rsidRPr="00ED34FE">
                                <w:rPr>
                                  <w:sz w:val="22"/>
                                  <w:szCs w:val="22"/>
                                  <w:rtl/>
                                </w:rPr>
                                <w:instrText xml:space="preserve"> </w:instrText>
                              </w:r>
                              <w:r w:rsidRPr="00ED34FE">
                                <w:rPr>
                                  <w:sz w:val="22"/>
                                  <w:szCs w:val="22"/>
                                </w:rPr>
                                <w:instrText>SEQ</w:instrText>
                              </w:r>
                              <w:r w:rsidRPr="00ED34FE">
                                <w:rPr>
                                  <w:sz w:val="22"/>
                                  <w:szCs w:val="22"/>
                                  <w:rtl/>
                                </w:rPr>
                                <w:instrText xml:space="preserve"> </w:instrText>
                              </w:r>
                              <w:r w:rsidRPr="00ED34FE">
                                <w:rPr>
                                  <w:sz w:val="22"/>
                                  <w:szCs w:val="22"/>
                                </w:rPr>
                                <w:instrText>Figure \* ARABIC</w:instrText>
                              </w:r>
                              <w:r w:rsidRPr="00ED34FE">
                                <w:rPr>
                                  <w:sz w:val="22"/>
                                  <w:szCs w:val="22"/>
                                  <w:rtl/>
                                </w:rPr>
                                <w:instrText xml:space="preserve"> </w:instrText>
                              </w:r>
                              <w:r w:rsidRPr="00ED34FE">
                                <w:rPr>
                                  <w:sz w:val="22"/>
                                  <w:szCs w:val="22"/>
                                  <w:rtl/>
                                </w:rPr>
                                <w:fldChar w:fldCharType="separate"/>
                              </w:r>
                              <w:r w:rsidR="009E1032">
                                <w:rPr>
                                  <w:noProof/>
                                  <w:sz w:val="22"/>
                                  <w:szCs w:val="22"/>
                                  <w:rtl/>
                                </w:rPr>
                                <w:t>4</w:t>
                              </w:r>
                              <w:r w:rsidRPr="00ED34FE">
                                <w:rPr>
                                  <w:sz w:val="22"/>
                                  <w:szCs w:val="22"/>
                                  <w:rtl/>
                                </w:rPr>
                                <w:fldChar w:fldCharType="end"/>
                              </w:r>
                              <w:r>
                                <w:rPr>
                                  <w:rFonts w:hint="cs"/>
                                  <w:sz w:val="22"/>
                                  <w:szCs w:val="22"/>
                                  <w:rtl/>
                                </w:rPr>
                                <w:t xml:space="preserve">. </w:t>
                              </w:r>
                              <w:r w:rsidRPr="00ED34FE">
                                <w:rPr>
                                  <w:rFonts w:hint="cs"/>
                                  <w:sz w:val="22"/>
                                  <w:szCs w:val="22"/>
                                  <w:rtl/>
                                </w:rPr>
                                <w:t>تولید اثرانگشت معنایی جمله با استفاده از اثرانگشت کلمات تشکیل دهنده</w:t>
                              </w:r>
                              <w:sdt>
                                <w:sdtPr>
                                  <w:rPr>
                                    <w:rFonts w:hint="cs"/>
                                    <w:b w:val="0"/>
                                    <w:color w:val="000000"/>
                                    <w:sz w:val="22"/>
                                    <w:szCs w:val="22"/>
                                    <w:rtl/>
                                  </w:rPr>
                                  <w:tag w:val="MENDELEY_CITATION_v3_eyJjaXRhdGlvbklEIjoiTUVOREVMRVlfQ0lUQVRJT05fZmE4N2RjODktYjA4MS00ZmJmLTlhZDctMThmMWJmYTg0ZWNk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170908482"/>
                                  <w:placeholder>
                                    <w:docPart w:val="DefaultPlaceholder_-1854013440"/>
                                  </w:placeholder>
                                </w:sdtPr>
                                <w:sdtContent>
                                  <w:r w:rsidR="00A92BFD" w:rsidRPr="00A92BFD">
                                    <w:rPr>
                                      <w:b w:val="0"/>
                                      <w:color w:val="000000"/>
                                      <w:sz w:val="22"/>
                                      <w:szCs w:val="22"/>
                                      <w:rtl/>
                                    </w:rPr>
                                    <w:t>[13]</w:t>
                                  </w:r>
                                </w:sdtContent>
                              </w:sdt>
                            </w:p>
                          </w:txbxContent>
                        </v:textbox>
                      </v:shape>
                      <w10:wrap type="topAndBottom" anchorx="margin"/>
                    </v:group>
                  </w:pict>
                </mc:Fallback>
              </mc:AlternateContent>
            </w:r>
            <w:r w:rsidR="00B11E15">
              <w:rPr>
                <w:rFonts w:hint="cs"/>
                <w:b/>
                <w:bCs/>
                <w:sz w:val="26"/>
                <w:szCs w:val="26"/>
                <w:rtl/>
              </w:rPr>
              <w:t xml:space="preserve"> نمایه سازی پایگاه داده</w:t>
            </w:r>
            <w:r w:rsidR="003D68AE" w:rsidRPr="003D68AE">
              <w:rPr>
                <w:rFonts w:hint="cs"/>
                <w:b/>
                <w:bCs/>
                <w:sz w:val="26"/>
                <w:szCs w:val="26"/>
                <w:rtl/>
              </w:rPr>
              <w:t xml:space="preserve"> اثرانگشت‌های معنایی: </w:t>
            </w:r>
            <w:r w:rsidR="009F23A4">
              <w:rPr>
                <w:rFonts w:hint="cs"/>
                <w:sz w:val="26"/>
                <w:szCs w:val="26"/>
                <w:rtl/>
              </w:rPr>
              <w:t>بعد از بررسی و تنظیم معیارها</w:t>
            </w:r>
            <w:r w:rsidR="003D68AE" w:rsidRPr="003D68AE">
              <w:rPr>
                <w:rFonts w:hint="cs"/>
                <w:sz w:val="26"/>
                <w:szCs w:val="26"/>
                <w:rtl/>
              </w:rPr>
              <w:t xml:space="preserve">، برای هر </w:t>
            </w:r>
            <w:r w:rsidR="00962039">
              <w:rPr>
                <w:rFonts w:hint="cs"/>
                <w:sz w:val="26"/>
                <w:szCs w:val="26"/>
                <w:rtl/>
              </w:rPr>
              <w:t>واژه</w:t>
            </w:r>
            <w:r w:rsidR="003D68AE" w:rsidRPr="003D68AE">
              <w:rPr>
                <w:rFonts w:hint="cs"/>
                <w:sz w:val="26"/>
                <w:szCs w:val="26"/>
                <w:rtl/>
              </w:rPr>
              <w:t xml:space="preserve"> یک اثرانگشت معنای</w:t>
            </w:r>
            <w:r w:rsidR="00036D9E">
              <w:rPr>
                <w:rFonts w:hint="cs"/>
                <w:sz w:val="26"/>
                <w:szCs w:val="26"/>
                <w:rtl/>
              </w:rPr>
              <w:t>ی</w:t>
            </w:r>
            <w:r w:rsidR="003D68AE" w:rsidRPr="003D68AE">
              <w:rPr>
                <w:rFonts w:hint="cs"/>
                <w:sz w:val="26"/>
                <w:szCs w:val="26"/>
                <w:rtl/>
              </w:rPr>
              <w:t xml:space="preserve"> </w:t>
            </w:r>
            <w:r w:rsidR="00061580">
              <w:rPr>
                <w:rFonts w:hint="cs"/>
                <w:sz w:val="26"/>
                <w:szCs w:val="26"/>
                <w:rtl/>
              </w:rPr>
              <w:t>تولید</w:t>
            </w:r>
            <w:r w:rsidR="003D68AE" w:rsidRPr="003D68AE">
              <w:rPr>
                <w:rFonts w:hint="cs"/>
                <w:sz w:val="26"/>
                <w:szCs w:val="26"/>
                <w:rtl/>
              </w:rPr>
              <w:t xml:space="preserve"> می‌شود</w:t>
            </w:r>
            <w:r w:rsidR="00B11E15">
              <w:rPr>
                <w:rFonts w:hint="cs"/>
                <w:sz w:val="26"/>
                <w:szCs w:val="26"/>
                <w:rtl/>
              </w:rPr>
              <w:t xml:space="preserve"> و مختص به همان واژه در پایگاه داده اثرانگشت</w:t>
            </w:r>
            <w:r w:rsidR="00B11E15">
              <w:rPr>
                <w:rFonts w:hint="eastAsia"/>
                <w:sz w:val="26"/>
                <w:szCs w:val="26"/>
                <w:rtl/>
              </w:rPr>
              <w:t>‌</w:t>
            </w:r>
            <w:r w:rsidR="00B11E15">
              <w:rPr>
                <w:rFonts w:hint="cs"/>
                <w:sz w:val="26"/>
                <w:szCs w:val="26"/>
                <w:rtl/>
              </w:rPr>
              <w:t>های معنایی نمایه سازی می‌شود</w:t>
            </w:r>
            <w:r w:rsidR="003D68AE" w:rsidRPr="003D68AE">
              <w:rPr>
                <w:rFonts w:hint="cs"/>
                <w:sz w:val="26"/>
                <w:szCs w:val="26"/>
                <w:rtl/>
              </w:rPr>
              <w:t xml:space="preserve">، که برای به دست آوردن اثرانگشت معنایی هر مفهوم نیز کافیست </w:t>
            </w:r>
            <w:r w:rsidR="00B11E15">
              <w:rPr>
                <w:rFonts w:hint="cs"/>
                <w:sz w:val="26"/>
                <w:szCs w:val="26"/>
                <w:rtl/>
              </w:rPr>
              <w:t xml:space="preserve">با استفاده از پایگاه داده اثرانگشت‌های معنایی، </w:t>
            </w:r>
            <w:r w:rsidR="003D68AE" w:rsidRPr="003D68AE">
              <w:rPr>
                <w:rFonts w:hint="cs"/>
                <w:sz w:val="26"/>
                <w:szCs w:val="26"/>
                <w:rtl/>
              </w:rPr>
              <w:t xml:space="preserve">اثرانگشت معنایی تک تک </w:t>
            </w:r>
            <w:r w:rsidR="00962039">
              <w:rPr>
                <w:rFonts w:hint="cs"/>
                <w:sz w:val="26"/>
                <w:szCs w:val="26"/>
                <w:rtl/>
              </w:rPr>
              <w:t>واژه‌ها</w:t>
            </w:r>
            <w:r w:rsidR="005D6759">
              <w:rPr>
                <w:rFonts w:hint="cs"/>
                <w:sz w:val="26"/>
                <w:szCs w:val="26"/>
                <w:rtl/>
              </w:rPr>
              <w:t>ی</w:t>
            </w:r>
            <w:r w:rsidR="003D68AE" w:rsidRPr="003D68AE">
              <w:rPr>
                <w:rFonts w:hint="cs"/>
                <w:sz w:val="26"/>
                <w:szCs w:val="26"/>
                <w:rtl/>
              </w:rPr>
              <w:t xml:space="preserve"> تشکیل دهنده آن را ترکیب کرد و به اثرانگشت معنایی مفهوم مورد</w:t>
            </w:r>
            <w:r w:rsidR="00766B25">
              <w:rPr>
                <w:rFonts w:hint="cs"/>
                <w:sz w:val="26"/>
                <w:szCs w:val="26"/>
                <w:rtl/>
              </w:rPr>
              <w:t xml:space="preserve"> </w:t>
            </w:r>
            <w:r w:rsidR="003D68AE" w:rsidRPr="003D68AE">
              <w:rPr>
                <w:rFonts w:hint="cs"/>
                <w:sz w:val="26"/>
                <w:szCs w:val="26"/>
                <w:rtl/>
              </w:rPr>
              <w:t>نظر رسید</w:t>
            </w:r>
            <w:r w:rsidR="00891DC3">
              <w:rPr>
                <w:rFonts w:hint="cs"/>
                <w:sz w:val="26"/>
                <w:szCs w:val="26"/>
                <w:rtl/>
              </w:rPr>
              <w:t xml:space="preserve"> (شکل </w:t>
            </w:r>
            <w:r w:rsidR="00FF44E6">
              <w:rPr>
                <w:rFonts w:hint="cs"/>
                <w:sz w:val="26"/>
                <w:szCs w:val="26"/>
                <w:rtl/>
              </w:rPr>
              <w:t>4</w:t>
            </w:r>
            <w:r w:rsidR="00891DC3">
              <w:rPr>
                <w:rFonts w:hint="cs"/>
                <w:sz w:val="26"/>
                <w:szCs w:val="26"/>
                <w:rtl/>
              </w:rPr>
              <w:t>)</w:t>
            </w:r>
            <w:r w:rsidR="003D68AE" w:rsidRPr="003D68AE">
              <w:rPr>
                <w:rFonts w:hint="cs"/>
                <w:sz w:val="26"/>
                <w:szCs w:val="26"/>
                <w:rtl/>
              </w:rPr>
              <w:t>.</w:t>
            </w:r>
          </w:p>
          <w:p w14:paraId="501F95FB" w14:textId="16EBC632" w:rsidR="002C75EE" w:rsidRDefault="002C75EE" w:rsidP="002C75EE">
            <w:pPr>
              <w:rPr>
                <w:sz w:val="26"/>
                <w:szCs w:val="26"/>
              </w:rPr>
            </w:pPr>
          </w:p>
          <w:p w14:paraId="106561F4" w14:textId="248DF629" w:rsidR="002C75EE" w:rsidRDefault="002C75EE" w:rsidP="002C75EE">
            <w:pPr>
              <w:rPr>
                <w:sz w:val="26"/>
                <w:szCs w:val="26"/>
              </w:rPr>
            </w:pPr>
          </w:p>
          <w:p w14:paraId="2D2684A9" w14:textId="29736C29" w:rsidR="00757760" w:rsidRDefault="00757760" w:rsidP="00757760">
            <w:pPr>
              <w:rPr>
                <w:b/>
                <w:bCs/>
                <w:sz w:val="26"/>
                <w:szCs w:val="26"/>
                <w:rtl/>
              </w:rPr>
            </w:pPr>
            <w:r w:rsidRPr="00E63A1D">
              <w:rPr>
                <w:rFonts w:hint="cs"/>
                <w:b/>
                <w:bCs/>
                <w:sz w:val="26"/>
                <w:szCs w:val="26"/>
                <w:rtl/>
              </w:rPr>
              <w:t xml:space="preserve">مرحله </w:t>
            </w:r>
            <w:r>
              <w:rPr>
                <w:rFonts w:hint="cs"/>
                <w:b/>
                <w:bCs/>
                <w:sz w:val="26"/>
                <w:szCs w:val="26"/>
                <w:rtl/>
              </w:rPr>
              <w:t>ششم</w:t>
            </w:r>
            <w:r w:rsidR="008911B4">
              <w:rPr>
                <w:rFonts w:hint="cs"/>
                <w:b/>
                <w:bCs/>
                <w:sz w:val="26"/>
                <w:szCs w:val="26"/>
                <w:rtl/>
              </w:rPr>
              <w:t xml:space="preserve"> و هفتم</w:t>
            </w:r>
            <w:r w:rsidRPr="00E63A1D">
              <w:rPr>
                <w:rFonts w:hint="cs"/>
                <w:b/>
                <w:bCs/>
                <w:sz w:val="26"/>
                <w:szCs w:val="26"/>
                <w:rtl/>
              </w:rPr>
              <w:t xml:space="preserve">) </w:t>
            </w:r>
            <w:r>
              <w:rPr>
                <w:rFonts w:hint="cs"/>
                <w:b/>
                <w:bCs/>
                <w:sz w:val="26"/>
                <w:szCs w:val="26"/>
                <w:rtl/>
              </w:rPr>
              <w:t>پرس</w:t>
            </w:r>
            <w:r>
              <w:rPr>
                <w:rFonts w:hint="eastAsia"/>
                <w:b/>
                <w:bCs/>
                <w:sz w:val="26"/>
                <w:szCs w:val="26"/>
                <w:rtl/>
              </w:rPr>
              <w:t>‌</w:t>
            </w:r>
            <w:r>
              <w:rPr>
                <w:rFonts w:hint="cs"/>
                <w:b/>
                <w:bCs/>
                <w:sz w:val="26"/>
                <w:szCs w:val="26"/>
                <w:rtl/>
              </w:rPr>
              <w:t>وجوی کاربر و جست‌جو در اثرانگشت‌های</w:t>
            </w:r>
            <w:r w:rsidRPr="00E63A1D">
              <w:rPr>
                <w:rFonts w:hint="cs"/>
                <w:b/>
                <w:bCs/>
                <w:sz w:val="26"/>
                <w:szCs w:val="26"/>
                <w:rtl/>
              </w:rPr>
              <w:t xml:space="preserve"> معنای</w:t>
            </w:r>
            <w:r>
              <w:rPr>
                <w:rFonts w:hint="cs"/>
                <w:b/>
                <w:bCs/>
                <w:sz w:val="26"/>
                <w:szCs w:val="26"/>
                <w:rtl/>
              </w:rPr>
              <w:t>ی</w:t>
            </w:r>
            <w:r w:rsidR="008911B4">
              <w:rPr>
                <w:rFonts w:hint="cs"/>
                <w:b/>
                <w:bCs/>
                <w:sz w:val="26"/>
                <w:szCs w:val="26"/>
                <w:rtl/>
              </w:rPr>
              <w:t xml:space="preserve"> و تعیین پاسخ صحیح</w:t>
            </w:r>
          </w:p>
          <w:p w14:paraId="2BB16769" w14:textId="52BA0333" w:rsidR="008911B4" w:rsidRDefault="004A3D86" w:rsidP="008911B4">
            <w:pPr>
              <w:rPr>
                <w:sz w:val="26"/>
                <w:szCs w:val="26"/>
                <w:rtl/>
              </w:rPr>
            </w:pPr>
            <w:r>
              <w:rPr>
                <w:rFonts w:hint="cs"/>
                <w:sz w:val="26"/>
                <w:szCs w:val="26"/>
                <w:rtl/>
              </w:rPr>
              <w:t xml:space="preserve">در این مرحله </w:t>
            </w:r>
            <w:r w:rsidR="00061580">
              <w:rPr>
                <w:rFonts w:hint="cs"/>
                <w:sz w:val="26"/>
                <w:szCs w:val="26"/>
                <w:rtl/>
              </w:rPr>
              <w:t>پرس</w:t>
            </w:r>
            <w:r w:rsidR="00061580">
              <w:rPr>
                <w:rFonts w:hint="eastAsia"/>
                <w:sz w:val="26"/>
                <w:szCs w:val="26"/>
                <w:rtl/>
              </w:rPr>
              <w:t>‌</w:t>
            </w:r>
            <w:r w:rsidR="00061580">
              <w:rPr>
                <w:rFonts w:hint="cs"/>
                <w:sz w:val="26"/>
                <w:szCs w:val="26"/>
                <w:rtl/>
              </w:rPr>
              <w:t>وجوی کاربر وارد می‌شود، سپس اثرانگشت پرس‌وجو تولید می‌شود و در ادامه اثرانگشت پرس‌وجو در بین اثرانگشت‌های معنایی موجود جست‌جو می‌شود</w:t>
            </w:r>
            <w:r w:rsidR="00941D39">
              <w:rPr>
                <w:rFonts w:hint="cs"/>
                <w:sz w:val="26"/>
                <w:szCs w:val="26"/>
                <w:rtl/>
              </w:rPr>
              <w:t xml:space="preserve"> و شبیه</w:t>
            </w:r>
            <w:r w:rsidR="00941D39">
              <w:rPr>
                <w:rFonts w:hint="eastAsia"/>
                <w:sz w:val="26"/>
                <w:szCs w:val="26"/>
                <w:rtl/>
              </w:rPr>
              <w:t>‌</w:t>
            </w:r>
            <w:r w:rsidR="00941D39">
              <w:rPr>
                <w:rFonts w:hint="cs"/>
                <w:sz w:val="26"/>
                <w:szCs w:val="26"/>
                <w:rtl/>
              </w:rPr>
              <w:t>ترین اثرانگشت‌های موجود به اثرانگشت پرس‌وجو به ترتیب بیشترین شباهت به عنوان پاسخ بازگردانده می‌شو</w:t>
            </w:r>
            <w:r w:rsidR="008911B4">
              <w:rPr>
                <w:rFonts w:hint="cs"/>
                <w:sz w:val="26"/>
                <w:szCs w:val="26"/>
                <w:rtl/>
              </w:rPr>
              <w:t>ن</w:t>
            </w:r>
            <w:r w:rsidR="00941D39">
              <w:rPr>
                <w:rFonts w:hint="cs"/>
                <w:sz w:val="26"/>
                <w:szCs w:val="26"/>
                <w:rtl/>
              </w:rPr>
              <w:t>د.</w:t>
            </w:r>
          </w:p>
          <w:p w14:paraId="2EC0DD2D" w14:textId="38B89D71" w:rsidR="003D68AE" w:rsidRPr="008911B4" w:rsidRDefault="00074F2E" w:rsidP="008911B4">
            <w:pPr>
              <w:rPr>
                <w:sz w:val="26"/>
                <w:szCs w:val="26"/>
              </w:rPr>
            </w:pPr>
            <w:r w:rsidRPr="008911B4">
              <w:rPr>
                <w:rFonts w:hint="cs"/>
                <w:sz w:val="26"/>
                <w:szCs w:val="26"/>
                <w:rtl/>
              </w:rPr>
              <w:t>در این پژوهش ما قصد داریم به صورت ویژه‌تری به بررسی روش‌های تشخیص شباهت اثرانگشت‌های معنایی بپردازیم و از منظر شماتیک</w:t>
            </w:r>
            <w:r w:rsidR="004C4B4C" w:rsidRPr="008911B4">
              <w:rPr>
                <w:rFonts w:hint="cs"/>
                <w:sz w:val="26"/>
                <w:szCs w:val="26"/>
                <w:rtl/>
              </w:rPr>
              <w:t xml:space="preserve"> (شکل </w:t>
            </w:r>
            <w:r w:rsidR="00FF44E6">
              <w:rPr>
                <w:rFonts w:cs="Calibri" w:hint="cs"/>
                <w:sz w:val="26"/>
                <w:szCs w:val="26"/>
                <w:rtl/>
              </w:rPr>
              <w:t>5</w:t>
            </w:r>
            <w:r w:rsidR="004C4B4C" w:rsidRPr="008911B4">
              <w:rPr>
                <w:rFonts w:hint="cs"/>
                <w:sz w:val="26"/>
                <w:szCs w:val="26"/>
                <w:rtl/>
              </w:rPr>
              <w:t>)</w:t>
            </w:r>
            <w:r w:rsidRPr="008911B4">
              <w:rPr>
                <w:rFonts w:hint="cs"/>
                <w:sz w:val="26"/>
                <w:szCs w:val="26"/>
                <w:rtl/>
              </w:rPr>
              <w:t xml:space="preserve"> اثرانگشت‌های معنایی (نه صرفا بررسی درصد شباهت محل قرارگیری بیت‌ها)، را بررسی کنیم و نزدیک‌ترین و بهترین پاسخ را برای سوال پیدا کنیم</w:t>
            </w:r>
            <w:sdt>
              <w:sdtPr>
                <w:rPr>
                  <w:rFonts w:hint="cs"/>
                  <w:color w:val="000000"/>
                  <w:rtl/>
                </w:rPr>
                <w:tag w:val="MENDELEY_CITATION_v3_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"/>
                <w:id w:val="786467558"/>
                <w:placeholder>
                  <w:docPart w:val="DefaultPlaceholder_-1854013440"/>
                </w:placeholder>
              </w:sdtPr>
              <w:sdtContent>
                <w:r w:rsidR="00A92BFD" w:rsidRPr="00A92BFD">
                  <w:rPr>
                    <w:color w:val="000000"/>
                    <w:sz w:val="26"/>
                    <w:szCs w:val="26"/>
                    <w:rtl/>
                  </w:rPr>
                  <w:t>[21]</w:t>
                </w:r>
              </w:sdtContent>
            </w:sdt>
            <w:r w:rsidR="00BA4FEF" w:rsidRPr="008911B4">
              <w:rPr>
                <w:rFonts w:hint="cs"/>
                <w:b/>
                <w:sz w:val="26"/>
                <w:szCs w:val="26"/>
                <w:rtl/>
              </w:rPr>
              <w:t>.</w:t>
            </w:r>
          </w:p>
          <w:p w14:paraId="140814BF" w14:textId="08962D00" w:rsidR="00337C8E" w:rsidRDefault="00337C8E" w:rsidP="00ED34FE">
            <w:pPr>
              <w:rPr>
                <w:sz w:val="26"/>
                <w:szCs w:val="26"/>
              </w:rPr>
            </w:pPr>
            <w:r>
              <w:rPr>
                <w:noProof/>
                <w:sz w:val="26"/>
                <w:szCs w:val="26"/>
              </w:rPr>
              <w:lastRenderedPageBreak/>
              <mc:AlternateContent>
                <mc:Choice Requires="wpg">
                  <w:drawing>
                    <wp:anchor distT="0" distB="0" distL="114300" distR="114300" simplePos="0" relativeHeight="251685888" behindDoc="0" locked="0" layoutInCell="1" allowOverlap="1" wp14:anchorId="25B3187B" wp14:editId="059F69BF">
                      <wp:simplePos x="0" y="0"/>
                      <wp:positionH relativeFrom="margin">
                        <wp:align>center</wp:align>
                      </wp:positionH>
                      <wp:positionV relativeFrom="paragraph">
                        <wp:posOffset>270180</wp:posOffset>
                      </wp:positionV>
                      <wp:extent cx="4827905" cy="2501900"/>
                      <wp:effectExtent l="0" t="0" r="0" b="0"/>
                      <wp:wrapTopAndBottom/>
                      <wp:docPr id="4418413" name="Group 23"/>
                      <wp:cNvGraphicFramePr/>
                      <a:graphic xmlns:a="http://schemas.openxmlformats.org/drawingml/2006/main">
                        <a:graphicData uri="http://schemas.microsoft.com/office/word/2010/wordprocessingGroup">
                          <wpg:wgp>
                            <wpg:cNvGrpSpPr/>
                            <wpg:grpSpPr>
                              <a:xfrm>
                                <a:off x="0" y="0"/>
                                <a:ext cx="4827905" cy="2501900"/>
                                <a:chOff x="0" y="0"/>
                                <a:chExt cx="4827905" cy="2501900"/>
                              </a:xfrm>
                            </wpg:grpSpPr>
                            <pic:pic xmlns:pic="http://schemas.openxmlformats.org/drawingml/2006/picture">
                              <pic:nvPicPr>
                                <pic:cNvPr id="1697440178"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27905" cy="2098675"/>
                                </a:xfrm>
                                <a:prstGeom prst="rect">
                                  <a:avLst/>
                                </a:prstGeom>
                              </pic:spPr>
                            </pic:pic>
                            <wps:wsp>
                              <wps:cNvPr id="859949547" name="Text Box 1"/>
                              <wps:cNvSpPr txBox="1"/>
                              <wps:spPr>
                                <a:xfrm>
                                  <a:off x="0" y="2167890"/>
                                  <a:ext cx="4827905" cy="334010"/>
                                </a:xfrm>
                                <a:prstGeom prst="rect">
                                  <a:avLst/>
                                </a:prstGeom>
                                <a:solidFill>
                                  <a:prstClr val="white"/>
                                </a:solidFill>
                                <a:ln>
                                  <a:noFill/>
                                </a:ln>
                              </wps:spPr>
                              <wps:txbx>
                                <w:txbxContent>
                                  <w:p w14:paraId="17EAA5B2" w14:textId="2DFEDE15" w:rsidR="004C4B4C" w:rsidRPr="004C4B4C" w:rsidRDefault="004C4B4C" w:rsidP="004C4B4C">
                                    <w:pPr>
                                      <w:pStyle w:val="Caption"/>
                                      <w:bidi/>
                                      <w:jc w:val="center"/>
                                      <w:rPr>
                                        <w:rFonts w:ascii="Times New Roman" w:hAnsi="Times New Roman"/>
                                        <w:szCs w:val="22"/>
                                      </w:rPr>
                                    </w:pPr>
                                    <w:r w:rsidRPr="004C4B4C">
                                      <w:rPr>
                                        <w:rFonts w:ascii="Times New Roman" w:hAnsi="Times New Roman" w:hint="cs"/>
                                        <w:szCs w:val="22"/>
                                        <w:rtl/>
                                      </w:rPr>
                                      <w:t xml:space="preserve">شکل </w:t>
                                    </w:r>
                                    <w:r w:rsidRPr="004C4B4C">
                                      <w:rPr>
                                        <w:rFonts w:ascii="Times New Roman" w:hAnsi="Times New Roman"/>
                                        <w:szCs w:val="22"/>
                                        <w:rtl/>
                                      </w:rPr>
                                      <w:fldChar w:fldCharType="begin"/>
                                    </w:r>
                                    <w:r w:rsidRPr="004C4B4C">
                                      <w:rPr>
                                        <w:rFonts w:ascii="Times New Roman" w:hAnsi="Times New Roman"/>
                                        <w:szCs w:val="22"/>
                                        <w:rtl/>
                                      </w:rPr>
                                      <w:instrText xml:space="preserve"> </w:instrText>
                                    </w:r>
                                    <w:r w:rsidRPr="004C4B4C">
                                      <w:rPr>
                                        <w:rFonts w:ascii="Times New Roman" w:hAnsi="Times New Roman"/>
                                        <w:szCs w:val="22"/>
                                      </w:rPr>
                                      <w:instrText>SEQ</w:instrText>
                                    </w:r>
                                    <w:r w:rsidRPr="004C4B4C">
                                      <w:rPr>
                                        <w:rFonts w:ascii="Times New Roman" w:hAnsi="Times New Roman"/>
                                        <w:szCs w:val="22"/>
                                        <w:rtl/>
                                      </w:rPr>
                                      <w:instrText xml:space="preserve"> </w:instrText>
                                    </w:r>
                                    <w:r w:rsidRPr="004C4B4C">
                                      <w:rPr>
                                        <w:rFonts w:ascii="Times New Roman" w:hAnsi="Times New Roman"/>
                                        <w:szCs w:val="22"/>
                                      </w:rPr>
                                      <w:instrText>Figure \* ARABIC</w:instrText>
                                    </w:r>
                                    <w:r w:rsidRPr="004C4B4C">
                                      <w:rPr>
                                        <w:rFonts w:ascii="Times New Roman" w:hAnsi="Times New Roman"/>
                                        <w:szCs w:val="22"/>
                                        <w:rtl/>
                                      </w:rPr>
                                      <w:instrText xml:space="preserve"> </w:instrText>
                                    </w:r>
                                    <w:r w:rsidRPr="004C4B4C">
                                      <w:rPr>
                                        <w:rFonts w:ascii="Times New Roman" w:hAnsi="Times New Roman"/>
                                        <w:szCs w:val="22"/>
                                        <w:rtl/>
                                      </w:rPr>
                                      <w:fldChar w:fldCharType="separate"/>
                                    </w:r>
                                    <w:r w:rsidR="009E1032">
                                      <w:rPr>
                                        <w:rFonts w:ascii="Times New Roman" w:hAnsi="Times New Roman"/>
                                        <w:noProof/>
                                        <w:szCs w:val="22"/>
                                        <w:rtl/>
                                      </w:rPr>
                                      <w:t>5</w:t>
                                    </w:r>
                                    <w:r w:rsidRPr="004C4B4C">
                                      <w:rPr>
                                        <w:rFonts w:ascii="Times New Roman" w:hAnsi="Times New Roman"/>
                                        <w:szCs w:val="22"/>
                                        <w:rtl/>
                                      </w:rPr>
                                      <w:fldChar w:fldCharType="end"/>
                                    </w:r>
                                    <w:r w:rsidRPr="004C4B4C">
                                      <w:rPr>
                                        <w:rFonts w:ascii="Times New Roman" w:hAnsi="Times New Roman" w:hint="cs"/>
                                        <w:szCs w:val="22"/>
                                        <w:rtl/>
                                      </w:rPr>
                                      <w:t xml:space="preserve">. اثرانگشت معنایی کلمات </w:t>
                                    </w:r>
                                    <w:r w:rsidRPr="004C4B4C">
                                      <w:rPr>
                                        <w:rFonts w:ascii="Times New Roman" w:hAnsi="Times New Roman"/>
                                        <w:szCs w:val="22"/>
                                      </w:rPr>
                                      <w:t>shore</w:t>
                                    </w:r>
                                    <w:r w:rsidRPr="004C4B4C">
                                      <w:rPr>
                                        <w:rFonts w:ascii="Times New Roman" w:hAnsi="Times New Roman" w:hint="cs"/>
                                        <w:szCs w:val="22"/>
                                        <w:rtl/>
                                      </w:rPr>
                                      <w:t xml:space="preserve"> و </w:t>
                                    </w:r>
                                    <w:r w:rsidRPr="004C4B4C">
                                      <w:rPr>
                                        <w:rFonts w:ascii="Times New Roman" w:hAnsi="Times New Roman"/>
                                        <w:szCs w:val="22"/>
                                      </w:rPr>
                                      <w:t>coast</w:t>
                                    </w:r>
                                    <w:r w:rsidRPr="004C4B4C">
                                      <w:rPr>
                                        <w:rFonts w:ascii="Times New Roman" w:hAnsi="Times New Roman" w:hint="cs"/>
                                        <w:szCs w:val="22"/>
                                        <w:rtl/>
                                      </w:rPr>
                                      <w:t xml:space="preserve"> </w:t>
                                    </w:r>
                                    <w:r>
                                      <w:rPr>
                                        <w:rFonts w:ascii="Times New Roman" w:hAnsi="Times New Roman" w:hint="cs"/>
                                        <w:szCs w:val="22"/>
                                        <w:rtl/>
                                      </w:rPr>
                                      <w:t xml:space="preserve">به معنای </w:t>
                                    </w:r>
                                    <w:r w:rsidRPr="004C4B4C">
                                      <w:rPr>
                                        <w:rFonts w:ascii="Times New Roman" w:hAnsi="Times New Roman" w:hint="cs"/>
                                        <w:szCs w:val="22"/>
                                        <w:rtl/>
                                      </w:rPr>
                                      <w:t>ساحل</w:t>
                                    </w:r>
                                    <w:sdt>
                                      <w:sdtPr>
                                        <w:rPr>
                                          <w:rFonts w:ascii="Times New Roman" w:hAnsi="Times New Roman" w:hint="cs"/>
                                          <w:b w:val="0"/>
                                          <w:color w:val="000000"/>
                                          <w:szCs w:val="22"/>
                                          <w:rtl/>
                                        </w:rPr>
                                        <w:tag w:val="MENDELEY_CITATION_v3_eyJjaXRhdGlvbklEIjoiTUVOREVMRVlfQ0lUQVRJT05fNTY5YjY5NzQtNDE4OC00NTAyLWFjODctYzdiNWYzNDViODBi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iwiY29udGFpbmVyLXRpdGxlLXNob3J0IjoiTWFjaCBMZWFybiBLbm93bCBFeHRyIn0sImlzVGVtcG9yYXJ5IjpmYWxzZX1dfQ=="/>
                                        <w:id w:val="-1067655598"/>
                                        <w:placeholder>
                                          <w:docPart w:val="DefaultPlaceholder_-1854013440"/>
                                        </w:placeholder>
                                      </w:sdtPr>
                                      <w:sdtContent>
                                        <w:r w:rsidR="00A92BFD" w:rsidRPr="00A92BFD">
                                          <w:rPr>
                                            <w:rFonts w:ascii="Times New Roman" w:hAnsi="Times New Roman"/>
                                            <w:b w:val="0"/>
                                            <w:color w:val="000000"/>
                                            <w:szCs w:val="22"/>
                                            <w:rtl/>
                                          </w:rPr>
                                          <w:t>[16]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B3187B" id="Group 23" o:spid="_x0000_s1067" style="position:absolute;left:0;text-align:left;margin-left:0;margin-top:21.25pt;width:380.15pt;height:197pt;z-index:251685888;mso-position-horizontal:center;mso-position-horizontal-relative:margin" coordsize="48279,25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">
                      <v:shape id="Picture 1" o:spid="_x0000_s1068" type="#_x0000_t75" style="position:absolute;width:48279;height:2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">
                        <v:imagedata r:id="rId29" o:title=""/>
                      </v:shape>
                      <v:shape id="Text Box 1" o:spid="_x0000_s1069" type="#_x0000_t202" style="position:absolute;top:21678;width:48279;height:3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" stroked="f">
                        <v:textbox style="mso-fit-shape-to-text:t" inset="0,0,0,0">
                          <w:txbxContent>
                            <w:p w14:paraId="17EAA5B2" w14:textId="2DFEDE15" w:rsidR="004C4B4C" w:rsidRPr="004C4B4C" w:rsidRDefault="004C4B4C" w:rsidP="004C4B4C">
                              <w:pPr>
                                <w:pStyle w:val="Caption"/>
                                <w:bidi/>
                                <w:jc w:val="center"/>
                                <w:rPr>
                                  <w:rFonts w:ascii="Times New Roman" w:hAnsi="Times New Roman"/>
                                  <w:szCs w:val="22"/>
                                </w:rPr>
                              </w:pPr>
                              <w:r w:rsidRPr="004C4B4C">
                                <w:rPr>
                                  <w:rFonts w:ascii="Times New Roman" w:hAnsi="Times New Roman" w:hint="cs"/>
                                  <w:szCs w:val="22"/>
                                  <w:rtl/>
                                </w:rPr>
                                <w:t xml:space="preserve">شکل </w:t>
                              </w:r>
                              <w:r w:rsidRPr="004C4B4C">
                                <w:rPr>
                                  <w:rFonts w:ascii="Times New Roman" w:hAnsi="Times New Roman"/>
                                  <w:szCs w:val="22"/>
                                  <w:rtl/>
                                </w:rPr>
                                <w:fldChar w:fldCharType="begin"/>
                              </w:r>
                              <w:r w:rsidRPr="004C4B4C">
                                <w:rPr>
                                  <w:rFonts w:ascii="Times New Roman" w:hAnsi="Times New Roman"/>
                                  <w:szCs w:val="22"/>
                                  <w:rtl/>
                                </w:rPr>
                                <w:instrText xml:space="preserve"> </w:instrText>
                              </w:r>
                              <w:r w:rsidRPr="004C4B4C">
                                <w:rPr>
                                  <w:rFonts w:ascii="Times New Roman" w:hAnsi="Times New Roman"/>
                                  <w:szCs w:val="22"/>
                                </w:rPr>
                                <w:instrText>SEQ</w:instrText>
                              </w:r>
                              <w:r w:rsidRPr="004C4B4C">
                                <w:rPr>
                                  <w:rFonts w:ascii="Times New Roman" w:hAnsi="Times New Roman"/>
                                  <w:szCs w:val="22"/>
                                  <w:rtl/>
                                </w:rPr>
                                <w:instrText xml:space="preserve"> </w:instrText>
                              </w:r>
                              <w:r w:rsidRPr="004C4B4C">
                                <w:rPr>
                                  <w:rFonts w:ascii="Times New Roman" w:hAnsi="Times New Roman"/>
                                  <w:szCs w:val="22"/>
                                </w:rPr>
                                <w:instrText>Figure \* ARABIC</w:instrText>
                              </w:r>
                              <w:r w:rsidRPr="004C4B4C">
                                <w:rPr>
                                  <w:rFonts w:ascii="Times New Roman" w:hAnsi="Times New Roman"/>
                                  <w:szCs w:val="22"/>
                                  <w:rtl/>
                                </w:rPr>
                                <w:instrText xml:space="preserve"> </w:instrText>
                              </w:r>
                              <w:r w:rsidRPr="004C4B4C">
                                <w:rPr>
                                  <w:rFonts w:ascii="Times New Roman" w:hAnsi="Times New Roman"/>
                                  <w:szCs w:val="22"/>
                                  <w:rtl/>
                                </w:rPr>
                                <w:fldChar w:fldCharType="separate"/>
                              </w:r>
                              <w:r w:rsidR="009E1032">
                                <w:rPr>
                                  <w:rFonts w:ascii="Times New Roman" w:hAnsi="Times New Roman"/>
                                  <w:noProof/>
                                  <w:szCs w:val="22"/>
                                  <w:rtl/>
                                </w:rPr>
                                <w:t>5</w:t>
                              </w:r>
                              <w:r w:rsidRPr="004C4B4C">
                                <w:rPr>
                                  <w:rFonts w:ascii="Times New Roman" w:hAnsi="Times New Roman"/>
                                  <w:szCs w:val="22"/>
                                  <w:rtl/>
                                </w:rPr>
                                <w:fldChar w:fldCharType="end"/>
                              </w:r>
                              <w:r w:rsidRPr="004C4B4C">
                                <w:rPr>
                                  <w:rFonts w:ascii="Times New Roman" w:hAnsi="Times New Roman" w:hint="cs"/>
                                  <w:szCs w:val="22"/>
                                  <w:rtl/>
                                </w:rPr>
                                <w:t xml:space="preserve">. اثرانگشت معنایی کلمات </w:t>
                              </w:r>
                              <w:r w:rsidRPr="004C4B4C">
                                <w:rPr>
                                  <w:rFonts w:ascii="Times New Roman" w:hAnsi="Times New Roman"/>
                                  <w:szCs w:val="22"/>
                                </w:rPr>
                                <w:t>shore</w:t>
                              </w:r>
                              <w:r w:rsidRPr="004C4B4C">
                                <w:rPr>
                                  <w:rFonts w:ascii="Times New Roman" w:hAnsi="Times New Roman" w:hint="cs"/>
                                  <w:szCs w:val="22"/>
                                  <w:rtl/>
                                </w:rPr>
                                <w:t xml:space="preserve"> و </w:t>
                              </w:r>
                              <w:r w:rsidRPr="004C4B4C">
                                <w:rPr>
                                  <w:rFonts w:ascii="Times New Roman" w:hAnsi="Times New Roman"/>
                                  <w:szCs w:val="22"/>
                                </w:rPr>
                                <w:t>coast</w:t>
                              </w:r>
                              <w:r w:rsidRPr="004C4B4C">
                                <w:rPr>
                                  <w:rFonts w:ascii="Times New Roman" w:hAnsi="Times New Roman" w:hint="cs"/>
                                  <w:szCs w:val="22"/>
                                  <w:rtl/>
                                </w:rPr>
                                <w:t xml:space="preserve"> </w:t>
                              </w:r>
                              <w:r>
                                <w:rPr>
                                  <w:rFonts w:ascii="Times New Roman" w:hAnsi="Times New Roman" w:hint="cs"/>
                                  <w:szCs w:val="22"/>
                                  <w:rtl/>
                                </w:rPr>
                                <w:t xml:space="preserve">به معنای </w:t>
                              </w:r>
                              <w:r w:rsidRPr="004C4B4C">
                                <w:rPr>
                                  <w:rFonts w:ascii="Times New Roman" w:hAnsi="Times New Roman" w:hint="cs"/>
                                  <w:szCs w:val="22"/>
                                  <w:rtl/>
                                </w:rPr>
                                <w:t>ساحل</w:t>
                              </w:r>
                              <w:sdt>
                                <w:sdtPr>
                                  <w:rPr>
                                    <w:rFonts w:ascii="Times New Roman" w:hAnsi="Times New Roman" w:hint="cs"/>
                                    <w:b w:val="0"/>
                                    <w:color w:val="000000"/>
                                    <w:szCs w:val="22"/>
                                    <w:rtl/>
                                  </w:rPr>
                                  <w:tag w:val="MENDELEY_CITATION_v3_eyJjaXRhdGlvbklEIjoiTUVOREVMRVlfQ0lUQVRJT05fNTY5YjY5NzQtNDE4OC00NTAyLWFjODctYzdiNWYzNDViODBi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iwiY29udGFpbmVyLXRpdGxlLXNob3J0IjoiTWFjaCBMZWFybiBLbm93bCBFeHRyIn0sImlzVGVtcG9yYXJ5IjpmYWxzZX1dfQ=="/>
                                  <w:id w:val="-1067655598"/>
                                  <w:placeholder>
                                    <w:docPart w:val="DefaultPlaceholder_-1854013440"/>
                                  </w:placeholder>
                                </w:sdtPr>
                                <w:sdtContent>
                                  <w:r w:rsidR="00A92BFD" w:rsidRPr="00A92BFD">
                                    <w:rPr>
                                      <w:rFonts w:ascii="Times New Roman" w:hAnsi="Times New Roman"/>
                                      <w:b w:val="0"/>
                                      <w:color w:val="000000"/>
                                      <w:szCs w:val="22"/>
                                      <w:rtl/>
                                    </w:rPr>
                                    <w:t>[16]</w:t>
                                  </w:r>
                                </w:sdtContent>
                              </w:sdt>
                            </w:p>
                          </w:txbxContent>
                        </v:textbox>
                      </v:shape>
                      <w10:wrap type="topAndBottom" anchorx="margin"/>
                    </v:group>
                  </w:pict>
                </mc:Fallback>
              </mc:AlternateContent>
            </w:r>
          </w:p>
          <w:p w14:paraId="71EEC6FF" w14:textId="3B92C4D7" w:rsidR="00ED34FE" w:rsidRPr="00ED34FE" w:rsidRDefault="00ED34FE" w:rsidP="00ED34FE">
            <w:pPr>
              <w:rPr>
                <w:sz w:val="26"/>
                <w:szCs w:val="26"/>
              </w:rPr>
            </w:pPr>
          </w:p>
          <w:p w14:paraId="748398FF" w14:textId="0DC3423C" w:rsidR="002A6BF7" w:rsidRPr="00FC7844" w:rsidRDefault="002A6BF7" w:rsidP="002A6BF7">
            <w:pPr>
              <w:rPr>
                <w:rFonts w:cs="Calibri"/>
                <w:b/>
                <w:bCs/>
                <w:sz w:val="26"/>
                <w:szCs w:val="26"/>
                <w:rtl/>
              </w:rPr>
            </w:pPr>
            <w:r w:rsidRPr="00E63A1D">
              <w:rPr>
                <w:rFonts w:hint="cs"/>
                <w:b/>
                <w:bCs/>
                <w:sz w:val="26"/>
                <w:szCs w:val="26"/>
                <w:rtl/>
              </w:rPr>
              <w:t xml:space="preserve">مرحله </w:t>
            </w:r>
            <w:r w:rsidR="008911B4">
              <w:rPr>
                <w:rFonts w:hint="cs"/>
                <w:b/>
                <w:bCs/>
                <w:sz w:val="26"/>
                <w:szCs w:val="26"/>
                <w:rtl/>
              </w:rPr>
              <w:t>هشت</w:t>
            </w:r>
            <w:r>
              <w:rPr>
                <w:rFonts w:hint="cs"/>
                <w:b/>
                <w:bCs/>
                <w:sz w:val="26"/>
                <w:szCs w:val="26"/>
                <w:rtl/>
              </w:rPr>
              <w:t>م</w:t>
            </w:r>
            <w:r w:rsidRPr="00E63A1D">
              <w:rPr>
                <w:rFonts w:hint="cs"/>
                <w:b/>
                <w:bCs/>
                <w:sz w:val="26"/>
                <w:szCs w:val="26"/>
                <w:rtl/>
              </w:rPr>
              <w:t xml:space="preserve">) </w:t>
            </w:r>
            <w:r>
              <w:rPr>
                <w:rFonts w:hint="cs"/>
                <w:b/>
                <w:bCs/>
                <w:sz w:val="26"/>
                <w:szCs w:val="26"/>
                <w:rtl/>
              </w:rPr>
              <w:t>ارزیابی و مقایسه با سایر روش‌ه</w:t>
            </w:r>
            <w:r w:rsidR="008911B4">
              <w:rPr>
                <w:rFonts w:hint="cs"/>
                <w:b/>
                <w:bCs/>
                <w:sz w:val="26"/>
                <w:szCs w:val="26"/>
                <w:rtl/>
              </w:rPr>
              <w:t>ا</w:t>
            </w:r>
          </w:p>
          <w:p w14:paraId="62CC2C5F" w14:textId="1BF3166A" w:rsidR="00F10CCD" w:rsidRDefault="00474304" w:rsidP="00F10CCD">
            <w:pPr>
              <w:rPr>
                <w:rFonts w:asciiTheme="majorHAnsi" w:eastAsiaTheme="majorEastAsia" w:hAnsiTheme="majorHAnsi"/>
                <w:sz w:val="26"/>
                <w:szCs w:val="26"/>
                <w:rtl/>
              </w:rPr>
            </w:pPr>
            <w:r>
              <w:rPr>
                <w:rFonts w:asciiTheme="majorHAnsi" w:eastAsiaTheme="majorEastAsia" w:hAnsiTheme="majorHAnsi" w:hint="cs"/>
                <w:sz w:val="26"/>
                <w:szCs w:val="26"/>
                <w:rtl/>
              </w:rPr>
              <w:t xml:space="preserve">در انتها به </w:t>
            </w:r>
            <w:r w:rsidR="007601AB">
              <w:rPr>
                <w:rFonts w:asciiTheme="majorHAnsi" w:eastAsiaTheme="majorEastAsia" w:hAnsiTheme="majorHAnsi" w:hint="cs"/>
                <w:sz w:val="26"/>
                <w:szCs w:val="26"/>
                <w:rtl/>
              </w:rPr>
              <w:t xml:space="preserve">ارزیابی و </w:t>
            </w:r>
            <w:r>
              <w:rPr>
                <w:rFonts w:asciiTheme="majorHAnsi" w:eastAsiaTheme="majorEastAsia" w:hAnsiTheme="majorHAnsi" w:hint="cs"/>
                <w:sz w:val="26"/>
                <w:szCs w:val="26"/>
                <w:rtl/>
              </w:rPr>
              <w:t xml:space="preserve">مقایسه عملکرد روش مبتنی بر </w:t>
            </w:r>
            <w:r w:rsidR="000E19B5">
              <w:rPr>
                <w:rFonts w:asciiTheme="majorHAnsi" w:eastAsiaTheme="majorEastAsia" w:hAnsiTheme="majorHAnsi" w:hint="cs"/>
                <w:sz w:val="26"/>
                <w:szCs w:val="26"/>
                <w:rtl/>
              </w:rPr>
              <w:t>خوشه‌بندی</w:t>
            </w:r>
            <w:r>
              <w:rPr>
                <w:rFonts w:asciiTheme="majorHAnsi" w:eastAsiaTheme="majorEastAsia" w:hAnsiTheme="majorHAnsi" w:hint="cs"/>
                <w:sz w:val="26"/>
                <w:szCs w:val="26"/>
                <w:rtl/>
              </w:rPr>
              <w:t xml:space="preserve"> معنایی با سایر روش</w:t>
            </w:r>
            <w:r>
              <w:rPr>
                <w:rFonts w:asciiTheme="majorHAnsi" w:eastAsiaTheme="majorEastAsia" w:hAnsiTheme="majorHAnsi" w:hint="eastAsia"/>
                <w:sz w:val="26"/>
                <w:szCs w:val="26"/>
                <w:rtl/>
              </w:rPr>
              <w:t>‌</w:t>
            </w:r>
            <w:r>
              <w:rPr>
                <w:rFonts w:asciiTheme="majorHAnsi" w:eastAsiaTheme="majorEastAsia" w:hAnsiTheme="majorHAnsi" w:hint="cs"/>
                <w:sz w:val="26"/>
                <w:szCs w:val="26"/>
                <w:rtl/>
              </w:rPr>
              <w:t>های موجود از لحاظ سرعت و دقت پاسخگویی به سوالات پرداخته می‌شود.</w:t>
            </w:r>
            <w:r w:rsidR="008911B4">
              <w:rPr>
                <w:rFonts w:asciiTheme="majorHAnsi" w:eastAsiaTheme="majorEastAsia" w:hAnsiTheme="majorHAnsi" w:hint="cs"/>
                <w:sz w:val="26"/>
                <w:szCs w:val="26"/>
                <w:rtl/>
              </w:rPr>
              <w:t xml:space="preserve"> این مرحله به صورت تکمیلی در قسمت ارزیابی توضیح داده شده است.</w:t>
            </w:r>
          </w:p>
          <w:p w14:paraId="71B95E13" w14:textId="008AD71D" w:rsidR="008F0C0A" w:rsidRDefault="008F0C0A" w:rsidP="00F10CCD">
            <w:pPr>
              <w:rPr>
                <w:rFonts w:asciiTheme="majorHAnsi" w:eastAsiaTheme="majorEastAsia" w:hAnsiTheme="majorHAnsi"/>
                <w:sz w:val="26"/>
                <w:szCs w:val="26"/>
                <w:rtl/>
              </w:rPr>
            </w:pPr>
          </w:p>
          <w:p w14:paraId="2EA30593" w14:textId="67BE3E88" w:rsidR="008F0C0A" w:rsidRDefault="008F0C0A" w:rsidP="00F10CCD">
            <w:pPr>
              <w:rPr>
                <w:rFonts w:asciiTheme="majorHAnsi" w:eastAsiaTheme="majorEastAsia" w:hAnsiTheme="majorHAnsi"/>
                <w:sz w:val="26"/>
                <w:szCs w:val="26"/>
                <w:rtl/>
              </w:rPr>
            </w:pPr>
          </w:p>
          <w:p w14:paraId="20CDAD1D" w14:textId="5B752845" w:rsidR="00640A81" w:rsidRDefault="004911D8" w:rsidP="00640A81">
            <w:pPr>
              <w:rPr>
                <w:rFonts w:asciiTheme="majorHAnsi" w:eastAsiaTheme="majorEastAsia" w:hAnsiTheme="majorHAnsi"/>
                <w:b/>
                <w:bCs/>
                <w:sz w:val="26"/>
                <w:szCs w:val="26"/>
                <w:rtl/>
              </w:rPr>
            </w:pPr>
            <w:r w:rsidRPr="004911D8">
              <w:rPr>
                <w:rFonts w:asciiTheme="majorHAnsi" w:eastAsiaTheme="majorEastAsia" w:hAnsiTheme="majorHAnsi" w:hint="cs"/>
                <w:b/>
                <w:bCs/>
                <w:sz w:val="26"/>
                <w:szCs w:val="26"/>
                <w:rtl/>
              </w:rPr>
              <w:t xml:space="preserve">برخی از </w:t>
            </w:r>
            <w:r w:rsidR="00640A81">
              <w:rPr>
                <w:rFonts w:asciiTheme="majorHAnsi" w:eastAsiaTheme="majorEastAsia" w:hAnsiTheme="majorHAnsi" w:hint="cs"/>
                <w:b/>
                <w:bCs/>
                <w:sz w:val="26"/>
                <w:szCs w:val="26"/>
                <w:rtl/>
              </w:rPr>
              <w:t>ویژگی‌های قابل برداشت از اثرانگشت‌های</w:t>
            </w:r>
            <w:r w:rsidRPr="004911D8">
              <w:rPr>
                <w:rFonts w:asciiTheme="majorHAnsi" w:eastAsiaTheme="majorEastAsia" w:hAnsiTheme="majorHAnsi" w:hint="cs"/>
                <w:b/>
                <w:bCs/>
                <w:sz w:val="26"/>
                <w:szCs w:val="26"/>
                <w:rtl/>
              </w:rPr>
              <w:t xml:space="preserve"> معنایی</w:t>
            </w:r>
          </w:p>
          <w:p w14:paraId="5C26C3C5" w14:textId="7B3AB865" w:rsidR="00975F0F" w:rsidRPr="002C75EE" w:rsidRDefault="00975F0F" w:rsidP="00640A81">
            <w:pPr>
              <w:rPr>
                <w:rFonts w:asciiTheme="majorHAnsi" w:eastAsiaTheme="majorEastAsia" w:hAnsiTheme="majorHAnsi"/>
                <w:sz w:val="26"/>
                <w:szCs w:val="26"/>
              </w:rPr>
            </w:pPr>
          </w:p>
          <w:p w14:paraId="069555A8" w14:textId="346F9670" w:rsidR="008F0C0A" w:rsidRDefault="004911D8" w:rsidP="002C75EE">
            <w:pPr>
              <w:rPr>
                <w:rFonts w:asciiTheme="majorHAnsi" w:eastAsiaTheme="majorEastAsia" w:hAnsiTheme="majorHAnsi"/>
                <w:sz w:val="26"/>
                <w:szCs w:val="26"/>
              </w:rPr>
            </w:pPr>
            <w:r w:rsidRPr="002C75EE">
              <w:rPr>
                <w:rFonts w:asciiTheme="majorHAnsi" w:eastAsiaTheme="majorEastAsia" w:hAnsiTheme="majorHAnsi" w:hint="cs"/>
                <w:b/>
                <w:bCs/>
                <w:sz w:val="26"/>
                <w:szCs w:val="26"/>
                <w:rtl/>
              </w:rPr>
              <w:t xml:space="preserve">استقلال زبانی: </w:t>
            </w:r>
            <w:r w:rsidRPr="002C75EE">
              <w:rPr>
                <w:rFonts w:asciiTheme="majorHAnsi" w:eastAsiaTheme="majorEastAsia" w:hAnsiTheme="majorHAnsi" w:hint="cs"/>
                <w:sz w:val="26"/>
                <w:szCs w:val="26"/>
                <w:rtl/>
              </w:rPr>
              <w:t>اثرانگشت معنایی کلمات هم معنی در زبان</w:t>
            </w:r>
            <w:r w:rsidRPr="002C75EE">
              <w:rPr>
                <w:rFonts w:asciiTheme="majorHAnsi" w:eastAsiaTheme="majorEastAsia" w:hAnsiTheme="majorHAnsi" w:hint="eastAsia"/>
                <w:sz w:val="26"/>
                <w:szCs w:val="26"/>
                <w:rtl/>
              </w:rPr>
              <w:t>‌</w:t>
            </w:r>
            <w:r w:rsidRPr="002C75EE">
              <w:rPr>
                <w:rFonts w:asciiTheme="majorHAnsi" w:eastAsiaTheme="majorEastAsia" w:hAnsiTheme="majorHAnsi" w:hint="cs"/>
                <w:sz w:val="26"/>
                <w:szCs w:val="26"/>
                <w:rtl/>
              </w:rPr>
              <w:t xml:space="preserve">های مختلف با توجه به میزان شباهتی که دارند و طبق </w:t>
            </w:r>
            <w:r w:rsidR="00766B25" w:rsidRPr="002C75EE">
              <w:rPr>
                <w:rFonts w:asciiTheme="majorHAnsi" w:eastAsiaTheme="majorEastAsia" w:hAnsiTheme="majorHAnsi" w:hint="cs"/>
                <w:sz w:val="26"/>
                <w:szCs w:val="26"/>
                <w:rtl/>
              </w:rPr>
              <w:t>مفهوم</w:t>
            </w:r>
            <w:r w:rsidRPr="002C75EE">
              <w:rPr>
                <w:rFonts w:asciiTheme="majorHAnsi" w:eastAsiaTheme="majorEastAsia" w:hAnsiTheme="majorHAnsi" w:hint="cs"/>
                <w:sz w:val="26"/>
                <w:szCs w:val="26"/>
                <w:rtl/>
              </w:rPr>
              <w:t xml:space="preserve">ی که از آنها برداشت می‌شود، درصد مشابهت بالایی دارند (شکل </w:t>
            </w:r>
            <w:r w:rsidR="00FF44E6">
              <w:rPr>
                <w:rFonts w:asciiTheme="majorHAnsi" w:eastAsiaTheme="majorEastAsia" w:hAnsiTheme="majorHAnsi" w:hint="cs"/>
                <w:sz w:val="26"/>
                <w:szCs w:val="26"/>
                <w:rtl/>
              </w:rPr>
              <w:t>6</w:t>
            </w:r>
            <w:r w:rsidRPr="002C75EE">
              <w:rPr>
                <w:rFonts w:asciiTheme="majorHAnsi" w:eastAsiaTheme="majorEastAsia" w:hAnsiTheme="majorHAnsi" w:hint="cs"/>
                <w:sz w:val="26"/>
                <w:szCs w:val="26"/>
                <w:rtl/>
              </w:rPr>
              <w:t>).</w:t>
            </w:r>
          </w:p>
          <w:p w14:paraId="22905D7E" w14:textId="12720CEF" w:rsidR="002C75EE" w:rsidRDefault="002C75EE" w:rsidP="002C75EE">
            <w:pPr>
              <w:rPr>
                <w:rFonts w:asciiTheme="majorHAnsi" w:eastAsiaTheme="majorEastAsia" w:hAnsiTheme="majorHAnsi"/>
                <w:sz w:val="26"/>
                <w:szCs w:val="26"/>
              </w:rPr>
            </w:pPr>
            <w:r>
              <w:rPr>
                <w:rFonts w:hint="cs"/>
                <w:b/>
                <w:bCs/>
                <w:noProof/>
                <w:rtl/>
                <w:lang w:val="fa-IR"/>
              </w:rPr>
              <mc:AlternateContent>
                <mc:Choice Requires="wpg">
                  <w:drawing>
                    <wp:anchor distT="0" distB="0" distL="114300" distR="114300" simplePos="0" relativeHeight="251693056" behindDoc="0" locked="0" layoutInCell="1" allowOverlap="1" wp14:anchorId="0152948F" wp14:editId="4FA88978">
                      <wp:simplePos x="0" y="0"/>
                      <wp:positionH relativeFrom="margin">
                        <wp:align>center</wp:align>
                      </wp:positionH>
                      <wp:positionV relativeFrom="paragraph">
                        <wp:posOffset>380374</wp:posOffset>
                      </wp:positionV>
                      <wp:extent cx="5943600" cy="1632585"/>
                      <wp:effectExtent l="0" t="0" r="0" b="5715"/>
                      <wp:wrapTopAndBottom/>
                      <wp:docPr id="752577937" name="Group 25"/>
                      <wp:cNvGraphicFramePr/>
                      <a:graphic xmlns:a="http://schemas.openxmlformats.org/drawingml/2006/main">
                        <a:graphicData uri="http://schemas.microsoft.com/office/word/2010/wordprocessingGroup">
                          <wpg:wgp>
                            <wpg:cNvGrpSpPr/>
                            <wpg:grpSpPr>
                              <a:xfrm>
                                <a:off x="0" y="0"/>
                                <a:ext cx="5943600" cy="1632585"/>
                                <a:chOff x="0" y="0"/>
                                <a:chExt cx="5943600" cy="1632585"/>
                              </a:xfrm>
                            </wpg:grpSpPr>
                            <pic:pic xmlns:pic="http://schemas.openxmlformats.org/drawingml/2006/picture">
                              <pic:nvPicPr>
                                <pic:cNvPr id="1514146522" name="Picture 20"/>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38885"/>
                                </a:xfrm>
                                <a:prstGeom prst="rect">
                                  <a:avLst/>
                                </a:prstGeom>
                                <a:noFill/>
                                <a:ln>
                                  <a:noFill/>
                                </a:ln>
                              </pic:spPr>
                            </pic:pic>
                            <wps:wsp>
                              <wps:cNvPr id="516348953" name="Text Box 1"/>
                              <wps:cNvSpPr txBox="1"/>
                              <wps:spPr>
                                <a:xfrm>
                                  <a:off x="503" y="1298575"/>
                                  <a:ext cx="5942965" cy="334010"/>
                                </a:xfrm>
                                <a:prstGeom prst="rect">
                                  <a:avLst/>
                                </a:prstGeom>
                                <a:solidFill>
                                  <a:prstClr val="white"/>
                                </a:solidFill>
                                <a:ln>
                                  <a:noFill/>
                                </a:ln>
                              </wps:spPr>
                              <wps:txbx>
                                <w:txbxContent>
                                  <w:p w14:paraId="01F3E54D" w14:textId="3A80244F" w:rsidR="004911D8" w:rsidRPr="004911D8" w:rsidRDefault="004911D8" w:rsidP="004911D8">
                                    <w:pPr>
                                      <w:pStyle w:val="Caption"/>
                                      <w:bidi/>
                                      <w:jc w:val="center"/>
                                      <w:rPr>
                                        <w:rFonts w:ascii="Times New Roman" w:hAnsi="Times New Roman"/>
                                        <w:noProof/>
                                        <w:sz w:val="26"/>
                                        <w:szCs w:val="32"/>
                                      </w:rPr>
                                    </w:pPr>
                                    <w:r>
                                      <w:rPr>
                                        <w:rFonts w:hint="cs"/>
                                        <w:noProof/>
                                        <w:sz w:val="22"/>
                                        <w:szCs w:val="22"/>
                                        <w:rtl/>
                                      </w:rPr>
                                      <w:t xml:space="preserve">شکل </w:t>
                                    </w:r>
                                    <w:r w:rsidRPr="004911D8">
                                      <w:rPr>
                                        <w:noProof/>
                                        <w:sz w:val="22"/>
                                        <w:szCs w:val="22"/>
                                        <w:rtl/>
                                      </w:rPr>
                                      <w:fldChar w:fldCharType="begin"/>
                                    </w:r>
                                    <w:r w:rsidRPr="004911D8">
                                      <w:rPr>
                                        <w:noProof/>
                                        <w:sz w:val="22"/>
                                        <w:szCs w:val="22"/>
                                        <w:rtl/>
                                      </w:rPr>
                                      <w:instrText xml:space="preserve"> </w:instrText>
                                    </w:r>
                                    <w:r w:rsidRPr="004911D8">
                                      <w:rPr>
                                        <w:noProof/>
                                        <w:sz w:val="22"/>
                                        <w:szCs w:val="22"/>
                                      </w:rPr>
                                      <w:instrText>SEQ</w:instrText>
                                    </w:r>
                                    <w:r w:rsidRPr="004911D8">
                                      <w:rPr>
                                        <w:noProof/>
                                        <w:sz w:val="22"/>
                                        <w:szCs w:val="22"/>
                                        <w:rtl/>
                                      </w:rPr>
                                      <w:instrText xml:space="preserve"> </w:instrText>
                                    </w:r>
                                    <w:r w:rsidRPr="004911D8">
                                      <w:rPr>
                                        <w:noProof/>
                                        <w:sz w:val="22"/>
                                        <w:szCs w:val="22"/>
                                      </w:rPr>
                                      <w:instrText>Figure \* ARABIC</w:instrText>
                                    </w:r>
                                    <w:r w:rsidRPr="004911D8">
                                      <w:rPr>
                                        <w:noProof/>
                                        <w:sz w:val="22"/>
                                        <w:szCs w:val="22"/>
                                        <w:rtl/>
                                      </w:rPr>
                                      <w:instrText xml:space="preserve"> </w:instrText>
                                    </w:r>
                                    <w:r w:rsidRPr="004911D8">
                                      <w:rPr>
                                        <w:noProof/>
                                        <w:sz w:val="22"/>
                                        <w:szCs w:val="22"/>
                                        <w:rtl/>
                                      </w:rPr>
                                      <w:fldChar w:fldCharType="separate"/>
                                    </w:r>
                                    <w:r w:rsidR="009E1032">
                                      <w:rPr>
                                        <w:noProof/>
                                        <w:sz w:val="22"/>
                                        <w:szCs w:val="22"/>
                                        <w:rtl/>
                                      </w:rPr>
                                      <w:t>6</w:t>
                                    </w:r>
                                    <w:r w:rsidRPr="004911D8">
                                      <w:rPr>
                                        <w:noProof/>
                                        <w:sz w:val="22"/>
                                        <w:szCs w:val="22"/>
                                        <w:rtl/>
                                      </w:rPr>
                                      <w:fldChar w:fldCharType="end"/>
                                    </w:r>
                                    <w:r>
                                      <w:rPr>
                                        <w:rFonts w:hint="cs"/>
                                        <w:noProof/>
                                        <w:sz w:val="22"/>
                                        <w:szCs w:val="22"/>
                                        <w:rtl/>
                                      </w:rPr>
                                      <w:t>. اثرانگشت معنایی کلمه فلسفه در برخی زبان‌ها</w:t>
                                    </w:r>
                                    <w:sdt>
                                      <w:sdtPr>
                                        <w:rPr>
                                          <w:rFonts w:hint="cs"/>
                                          <w:b w:val="0"/>
                                          <w:noProof/>
                                          <w:color w:val="000000"/>
                                          <w:sz w:val="22"/>
                                          <w:szCs w:val="22"/>
                                          <w:rtl/>
                                        </w:rPr>
                                        <w:tag w:val="MENDELEY_CITATION_v3_eyJjaXRhdGlvbklEIjoiTUVOREVMRVlfQ0lUQVRJT05fMzVjMjZlZTAtNzU4OS00ZDJmLTkxYTItZTBiNDg3MjRjMGQw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870824117"/>
                                        <w:placeholder>
                                          <w:docPart w:val="DefaultPlaceholder_-1854013440"/>
                                        </w:placeholder>
                                      </w:sdtPr>
                                      <w:sdtContent>
                                        <w:r w:rsidR="00A92BFD" w:rsidRPr="00A92BFD">
                                          <w:rPr>
                                            <w:b w:val="0"/>
                                            <w:noProof/>
                                            <w:color w:val="000000"/>
                                            <w:sz w:val="22"/>
                                            <w:szCs w:val="22"/>
                                            <w:rtl/>
                                          </w:rPr>
                                          <w:t>[13]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152948F" id="Group 25" o:spid="_x0000_s1070" style="position:absolute;left:0;text-align:left;margin-left:0;margin-top:29.95pt;width:468pt;height:128.55pt;z-index:251693056;mso-position-horizontal:center;mso-position-horizontal-relative:margin" coordsize="59436,16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">
                      <v:shape id="Picture 20" o:spid="_x0000_s1071" type="#_x0000_t75" style="position:absolute;width:59436;height:12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">
                        <v:imagedata r:id="rId31" o:title=""/>
                      </v:shape>
                      <v:shape id="Text Box 1" o:spid="_x0000_s1072" type="#_x0000_t202" style="position:absolute;left:5;top:12985;width:59429;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" stroked="f">
                        <v:textbox style="mso-fit-shape-to-text:t" inset="0,0,0,0">
                          <w:txbxContent>
                            <w:p w14:paraId="01F3E54D" w14:textId="3A80244F" w:rsidR="004911D8" w:rsidRPr="004911D8" w:rsidRDefault="004911D8" w:rsidP="004911D8">
                              <w:pPr>
                                <w:pStyle w:val="Caption"/>
                                <w:bidi/>
                                <w:jc w:val="center"/>
                                <w:rPr>
                                  <w:rFonts w:ascii="Times New Roman" w:hAnsi="Times New Roman"/>
                                  <w:noProof/>
                                  <w:sz w:val="26"/>
                                  <w:szCs w:val="32"/>
                                </w:rPr>
                              </w:pPr>
                              <w:r>
                                <w:rPr>
                                  <w:rFonts w:hint="cs"/>
                                  <w:noProof/>
                                  <w:sz w:val="22"/>
                                  <w:szCs w:val="22"/>
                                  <w:rtl/>
                                </w:rPr>
                                <w:t xml:space="preserve">شکل </w:t>
                              </w:r>
                              <w:r w:rsidRPr="004911D8">
                                <w:rPr>
                                  <w:noProof/>
                                  <w:sz w:val="22"/>
                                  <w:szCs w:val="22"/>
                                  <w:rtl/>
                                </w:rPr>
                                <w:fldChar w:fldCharType="begin"/>
                              </w:r>
                              <w:r w:rsidRPr="004911D8">
                                <w:rPr>
                                  <w:noProof/>
                                  <w:sz w:val="22"/>
                                  <w:szCs w:val="22"/>
                                  <w:rtl/>
                                </w:rPr>
                                <w:instrText xml:space="preserve"> </w:instrText>
                              </w:r>
                              <w:r w:rsidRPr="004911D8">
                                <w:rPr>
                                  <w:noProof/>
                                  <w:sz w:val="22"/>
                                  <w:szCs w:val="22"/>
                                </w:rPr>
                                <w:instrText>SEQ</w:instrText>
                              </w:r>
                              <w:r w:rsidRPr="004911D8">
                                <w:rPr>
                                  <w:noProof/>
                                  <w:sz w:val="22"/>
                                  <w:szCs w:val="22"/>
                                  <w:rtl/>
                                </w:rPr>
                                <w:instrText xml:space="preserve"> </w:instrText>
                              </w:r>
                              <w:r w:rsidRPr="004911D8">
                                <w:rPr>
                                  <w:noProof/>
                                  <w:sz w:val="22"/>
                                  <w:szCs w:val="22"/>
                                </w:rPr>
                                <w:instrText>Figure \* ARABIC</w:instrText>
                              </w:r>
                              <w:r w:rsidRPr="004911D8">
                                <w:rPr>
                                  <w:noProof/>
                                  <w:sz w:val="22"/>
                                  <w:szCs w:val="22"/>
                                  <w:rtl/>
                                </w:rPr>
                                <w:instrText xml:space="preserve"> </w:instrText>
                              </w:r>
                              <w:r w:rsidRPr="004911D8">
                                <w:rPr>
                                  <w:noProof/>
                                  <w:sz w:val="22"/>
                                  <w:szCs w:val="22"/>
                                  <w:rtl/>
                                </w:rPr>
                                <w:fldChar w:fldCharType="separate"/>
                              </w:r>
                              <w:r w:rsidR="009E1032">
                                <w:rPr>
                                  <w:noProof/>
                                  <w:sz w:val="22"/>
                                  <w:szCs w:val="22"/>
                                  <w:rtl/>
                                </w:rPr>
                                <w:t>6</w:t>
                              </w:r>
                              <w:r w:rsidRPr="004911D8">
                                <w:rPr>
                                  <w:noProof/>
                                  <w:sz w:val="22"/>
                                  <w:szCs w:val="22"/>
                                  <w:rtl/>
                                </w:rPr>
                                <w:fldChar w:fldCharType="end"/>
                              </w:r>
                              <w:r>
                                <w:rPr>
                                  <w:rFonts w:hint="cs"/>
                                  <w:noProof/>
                                  <w:sz w:val="22"/>
                                  <w:szCs w:val="22"/>
                                  <w:rtl/>
                                </w:rPr>
                                <w:t>. اثرانگشت معنایی کلمه فلسفه در برخی زبان‌ها</w:t>
                              </w:r>
                              <w:sdt>
                                <w:sdtPr>
                                  <w:rPr>
                                    <w:rFonts w:hint="cs"/>
                                    <w:b w:val="0"/>
                                    <w:noProof/>
                                    <w:color w:val="000000"/>
                                    <w:sz w:val="22"/>
                                    <w:szCs w:val="22"/>
                                    <w:rtl/>
                                  </w:rPr>
                                  <w:tag w:val="MENDELEY_CITATION_v3_eyJjaXRhdGlvbklEIjoiTUVOREVMRVlfQ0lUQVRJT05fMzVjMjZlZTAtNzU4OS00ZDJmLTkxYTItZTBiNDg3MjRjMGQw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870824117"/>
                                  <w:placeholder>
                                    <w:docPart w:val="DefaultPlaceholder_-1854013440"/>
                                  </w:placeholder>
                                </w:sdtPr>
                                <w:sdtContent>
                                  <w:r w:rsidR="00A92BFD" w:rsidRPr="00A92BFD">
                                    <w:rPr>
                                      <w:b w:val="0"/>
                                      <w:noProof/>
                                      <w:color w:val="000000"/>
                                      <w:sz w:val="22"/>
                                      <w:szCs w:val="22"/>
                                      <w:rtl/>
                                    </w:rPr>
                                    <w:t>[13]</w:t>
                                  </w:r>
                                </w:sdtContent>
                              </w:sdt>
                            </w:p>
                          </w:txbxContent>
                        </v:textbox>
                      </v:shape>
                      <w10:wrap type="topAndBottom" anchorx="margin"/>
                    </v:group>
                  </w:pict>
                </mc:Fallback>
              </mc:AlternateContent>
            </w:r>
          </w:p>
          <w:p w14:paraId="2EAD3BC6" w14:textId="77777777" w:rsidR="002C75EE" w:rsidRPr="002C75EE" w:rsidRDefault="002C75EE" w:rsidP="002C75EE">
            <w:pPr>
              <w:rPr>
                <w:rFonts w:asciiTheme="majorHAnsi" w:eastAsiaTheme="majorEastAsia" w:hAnsiTheme="majorHAnsi"/>
                <w:b/>
                <w:bCs/>
                <w:sz w:val="26"/>
                <w:szCs w:val="26"/>
              </w:rPr>
            </w:pPr>
          </w:p>
          <w:p w14:paraId="1E7FEF6C" w14:textId="552030F2" w:rsidR="008F0C0A" w:rsidRPr="008F0C0A" w:rsidRDefault="006E73C7" w:rsidP="008F0C0A">
            <w:pPr>
              <w:pStyle w:val="ListParagraph"/>
              <w:numPr>
                <w:ilvl w:val="0"/>
                <w:numId w:val="17"/>
              </w:numPr>
              <w:ind w:left="360"/>
              <w:rPr>
                <w:rFonts w:asciiTheme="majorHAnsi" w:eastAsiaTheme="majorEastAsia" w:hAnsiTheme="majorHAnsi"/>
                <w:b/>
                <w:bCs/>
                <w:sz w:val="26"/>
                <w:szCs w:val="26"/>
              </w:rPr>
            </w:pPr>
            <w:r>
              <w:rPr>
                <w:rFonts w:eastAsiaTheme="majorEastAsia"/>
                <w:noProof/>
                <w:rtl/>
                <w:lang w:val="fa-IR"/>
              </w:rPr>
              <w:lastRenderedPageBreak/>
              <mc:AlternateContent>
                <mc:Choice Requires="wpg">
                  <w:drawing>
                    <wp:anchor distT="0" distB="0" distL="114300" distR="114300" simplePos="0" relativeHeight="251697152" behindDoc="0" locked="0" layoutInCell="1" allowOverlap="1" wp14:anchorId="7932CCA0" wp14:editId="0FAEAC92">
                      <wp:simplePos x="0" y="0"/>
                      <wp:positionH relativeFrom="margin">
                        <wp:posOffset>156210</wp:posOffset>
                      </wp:positionH>
                      <wp:positionV relativeFrom="paragraph">
                        <wp:posOffset>978980</wp:posOffset>
                      </wp:positionV>
                      <wp:extent cx="5943600" cy="3923665"/>
                      <wp:effectExtent l="0" t="0" r="0" b="635"/>
                      <wp:wrapTopAndBottom/>
                      <wp:docPr id="2027092724" name="Group 24"/>
                      <wp:cNvGraphicFramePr/>
                      <a:graphic xmlns:a="http://schemas.openxmlformats.org/drawingml/2006/main">
                        <a:graphicData uri="http://schemas.microsoft.com/office/word/2010/wordprocessingGroup">
                          <wpg:wgp>
                            <wpg:cNvGrpSpPr/>
                            <wpg:grpSpPr>
                              <a:xfrm>
                                <a:off x="0" y="0"/>
                                <a:ext cx="5943600" cy="3923665"/>
                                <a:chOff x="0" y="0"/>
                                <a:chExt cx="5943600" cy="3923665"/>
                              </a:xfrm>
                            </wpg:grpSpPr>
                            <pic:pic xmlns:pic="http://schemas.openxmlformats.org/drawingml/2006/picture">
                              <pic:nvPicPr>
                                <pic:cNvPr id="1462355501" name="Picture 21"/>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482340"/>
                                </a:xfrm>
                                <a:prstGeom prst="rect">
                                  <a:avLst/>
                                </a:prstGeom>
                                <a:noFill/>
                                <a:ln>
                                  <a:noFill/>
                                </a:ln>
                              </pic:spPr>
                            </pic:pic>
                            <wps:wsp>
                              <wps:cNvPr id="980901020" name="Text Box 1"/>
                              <wps:cNvSpPr txBox="1"/>
                              <wps:spPr>
                                <a:xfrm>
                                  <a:off x="503" y="3589655"/>
                                  <a:ext cx="5942965" cy="334010"/>
                                </a:xfrm>
                                <a:prstGeom prst="rect">
                                  <a:avLst/>
                                </a:prstGeom>
                                <a:solidFill>
                                  <a:prstClr val="white"/>
                                </a:solidFill>
                                <a:ln>
                                  <a:noFill/>
                                </a:ln>
                              </wps:spPr>
                              <wps:txbx>
                                <w:txbxContent>
                                  <w:p w14:paraId="1334951E" w14:textId="4CE40040" w:rsidR="004911D8" w:rsidRPr="00495C02" w:rsidRDefault="004911D8" w:rsidP="004911D8">
                                    <w:pPr>
                                      <w:pStyle w:val="Caption"/>
                                      <w:bidi/>
                                      <w:jc w:val="center"/>
                                      <w:rPr>
                                        <w:rFonts w:asciiTheme="minorHAnsi" w:hAnsiTheme="minorHAnsi"/>
                                        <w:noProof/>
                                        <w:sz w:val="26"/>
                                        <w:szCs w:val="32"/>
                                      </w:rPr>
                                    </w:pPr>
                                    <w:r w:rsidRPr="00495C02">
                                      <w:rPr>
                                        <w:rFonts w:hint="cs"/>
                                        <w:noProof/>
                                        <w:sz w:val="22"/>
                                        <w:szCs w:val="22"/>
                                        <w:rtl/>
                                      </w:rPr>
                                      <w:t xml:space="preserve">شکل </w:t>
                                    </w:r>
                                    <w:r w:rsidRPr="00495C02">
                                      <w:rPr>
                                        <w:noProof/>
                                        <w:sz w:val="22"/>
                                        <w:szCs w:val="22"/>
                                        <w:rtl/>
                                      </w:rPr>
                                      <w:fldChar w:fldCharType="begin"/>
                                    </w:r>
                                    <w:r w:rsidRPr="00495C02">
                                      <w:rPr>
                                        <w:noProof/>
                                        <w:sz w:val="22"/>
                                        <w:szCs w:val="22"/>
                                        <w:rtl/>
                                      </w:rPr>
                                      <w:instrText xml:space="preserve"> </w:instrText>
                                    </w:r>
                                    <w:r w:rsidRPr="00495C02">
                                      <w:rPr>
                                        <w:noProof/>
                                        <w:sz w:val="22"/>
                                        <w:szCs w:val="22"/>
                                      </w:rPr>
                                      <w:instrText>SEQ</w:instrText>
                                    </w:r>
                                    <w:r w:rsidRPr="00495C02">
                                      <w:rPr>
                                        <w:noProof/>
                                        <w:sz w:val="22"/>
                                        <w:szCs w:val="22"/>
                                        <w:rtl/>
                                      </w:rPr>
                                      <w:instrText xml:space="preserve"> </w:instrText>
                                    </w:r>
                                    <w:r w:rsidRPr="00495C02">
                                      <w:rPr>
                                        <w:noProof/>
                                        <w:sz w:val="22"/>
                                        <w:szCs w:val="22"/>
                                      </w:rPr>
                                      <w:instrText>Figure \* ARABIC</w:instrText>
                                    </w:r>
                                    <w:r w:rsidRPr="00495C02">
                                      <w:rPr>
                                        <w:noProof/>
                                        <w:sz w:val="22"/>
                                        <w:szCs w:val="22"/>
                                        <w:rtl/>
                                      </w:rPr>
                                      <w:instrText xml:space="preserve"> </w:instrText>
                                    </w:r>
                                    <w:r w:rsidRPr="00495C02">
                                      <w:rPr>
                                        <w:noProof/>
                                        <w:sz w:val="22"/>
                                        <w:szCs w:val="22"/>
                                        <w:rtl/>
                                      </w:rPr>
                                      <w:fldChar w:fldCharType="separate"/>
                                    </w:r>
                                    <w:r w:rsidR="009E1032">
                                      <w:rPr>
                                        <w:noProof/>
                                        <w:sz w:val="22"/>
                                        <w:szCs w:val="22"/>
                                        <w:rtl/>
                                      </w:rPr>
                                      <w:t>7</w:t>
                                    </w:r>
                                    <w:r w:rsidRPr="00495C02">
                                      <w:rPr>
                                        <w:noProof/>
                                        <w:sz w:val="22"/>
                                        <w:szCs w:val="22"/>
                                        <w:rtl/>
                                      </w:rPr>
                                      <w:fldChar w:fldCharType="end"/>
                                    </w:r>
                                    <w:r w:rsidRPr="00495C02">
                                      <w:rPr>
                                        <w:rFonts w:hint="cs"/>
                                        <w:noProof/>
                                        <w:sz w:val="22"/>
                                        <w:szCs w:val="22"/>
                                        <w:rtl/>
                                      </w:rPr>
                                      <w:t xml:space="preserve">. </w:t>
                                    </w:r>
                                    <w:r w:rsidR="00495C02" w:rsidRPr="00495C02">
                                      <w:rPr>
                                        <w:rFonts w:hint="cs"/>
                                        <w:noProof/>
                                        <w:sz w:val="22"/>
                                        <w:szCs w:val="22"/>
                                        <w:rtl/>
                                      </w:rPr>
                                      <w:t xml:space="preserve">ابهام زدایی مفاهیم برداشت شده از کلمه </w:t>
                                    </w:r>
                                    <w:r w:rsidR="00495C02" w:rsidRPr="00495C02">
                                      <w:rPr>
                                        <w:rFonts w:ascii="Times New Roman" w:hAnsi="Times New Roman" w:cs="Times New Roman"/>
                                        <w:b w:val="0"/>
                                        <w:bCs/>
                                        <w:noProof/>
                                      </w:rPr>
                                      <w:t>apple</w:t>
                                    </w:r>
                                    <w:r w:rsidR="00ED34FE">
                                      <w:rPr>
                                        <w:rFonts w:ascii="Times New Roman" w:hAnsi="Times New Roman" w:cs="Times New Roman" w:hint="cs"/>
                                        <w:b w:val="0"/>
                                        <w:bCs/>
                                        <w:noProof/>
                                        <w:rtl/>
                                      </w:rPr>
                                      <w:t xml:space="preserve"> </w:t>
                                    </w:r>
                                    <w:sdt>
                                      <w:sdtPr>
                                        <w:rPr>
                                          <w:rFonts w:ascii="Times New Roman" w:hAnsi="Times New Roman" w:cs="Times New Roman" w:hint="cs"/>
                                          <w:b w:val="0"/>
                                          <w:bCs/>
                                          <w:noProof/>
                                          <w:color w:val="000000"/>
                                          <w:rtl/>
                                        </w:rPr>
                                        <w:tag w:val="MENDELEY_CITATION_v3_eyJjaXRhdGlvbklEIjoiTUVOREVMRVlfQ0lUQVRJT05fM2UzNTcwODItYjRiMi00MWE4LTk5MWMtOWQxMmY1NjMwZmY4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302917758"/>
                                        <w:placeholder>
                                          <w:docPart w:val="DefaultPlaceholder_-1854013440"/>
                                        </w:placeholder>
                                      </w:sdtPr>
                                      <w:sdtContent>
                                        <w:r w:rsidR="00A92BFD" w:rsidRPr="00A92BFD">
                                          <w:rPr>
                                            <w:rFonts w:ascii="Times New Roman" w:hAnsi="Times New Roman" w:cs="Times New Roman"/>
                                            <w:b w:val="0"/>
                                            <w:bCs/>
                                            <w:noProof/>
                                            <w:color w:val="000000"/>
                                            <w:rtl/>
                                          </w:rPr>
                                          <w:t>[13]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932CCA0" id="Group 24" o:spid="_x0000_s1073" style="position:absolute;left:0;text-align:left;margin-left:12.3pt;margin-top:77.1pt;width:468pt;height:308.95pt;z-index:251697152;mso-position-horizontal-relative:margin" coordsize="59436,39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">
                      <v:shape id="Picture 21" o:spid="_x0000_s1074" type="#_x0000_t75" style="position:absolute;width:59436;height:34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">
                        <v:imagedata r:id="rId33" o:title=""/>
                      </v:shape>
                      <v:shape id="Text Box 1" o:spid="_x0000_s1075" type="#_x0000_t202" style="position:absolute;left:5;top:35896;width:59429;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" stroked="f">
                        <v:textbox style="mso-fit-shape-to-text:t" inset="0,0,0,0">
                          <w:txbxContent>
                            <w:p w14:paraId="1334951E" w14:textId="4CE40040" w:rsidR="004911D8" w:rsidRPr="00495C02" w:rsidRDefault="004911D8" w:rsidP="004911D8">
                              <w:pPr>
                                <w:pStyle w:val="Caption"/>
                                <w:bidi/>
                                <w:jc w:val="center"/>
                                <w:rPr>
                                  <w:rFonts w:asciiTheme="minorHAnsi" w:hAnsiTheme="minorHAnsi"/>
                                  <w:noProof/>
                                  <w:sz w:val="26"/>
                                  <w:szCs w:val="32"/>
                                </w:rPr>
                              </w:pPr>
                              <w:r w:rsidRPr="00495C02">
                                <w:rPr>
                                  <w:rFonts w:hint="cs"/>
                                  <w:noProof/>
                                  <w:sz w:val="22"/>
                                  <w:szCs w:val="22"/>
                                  <w:rtl/>
                                </w:rPr>
                                <w:t xml:space="preserve">شکل </w:t>
                              </w:r>
                              <w:r w:rsidRPr="00495C02">
                                <w:rPr>
                                  <w:noProof/>
                                  <w:sz w:val="22"/>
                                  <w:szCs w:val="22"/>
                                  <w:rtl/>
                                </w:rPr>
                                <w:fldChar w:fldCharType="begin"/>
                              </w:r>
                              <w:r w:rsidRPr="00495C02">
                                <w:rPr>
                                  <w:noProof/>
                                  <w:sz w:val="22"/>
                                  <w:szCs w:val="22"/>
                                  <w:rtl/>
                                </w:rPr>
                                <w:instrText xml:space="preserve"> </w:instrText>
                              </w:r>
                              <w:r w:rsidRPr="00495C02">
                                <w:rPr>
                                  <w:noProof/>
                                  <w:sz w:val="22"/>
                                  <w:szCs w:val="22"/>
                                </w:rPr>
                                <w:instrText>SEQ</w:instrText>
                              </w:r>
                              <w:r w:rsidRPr="00495C02">
                                <w:rPr>
                                  <w:noProof/>
                                  <w:sz w:val="22"/>
                                  <w:szCs w:val="22"/>
                                  <w:rtl/>
                                </w:rPr>
                                <w:instrText xml:space="preserve"> </w:instrText>
                              </w:r>
                              <w:r w:rsidRPr="00495C02">
                                <w:rPr>
                                  <w:noProof/>
                                  <w:sz w:val="22"/>
                                  <w:szCs w:val="22"/>
                                </w:rPr>
                                <w:instrText>Figure \* ARABIC</w:instrText>
                              </w:r>
                              <w:r w:rsidRPr="00495C02">
                                <w:rPr>
                                  <w:noProof/>
                                  <w:sz w:val="22"/>
                                  <w:szCs w:val="22"/>
                                  <w:rtl/>
                                </w:rPr>
                                <w:instrText xml:space="preserve"> </w:instrText>
                              </w:r>
                              <w:r w:rsidRPr="00495C02">
                                <w:rPr>
                                  <w:noProof/>
                                  <w:sz w:val="22"/>
                                  <w:szCs w:val="22"/>
                                  <w:rtl/>
                                </w:rPr>
                                <w:fldChar w:fldCharType="separate"/>
                              </w:r>
                              <w:r w:rsidR="009E1032">
                                <w:rPr>
                                  <w:noProof/>
                                  <w:sz w:val="22"/>
                                  <w:szCs w:val="22"/>
                                  <w:rtl/>
                                </w:rPr>
                                <w:t>7</w:t>
                              </w:r>
                              <w:r w:rsidRPr="00495C02">
                                <w:rPr>
                                  <w:noProof/>
                                  <w:sz w:val="22"/>
                                  <w:szCs w:val="22"/>
                                  <w:rtl/>
                                </w:rPr>
                                <w:fldChar w:fldCharType="end"/>
                              </w:r>
                              <w:r w:rsidRPr="00495C02">
                                <w:rPr>
                                  <w:rFonts w:hint="cs"/>
                                  <w:noProof/>
                                  <w:sz w:val="22"/>
                                  <w:szCs w:val="22"/>
                                  <w:rtl/>
                                </w:rPr>
                                <w:t xml:space="preserve">. </w:t>
                              </w:r>
                              <w:r w:rsidR="00495C02" w:rsidRPr="00495C02">
                                <w:rPr>
                                  <w:rFonts w:hint="cs"/>
                                  <w:noProof/>
                                  <w:sz w:val="22"/>
                                  <w:szCs w:val="22"/>
                                  <w:rtl/>
                                </w:rPr>
                                <w:t xml:space="preserve">ابهام زدایی مفاهیم برداشت شده از کلمه </w:t>
                              </w:r>
                              <w:r w:rsidR="00495C02" w:rsidRPr="00495C02">
                                <w:rPr>
                                  <w:rFonts w:ascii="Times New Roman" w:hAnsi="Times New Roman" w:cs="Times New Roman"/>
                                  <w:b w:val="0"/>
                                  <w:bCs/>
                                  <w:noProof/>
                                </w:rPr>
                                <w:t>apple</w:t>
                              </w:r>
                              <w:r w:rsidR="00ED34FE">
                                <w:rPr>
                                  <w:rFonts w:ascii="Times New Roman" w:hAnsi="Times New Roman" w:cs="Times New Roman" w:hint="cs"/>
                                  <w:b w:val="0"/>
                                  <w:bCs/>
                                  <w:noProof/>
                                  <w:rtl/>
                                </w:rPr>
                                <w:t xml:space="preserve"> </w:t>
                              </w:r>
                              <w:sdt>
                                <w:sdtPr>
                                  <w:rPr>
                                    <w:rFonts w:ascii="Times New Roman" w:hAnsi="Times New Roman" w:cs="Times New Roman" w:hint="cs"/>
                                    <w:b w:val="0"/>
                                    <w:bCs/>
                                    <w:noProof/>
                                    <w:color w:val="000000"/>
                                    <w:rtl/>
                                  </w:rPr>
                                  <w:tag w:val="MENDELEY_CITATION_v3_eyJjaXRhdGlvbklEIjoiTUVOREVMRVlfQ0lUQVRJT05fM2UzNTcwODItYjRiMi00MWE4LTk5MWMtOWQxMmY1NjMwZmY4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302917758"/>
                                  <w:placeholder>
                                    <w:docPart w:val="DefaultPlaceholder_-1854013440"/>
                                  </w:placeholder>
                                </w:sdtPr>
                                <w:sdtContent>
                                  <w:r w:rsidR="00A92BFD" w:rsidRPr="00A92BFD">
                                    <w:rPr>
                                      <w:rFonts w:ascii="Times New Roman" w:hAnsi="Times New Roman" w:cs="Times New Roman"/>
                                      <w:b w:val="0"/>
                                      <w:bCs/>
                                      <w:noProof/>
                                      <w:color w:val="000000"/>
                                      <w:rtl/>
                                    </w:rPr>
                                    <w:t>[13]</w:t>
                                  </w:r>
                                </w:sdtContent>
                              </w:sdt>
                            </w:p>
                          </w:txbxContent>
                        </v:textbox>
                      </v:shape>
                      <w10:wrap type="topAndBottom" anchorx="margin"/>
                    </v:group>
                  </w:pict>
                </mc:Fallback>
              </mc:AlternateContent>
            </w:r>
            <w:r w:rsidR="008F0C0A" w:rsidRPr="008F0C0A">
              <w:rPr>
                <w:rFonts w:asciiTheme="majorHAnsi" w:eastAsiaTheme="majorEastAsia" w:hAnsiTheme="majorHAnsi" w:hint="cs"/>
                <w:b/>
                <w:bCs/>
                <w:sz w:val="26"/>
                <w:szCs w:val="26"/>
                <w:rtl/>
              </w:rPr>
              <w:t xml:space="preserve">مقاوم در برابر ابهام: </w:t>
            </w:r>
            <w:r w:rsidR="008F0C0A" w:rsidRPr="008F0C0A">
              <w:rPr>
                <w:rFonts w:asciiTheme="majorHAnsi" w:eastAsiaTheme="majorEastAsia" w:hAnsiTheme="majorHAnsi" w:hint="cs"/>
                <w:sz w:val="26"/>
                <w:szCs w:val="26"/>
                <w:rtl/>
              </w:rPr>
              <w:t>اثرانگشت معنایی کلماتی که معانی مختلفی دارند ترکیبی از اثرانگشت معنایی هر کدام از معناها می‌شود</w:t>
            </w:r>
            <w:sdt>
              <w:sdtPr>
                <w:rPr>
                  <w:rFonts w:asciiTheme="majorHAnsi" w:eastAsiaTheme="majorEastAsia" w:hAnsiTheme="majorHAnsi" w:hint="cs"/>
                  <w:color w:val="000000"/>
                  <w:sz w:val="26"/>
                  <w:szCs w:val="26"/>
                  <w:rtl/>
                </w:rPr>
                <w:tag w:val="MENDELEY_CITATION_v3_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"/>
                <w:id w:val="-686599410"/>
                <w:placeholder>
                  <w:docPart w:val="DefaultPlaceholder_-1854013440"/>
                </w:placeholder>
              </w:sdtPr>
              <w:sdtContent>
                <w:r w:rsidR="00A92BFD" w:rsidRPr="00A92BFD">
                  <w:rPr>
                    <w:rFonts w:asciiTheme="majorHAnsi" w:eastAsiaTheme="majorEastAsia" w:hAnsiTheme="majorHAnsi"/>
                    <w:color w:val="000000"/>
                    <w:sz w:val="26"/>
                    <w:szCs w:val="26"/>
                    <w:rtl/>
                  </w:rPr>
                  <w:t>[7]</w:t>
                </w:r>
              </w:sdtContent>
            </w:sdt>
            <w:r w:rsidR="008F0C0A" w:rsidRPr="008F0C0A">
              <w:rPr>
                <w:rFonts w:asciiTheme="majorHAnsi" w:eastAsiaTheme="majorEastAsia" w:hAnsiTheme="majorHAnsi" w:hint="cs"/>
                <w:sz w:val="26"/>
                <w:szCs w:val="26"/>
                <w:rtl/>
              </w:rPr>
              <w:t xml:space="preserve"> که در شکل (</w:t>
            </w:r>
            <w:r w:rsidR="00FF44E6">
              <w:rPr>
                <w:rFonts w:asciiTheme="majorHAnsi" w:eastAsiaTheme="majorEastAsia" w:hAnsiTheme="majorHAnsi" w:hint="cs"/>
                <w:sz w:val="26"/>
                <w:szCs w:val="26"/>
                <w:rtl/>
              </w:rPr>
              <w:t>7</w:t>
            </w:r>
            <w:r w:rsidR="008F0C0A" w:rsidRPr="008F0C0A">
              <w:rPr>
                <w:rFonts w:asciiTheme="majorHAnsi" w:eastAsiaTheme="majorEastAsia" w:hAnsiTheme="majorHAnsi" w:hint="cs"/>
                <w:sz w:val="26"/>
                <w:szCs w:val="26"/>
                <w:rtl/>
              </w:rPr>
              <w:t>) می‌توان به وضوح این موضوع را در اثرانگشت معنایی کلمه سیب مشاهده کرد.</w:t>
            </w:r>
          </w:p>
          <w:p w14:paraId="281BB38B" w14:textId="72308825" w:rsidR="004166DF" w:rsidRDefault="004166DF" w:rsidP="008F0C0A">
            <w:pPr>
              <w:rPr>
                <w:rFonts w:asciiTheme="majorHAnsi" w:eastAsiaTheme="majorEastAsia" w:hAnsiTheme="majorHAnsi"/>
                <w:b/>
                <w:bCs/>
                <w:sz w:val="26"/>
                <w:szCs w:val="26"/>
                <w:rtl/>
              </w:rPr>
            </w:pPr>
          </w:p>
          <w:p w14:paraId="6C827123" w14:textId="69EDE04D" w:rsidR="008F0C0A" w:rsidRPr="008F0C0A" w:rsidRDefault="008F0C0A" w:rsidP="008F0C0A">
            <w:pPr>
              <w:rPr>
                <w:rFonts w:asciiTheme="majorHAnsi" w:eastAsiaTheme="majorEastAsia" w:hAnsiTheme="majorHAnsi"/>
                <w:b/>
                <w:bCs/>
                <w:sz w:val="26"/>
                <w:szCs w:val="26"/>
                <w:rtl/>
              </w:rPr>
            </w:pPr>
          </w:p>
          <w:p w14:paraId="6ADB1C1F" w14:textId="77777777" w:rsidR="00F85789" w:rsidRDefault="001D28BB" w:rsidP="00F85789">
            <w:pPr>
              <w:pStyle w:val="ListParagraph"/>
              <w:numPr>
                <w:ilvl w:val="0"/>
                <w:numId w:val="17"/>
              </w:numPr>
              <w:ind w:left="360"/>
              <w:rPr>
                <w:rFonts w:asciiTheme="majorHAnsi" w:eastAsiaTheme="majorEastAsia" w:hAnsiTheme="majorHAnsi"/>
                <w:sz w:val="26"/>
                <w:szCs w:val="26"/>
              </w:rPr>
            </w:pPr>
            <w:r w:rsidRPr="00DD273C">
              <w:rPr>
                <w:rFonts w:asciiTheme="majorHAnsi" w:eastAsiaTheme="majorEastAsia" w:hAnsiTheme="majorHAnsi" w:hint="cs"/>
                <w:b/>
                <w:bCs/>
                <w:sz w:val="26"/>
                <w:szCs w:val="26"/>
                <w:rtl/>
              </w:rPr>
              <w:t>محاسبات بر روی</w:t>
            </w:r>
            <w:r w:rsidR="00495C02" w:rsidRPr="00DD273C">
              <w:rPr>
                <w:rFonts w:asciiTheme="majorHAnsi" w:eastAsiaTheme="majorEastAsia" w:hAnsiTheme="majorHAnsi" w:hint="cs"/>
                <w:b/>
                <w:bCs/>
                <w:sz w:val="26"/>
                <w:szCs w:val="26"/>
                <w:rtl/>
              </w:rPr>
              <w:t xml:space="preserve"> اثرانگشت‌های معنایی: </w:t>
            </w:r>
            <w:r w:rsidR="00495C02" w:rsidRPr="00DD273C">
              <w:rPr>
                <w:rFonts w:asciiTheme="majorHAnsi" w:eastAsiaTheme="majorEastAsia" w:hAnsiTheme="majorHAnsi" w:hint="cs"/>
                <w:sz w:val="26"/>
                <w:szCs w:val="26"/>
                <w:rtl/>
              </w:rPr>
              <w:t xml:space="preserve">با توجه به اینکه برخی مفاهیم امکان دارد </w:t>
            </w:r>
            <w:r w:rsidR="000E41A1" w:rsidRPr="00DD273C">
              <w:rPr>
                <w:rFonts w:asciiTheme="majorHAnsi" w:eastAsiaTheme="majorEastAsia" w:hAnsiTheme="majorHAnsi" w:hint="cs"/>
                <w:sz w:val="26"/>
                <w:szCs w:val="26"/>
                <w:rtl/>
              </w:rPr>
              <w:t xml:space="preserve">در بخشی از </w:t>
            </w:r>
            <w:r w:rsidR="00766B25">
              <w:rPr>
                <w:rFonts w:asciiTheme="majorHAnsi" w:eastAsiaTheme="majorEastAsia" w:hAnsiTheme="majorHAnsi" w:hint="cs"/>
                <w:sz w:val="26"/>
                <w:szCs w:val="26"/>
                <w:rtl/>
              </w:rPr>
              <w:t>مفهوم</w:t>
            </w:r>
            <w:r w:rsidR="000E41A1" w:rsidRPr="00DD273C">
              <w:rPr>
                <w:rFonts w:asciiTheme="majorHAnsi" w:eastAsiaTheme="majorEastAsia" w:hAnsiTheme="majorHAnsi" w:hint="cs"/>
                <w:sz w:val="26"/>
                <w:szCs w:val="26"/>
                <w:rtl/>
              </w:rPr>
              <w:t xml:space="preserve">ی که از آنها برداشت می‌شود </w:t>
            </w:r>
            <w:r w:rsidR="00495C02" w:rsidRPr="00DD273C">
              <w:rPr>
                <w:rFonts w:asciiTheme="majorHAnsi" w:eastAsiaTheme="majorEastAsia" w:hAnsiTheme="majorHAnsi" w:hint="cs"/>
                <w:sz w:val="26"/>
                <w:szCs w:val="26"/>
                <w:rtl/>
              </w:rPr>
              <w:t xml:space="preserve">شباهت زیادی </w:t>
            </w:r>
            <w:r w:rsidR="000E41A1" w:rsidRPr="00DD273C">
              <w:rPr>
                <w:rFonts w:asciiTheme="majorHAnsi" w:eastAsiaTheme="majorEastAsia" w:hAnsiTheme="majorHAnsi" w:hint="cs"/>
                <w:sz w:val="26"/>
                <w:szCs w:val="26"/>
                <w:rtl/>
              </w:rPr>
              <w:t xml:space="preserve">داشته باشند، شباهت اثرانگشت‌های معنایی آنها نیز در همان بخش زیاد است. به عنوان مثال اثرانگشت معنایی یوزپلنگ و ماشین پورشه </w:t>
            </w:r>
            <w:r w:rsidRPr="00DD273C">
              <w:rPr>
                <w:rFonts w:asciiTheme="majorHAnsi" w:eastAsiaTheme="majorEastAsia" w:hAnsiTheme="majorHAnsi" w:hint="cs"/>
                <w:sz w:val="26"/>
                <w:szCs w:val="26"/>
                <w:rtl/>
              </w:rPr>
              <w:t xml:space="preserve">در قسمت مربوط به </w:t>
            </w:r>
            <w:r w:rsidR="00766B25">
              <w:rPr>
                <w:rFonts w:asciiTheme="majorHAnsi" w:eastAsiaTheme="majorEastAsia" w:hAnsiTheme="majorHAnsi" w:hint="cs"/>
                <w:sz w:val="26"/>
                <w:szCs w:val="26"/>
                <w:rtl/>
              </w:rPr>
              <w:t>مفهوم</w:t>
            </w:r>
            <w:r w:rsidRPr="00DD273C">
              <w:rPr>
                <w:rFonts w:asciiTheme="majorHAnsi" w:eastAsiaTheme="majorEastAsia" w:hAnsiTheme="majorHAnsi" w:hint="cs"/>
                <w:sz w:val="26"/>
                <w:szCs w:val="26"/>
                <w:rtl/>
              </w:rPr>
              <w:t xml:space="preserve"> سرعت، دارای شباهت زیاد و اثرانگشت معنایی یوزپلنگ و ببر در قسمت مربوط به سرعت دارای اختلاف زیاد هستند، که اگر ما از اثرانگشت معنایی یوزپلنگ قسمت سرعت</w:t>
            </w:r>
            <w:r w:rsidR="009D0A19">
              <w:rPr>
                <w:rFonts w:asciiTheme="majorHAnsi" w:eastAsiaTheme="majorEastAsia" w:hAnsiTheme="majorHAnsi" w:hint="cs"/>
                <w:sz w:val="26"/>
                <w:szCs w:val="26"/>
                <w:rtl/>
              </w:rPr>
              <w:t xml:space="preserve"> را ح</w:t>
            </w:r>
            <w:r w:rsidRPr="00DD273C">
              <w:rPr>
                <w:rFonts w:asciiTheme="majorHAnsi" w:eastAsiaTheme="majorEastAsia" w:hAnsiTheme="majorHAnsi" w:hint="cs"/>
                <w:sz w:val="26"/>
                <w:szCs w:val="26"/>
                <w:rtl/>
              </w:rPr>
              <w:t xml:space="preserve">ذف کنیم انتظار داریم که به اثرانگشت معنایی ببر برسیم (شکل </w:t>
            </w:r>
            <w:r w:rsidR="00FF44E6">
              <w:rPr>
                <w:rFonts w:asciiTheme="majorHAnsi" w:eastAsiaTheme="majorEastAsia" w:hAnsiTheme="majorHAnsi" w:hint="cs"/>
                <w:sz w:val="26"/>
                <w:szCs w:val="26"/>
                <w:rtl/>
              </w:rPr>
              <w:t>8</w:t>
            </w:r>
            <w:r w:rsidRPr="00DD273C">
              <w:rPr>
                <w:rFonts w:asciiTheme="majorHAnsi" w:eastAsiaTheme="majorEastAsia" w:hAnsiTheme="majorHAnsi" w:hint="cs"/>
                <w:sz w:val="26"/>
                <w:szCs w:val="26"/>
                <w:rtl/>
              </w:rPr>
              <w:t>).</w:t>
            </w:r>
          </w:p>
          <w:p w14:paraId="195F1A93" w14:textId="77777777" w:rsidR="00F85789" w:rsidRPr="00F85789" w:rsidRDefault="00F85789" w:rsidP="00F85789">
            <w:pPr>
              <w:rPr>
                <w:rFonts w:asciiTheme="majorHAnsi" w:eastAsiaTheme="majorEastAsia" w:hAnsiTheme="majorHAnsi"/>
                <w:sz w:val="26"/>
                <w:szCs w:val="26"/>
              </w:rPr>
            </w:pPr>
          </w:p>
          <w:p w14:paraId="5B2BFC35" w14:textId="43A6A37F" w:rsidR="001D28BB" w:rsidRPr="00F85789" w:rsidRDefault="002E3F30" w:rsidP="00F85789">
            <w:pPr>
              <w:pStyle w:val="ListParagraph"/>
              <w:numPr>
                <w:ilvl w:val="0"/>
                <w:numId w:val="17"/>
              </w:numPr>
              <w:ind w:left="360"/>
              <w:rPr>
                <w:rFonts w:asciiTheme="majorHAnsi" w:eastAsiaTheme="majorEastAsia" w:hAnsiTheme="majorHAnsi"/>
                <w:sz w:val="26"/>
                <w:szCs w:val="26"/>
                <w:rtl/>
              </w:rPr>
            </w:pPr>
            <w:r>
              <w:rPr>
                <w:rFonts w:eastAsiaTheme="majorEastAsia" w:hint="cs"/>
                <w:noProof/>
                <w:rtl/>
                <w:lang w:val="fa-IR"/>
              </w:rPr>
              <w:lastRenderedPageBreak/>
              <mc:AlternateContent>
                <mc:Choice Requires="wpg">
                  <w:drawing>
                    <wp:anchor distT="0" distB="0" distL="114300" distR="114300" simplePos="0" relativeHeight="251701248" behindDoc="0" locked="0" layoutInCell="1" allowOverlap="1" wp14:anchorId="2F7E96BA" wp14:editId="1FFBB17E">
                      <wp:simplePos x="0" y="0"/>
                      <wp:positionH relativeFrom="margin">
                        <wp:align>center</wp:align>
                      </wp:positionH>
                      <wp:positionV relativeFrom="paragraph">
                        <wp:posOffset>155575</wp:posOffset>
                      </wp:positionV>
                      <wp:extent cx="5943600" cy="2283460"/>
                      <wp:effectExtent l="0" t="0" r="0" b="2540"/>
                      <wp:wrapTopAndBottom/>
                      <wp:docPr id="1551970390" name="Group 23"/>
                      <wp:cNvGraphicFramePr/>
                      <a:graphic xmlns:a="http://schemas.openxmlformats.org/drawingml/2006/main">
                        <a:graphicData uri="http://schemas.microsoft.com/office/word/2010/wordprocessingGroup">
                          <wpg:wgp>
                            <wpg:cNvGrpSpPr/>
                            <wpg:grpSpPr>
                              <a:xfrm>
                                <a:off x="0" y="0"/>
                                <a:ext cx="5943600" cy="2283460"/>
                                <a:chOff x="0" y="0"/>
                                <a:chExt cx="5943600" cy="2286211"/>
                              </a:xfrm>
                            </wpg:grpSpPr>
                            <pic:pic xmlns:pic="http://schemas.openxmlformats.org/drawingml/2006/picture">
                              <pic:nvPicPr>
                                <pic:cNvPr id="26216563" name="Picture 22"/>
                                <pic:cNvPicPr>
                                  <a:picLocks noChangeAspect="1"/>
                                </pic:cNvPicPr>
                              </pic:nvPicPr>
                              <pic:blipFill rotWithShape="1">
                                <a:blip r:embed="rId34">
                                  <a:extLst>
                                    <a:ext uri="{28A0092B-C50C-407E-A947-70E740481C1C}">
                                      <a14:useLocalDpi xmlns:a14="http://schemas.microsoft.com/office/drawing/2010/main" val="0"/>
                                    </a:ext>
                                  </a:extLst>
                                </a:blip>
                                <a:srcRect b="10108"/>
                                <a:stretch/>
                              </pic:blipFill>
                              <pic:spPr bwMode="auto">
                                <a:xfrm>
                                  <a:off x="0" y="0"/>
                                  <a:ext cx="5943600" cy="2070100"/>
                                </a:xfrm>
                                <a:prstGeom prst="rect">
                                  <a:avLst/>
                                </a:prstGeom>
                                <a:noFill/>
                                <a:ln>
                                  <a:noFill/>
                                </a:ln>
                                <a:extLst>
                                  <a:ext uri="{53640926-AAD7-44D8-BBD7-CCE9431645EC}">
                                    <a14:shadowObscured xmlns:a14="http://schemas.microsoft.com/office/drawing/2010/main"/>
                                  </a:ext>
                                </a:extLst>
                              </pic:spPr>
                            </pic:pic>
                            <wps:wsp>
                              <wps:cNvPr id="448779600" name="Text Box 1"/>
                              <wps:cNvSpPr txBox="1"/>
                              <wps:spPr>
                                <a:xfrm>
                                  <a:off x="503" y="1952201"/>
                                  <a:ext cx="5942965" cy="334010"/>
                                </a:xfrm>
                                <a:prstGeom prst="rect">
                                  <a:avLst/>
                                </a:prstGeom>
                                <a:solidFill>
                                  <a:prstClr val="white"/>
                                </a:solidFill>
                                <a:ln>
                                  <a:noFill/>
                                </a:ln>
                              </wps:spPr>
                              <wps:txbx>
                                <w:txbxContent>
                                  <w:p w14:paraId="421ECBCB" w14:textId="5D90B3AB" w:rsidR="001D28BB" w:rsidRPr="00ED34FE" w:rsidRDefault="001D28BB" w:rsidP="001D28BB">
                                    <w:pPr>
                                      <w:pStyle w:val="Caption"/>
                                      <w:bidi/>
                                      <w:jc w:val="center"/>
                                      <w:rPr>
                                        <w:rFonts w:asciiTheme="majorHAnsi" w:eastAsiaTheme="majorEastAsia" w:hAnsiTheme="majorHAnsi"/>
                                        <w:b w:val="0"/>
                                        <w:bCs/>
                                        <w:color w:val="000000" w:themeColor="text1"/>
                                        <w:sz w:val="22"/>
                                        <w:szCs w:val="22"/>
                                      </w:rPr>
                                    </w:pPr>
                                    <w:r w:rsidRPr="001D28BB">
                                      <w:rPr>
                                        <w:rFonts w:asciiTheme="majorHAnsi" w:eastAsiaTheme="majorEastAsia" w:hAnsiTheme="majorHAnsi" w:hint="cs"/>
                                        <w:color w:val="000000" w:themeColor="text1"/>
                                        <w:sz w:val="22"/>
                                        <w:szCs w:val="22"/>
                                        <w:rtl/>
                                      </w:rPr>
                                      <w:t xml:space="preserve">شکل </w:t>
                                    </w:r>
                                    <w:r w:rsidRPr="001D28BB">
                                      <w:rPr>
                                        <w:rFonts w:asciiTheme="majorHAnsi" w:eastAsiaTheme="majorEastAsia" w:hAnsiTheme="majorHAnsi"/>
                                        <w:color w:val="000000" w:themeColor="text1"/>
                                        <w:sz w:val="22"/>
                                        <w:szCs w:val="22"/>
                                        <w:rtl/>
                                      </w:rPr>
                                      <w:fldChar w:fldCharType="begin"/>
                                    </w:r>
                                    <w:r w:rsidRPr="001D28BB">
                                      <w:rPr>
                                        <w:rFonts w:asciiTheme="majorHAnsi" w:eastAsiaTheme="majorEastAsia" w:hAnsiTheme="majorHAnsi"/>
                                        <w:color w:val="000000" w:themeColor="text1"/>
                                        <w:sz w:val="22"/>
                                        <w:szCs w:val="22"/>
                                        <w:rtl/>
                                      </w:rPr>
                                      <w:instrText xml:space="preserve"> </w:instrText>
                                    </w:r>
                                    <w:r w:rsidRPr="001D28BB">
                                      <w:rPr>
                                        <w:rFonts w:asciiTheme="majorHAnsi" w:eastAsiaTheme="majorEastAsia" w:hAnsiTheme="majorHAnsi"/>
                                        <w:color w:val="000000" w:themeColor="text1"/>
                                        <w:sz w:val="22"/>
                                        <w:szCs w:val="22"/>
                                      </w:rPr>
                                      <w:instrText>SEQ</w:instrText>
                                    </w:r>
                                    <w:r w:rsidRPr="001D28BB">
                                      <w:rPr>
                                        <w:rFonts w:asciiTheme="majorHAnsi" w:eastAsiaTheme="majorEastAsia" w:hAnsiTheme="majorHAnsi"/>
                                        <w:color w:val="000000" w:themeColor="text1"/>
                                        <w:sz w:val="22"/>
                                        <w:szCs w:val="22"/>
                                        <w:rtl/>
                                      </w:rPr>
                                      <w:instrText xml:space="preserve"> </w:instrText>
                                    </w:r>
                                    <w:r w:rsidRPr="001D28BB">
                                      <w:rPr>
                                        <w:rFonts w:asciiTheme="majorHAnsi" w:eastAsiaTheme="majorEastAsia" w:hAnsiTheme="majorHAnsi"/>
                                        <w:color w:val="000000" w:themeColor="text1"/>
                                        <w:sz w:val="22"/>
                                        <w:szCs w:val="22"/>
                                      </w:rPr>
                                      <w:instrText>Figure \* ARABIC</w:instrText>
                                    </w:r>
                                    <w:r w:rsidRPr="001D28BB">
                                      <w:rPr>
                                        <w:rFonts w:asciiTheme="majorHAnsi" w:eastAsiaTheme="majorEastAsia" w:hAnsiTheme="majorHAnsi"/>
                                        <w:color w:val="000000" w:themeColor="text1"/>
                                        <w:sz w:val="22"/>
                                        <w:szCs w:val="22"/>
                                        <w:rtl/>
                                      </w:rPr>
                                      <w:instrText xml:space="preserve"> </w:instrText>
                                    </w:r>
                                    <w:r w:rsidRPr="001D28BB">
                                      <w:rPr>
                                        <w:rFonts w:asciiTheme="majorHAnsi" w:eastAsiaTheme="majorEastAsia" w:hAnsiTheme="majorHAnsi"/>
                                        <w:color w:val="000000" w:themeColor="text1"/>
                                        <w:sz w:val="22"/>
                                        <w:szCs w:val="22"/>
                                        <w:rtl/>
                                      </w:rPr>
                                      <w:fldChar w:fldCharType="separate"/>
                                    </w:r>
                                    <w:r w:rsidR="009E1032">
                                      <w:rPr>
                                        <w:rFonts w:asciiTheme="majorHAnsi" w:eastAsiaTheme="majorEastAsia" w:hAnsiTheme="majorHAnsi"/>
                                        <w:noProof/>
                                        <w:color w:val="000000" w:themeColor="text1"/>
                                        <w:sz w:val="22"/>
                                        <w:szCs w:val="22"/>
                                        <w:rtl/>
                                      </w:rPr>
                                      <w:t>8</w:t>
                                    </w:r>
                                    <w:r w:rsidRPr="001D28BB">
                                      <w:rPr>
                                        <w:rFonts w:asciiTheme="majorHAnsi" w:eastAsiaTheme="majorEastAsia" w:hAnsiTheme="majorHAnsi"/>
                                        <w:color w:val="000000" w:themeColor="text1"/>
                                        <w:sz w:val="22"/>
                                        <w:szCs w:val="22"/>
                                        <w:rtl/>
                                      </w:rPr>
                                      <w:fldChar w:fldCharType="end"/>
                                    </w:r>
                                    <w:r>
                                      <w:rPr>
                                        <w:rFonts w:asciiTheme="majorHAnsi" w:eastAsiaTheme="majorEastAsia" w:hAnsiTheme="majorHAnsi" w:hint="cs"/>
                                        <w:color w:val="000000" w:themeColor="text1"/>
                                        <w:sz w:val="22"/>
                                        <w:szCs w:val="22"/>
                                        <w:rtl/>
                                      </w:rPr>
                                      <w:t>. انجام محاسبات بر روی معانی کلمات</w:t>
                                    </w:r>
                                    <w:sdt>
                                      <w:sdtPr>
                                        <w:rPr>
                                          <w:rFonts w:asciiTheme="majorHAnsi" w:eastAsiaTheme="majorEastAsia" w:hAnsiTheme="majorHAnsi" w:hint="cs"/>
                                          <w:b w:val="0"/>
                                          <w:color w:val="000000"/>
                                          <w:sz w:val="22"/>
                                          <w:szCs w:val="22"/>
                                          <w:rtl/>
                                        </w:rPr>
                                        <w:tag w:val="MENDELEY_CITATION_v3_eyJjaXRhdGlvbklEIjoiTUVOREVMRVlfQ0lUQVRJT05fYWIzOTBkZWEtMmMwOC00MWJiLThkZTktZGU0M2M4ZmU0OWNl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565298763"/>
                                        <w:placeholder>
                                          <w:docPart w:val="DefaultPlaceholder_-1854013440"/>
                                        </w:placeholder>
                                      </w:sdtPr>
                                      <w:sdtContent>
                                        <w:r w:rsidR="00A92BFD" w:rsidRPr="00A92BFD">
                                          <w:rPr>
                                            <w:rFonts w:asciiTheme="majorHAnsi" w:eastAsiaTheme="majorEastAsia" w:hAnsiTheme="majorHAnsi"/>
                                            <w:b w:val="0"/>
                                            <w:color w:val="000000"/>
                                            <w:sz w:val="22"/>
                                            <w:szCs w:val="22"/>
                                            <w:rtl/>
                                          </w:rPr>
                                          <w:t>[13]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F7E96BA" id="_x0000_s1076" style="position:absolute;left:0;text-align:left;margin-left:0;margin-top:12.25pt;width:468pt;height:179.8pt;z-index:251701248;mso-position-horizontal:center;mso-position-horizontal-relative:margin;mso-width-relative:margin;mso-height-relative:margin" coordsize="59436,22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">
                      <v:shape id="Picture 22" o:spid="_x0000_s1077" type="#_x0000_t75" style="position:absolute;width:59436;height:20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">
                        <v:imagedata r:id="rId35" o:title="" cropbottom="6624f"/>
                      </v:shape>
                      <v:shape id="Text Box 1" o:spid="_x0000_s1078" type="#_x0000_t202" style="position:absolute;left:5;top:19522;width:59429;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" stroked="f">
                        <v:textbox style="mso-fit-shape-to-text:t" inset="0,0,0,0">
                          <w:txbxContent>
                            <w:p w14:paraId="421ECBCB" w14:textId="5D90B3AB" w:rsidR="001D28BB" w:rsidRPr="00ED34FE" w:rsidRDefault="001D28BB" w:rsidP="001D28BB">
                              <w:pPr>
                                <w:pStyle w:val="Caption"/>
                                <w:bidi/>
                                <w:jc w:val="center"/>
                                <w:rPr>
                                  <w:rFonts w:asciiTheme="majorHAnsi" w:eastAsiaTheme="majorEastAsia" w:hAnsiTheme="majorHAnsi"/>
                                  <w:b w:val="0"/>
                                  <w:bCs/>
                                  <w:color w:val="000000" w:themeColor="text1"/>
                                  <w:sz w:val="22"/>
                                  <w:szCs w:val="22"/>
                                </w:rPr>
                              </w:pPr>
                              <w:r w:rsidRPr="001D28BB">
                                <w:rPr>
                                  <w:rFonts w:asciiTheme="majorHAnsi" w:eastAsiaTheme="majorEastAsia" w:hAnsiTheme="majorHAnsi" w:hint="cs"/>
                                  <w:color w:val="000000" w:themeColor="text1"/>
                                  <w:sz w:val="22"/>
                                  <w:szCs w:val="22"/>
                                  <w:rtl/>
                                </w:rPr>
                                <w:t xml:space="preserve">شکل </w:t>
                              </w:r>
                              <w:r w:rsidRPr="001D28BB">
                                <w:rPr>
                                  <w:rFonts w:asciiTheme="majorHAnsi" w:eastAsiaTheme="majorEastAsia" w:hAnsiTheme="majorHAnsi"/>
                                  <w:color w:val="000000" w:themeColor="text1"/>
                                  <w:sz w:val="22"/>
                                  <w:szCs w:val="22"/>
                                  <w:rtl/>
                                </w:rPr>
                                <w:fldChar w:fldCharType="begin"/>
                              </w:r>
                              <w:r w:rsidRPr="001D28BB">
                                <w:rPr>
                                  <w:rFonts w:asciiTheme="majorHAnsi" w:eastAsiaTheme="majorEastAsia" w:hAnsiTheme="majorHAnsi"/>
                                  <w:color w:val="000000" w:themeColor="text1"/>
                                  <w:sz w:val="22"/>
                                  <w:szCs w:val="22"/>
                                  <w:rtl/>
                                </w:rPr>
                                <w:instrText xml:space="preserve"> </w:instrText>
                              </w:r>
                              <w:r w:rsidRPr="001D28BB">
                                <w:rPr>
                                  <w:rFonts w:asciiTheme="majorHAnsi" w:eastAsiaTheme="majorEastAsia" w:hAnsiTheme="majorHAnsi"/>
                                  <w:color w:val="000000" w:themeColor="text1"/>
                                  <w:sz w:val="22"/>
                                  <w:szCs w:val="22"/>
                                </w:rPr>
                                <w:instrText>SEQ</w:instrText>
                              </w:r>
                              <w:r w:rsidRPr="001D28BB">
                                <w:rPr>
                                  <w:rFonts w:asciiTheme="majorHAnsi" w:eastAsiaTheme="majorEastAsia" w:hAnsiTheme="majorHAnsi"/>
                                  <w:color w:val="000000" w:themeColor="text1"/>
                                  <w:sz w:val="22"/>
                                  <w:szCs w:val="22"/>
                                  <w:rtl/>
                                </w:rPr>
                                <w:instrText xml:space="preserve"> </w:instrText>
                              </w:r>
                              <w:r w:rsidRPr="001D28BB">
                                <w:rPr>
                                  <w:rFonts w:asciiTheme="majorHAnsi" w:eastAsiaTheme="majorEastAsia" w:hAnsiTheme="majorHAnsi"/>
                                  <w:color w:val="000000" w:themeColor="text1"/>
                                  <w:sz w:val="22"/>
                                  <w:szCs w:val="22"/>
                                </w:rPr>
                                <w:instrText>Figure \* ARABIC</w:instrText>
                              </w:r>
                              <w:r w:rsidRPr="001D28BB">
                                <w:rPr>
                                  <w:rFonts w:asciiTheme="majorHAnsi" w:eastAsiaTheme="majorEastAsia" w:hAnsiTheme="majorHAnsi"/>
                                  <w:color w:val="000000" w:themeColor="text1"/>
                                  <w:sz w:val="22"/>
                                  <w:szCs w:val="22"/>
                                  <w:rtl/>
                                </w:rPr>
                                <w:instrText xml:space="preserve"> </w:instrText>
                              </w:r>
                              <w:r w:rsidRPr="001D28BB">
                                <w:rPr>
                                  <w:rFonts w:asciiTheme="majorHAnsi" w:eastAsiaTheme="majorEastAsia" w:hAnsiTheme="majorHAnsi"/>
                                  <w:color w:val="000000" w:themeColor="text1"/>
                                  <w:sz w:val="22"/>
                                  <w:szCs w:val="22"/>
                                  <w:rtl/>
                                </w:rPr>
                                <w:fldChar w:fldCharType="separate"/>
                              </w:r>
                              <w:r w:rsidR="009E1032">
                                <w:rPr>
                                  <w:rFonts w:asciiTheme="majorHAnsi" w:eastAsiaTheme="majorEastAsia" w:hAnsiTheme="majorHAnsi"/>
                                  <w:noProof/>
                                  <w:color w:val="000000" w:themeColor="text1"/>
                                  <w:sz w:val="22"/>
                                  <w:szCs w:val="22"/>
                                  <w:rtl/>
                                </w:rPr>
                                <w:t>8</w:t>
                              </w:r>
                              <w:r w:rsidRPr="001D28BB">
                                <w:rPr>
                                  <w:rFonts w:asciiTheme="majorHAnsi" w:eastAsiaTheme="majorEastAsia" w:hAnsiTheme="majorHAnsi"/>
                                  <w:color w:val="000000" w:themeColor="text1"/>
                                  <w:sz w:val="22"/>
                                  <w:szCs w:val="22"/>
                                  <w:rtl/>
                                </w:rPr>
                                <w:fldChar w:fldCharType="end"/>
                              </w:r>
                              <w:r>
                                <w:rPr>
                                  <w:rFonts w:asciiTheme="majorHAnsi" w:eastAsiaTheme="majorEastAsia" w:hAnsiTheme="majorHAnsi" w:hint="cs"/>
                                  <w:color w:val="000000" w:themeColor="text1"/>
                                  <w:sz w:val="22"/>
                                  <w:szCs w:val="22"/>
                                  <w:rtl/>
                                </w:rPr>
                                <w:t>. انجام محاسبات بر روی معانی کلمات</w:t>
                              </w:r>
                              <w:sdt>
                                <w:sdtPr>
                                  <w:rPr>
                                    <w:rFonts w:asciiTheme="majorHAnsi" w:eastAsiaTheme="majorEastAsia" w:hAnsiTheme="majorHAnsi" w:hint="cs"/>
                                    <w:b w:val="0"/>
                                    <w:color w:val="000000"/>
                                    <w:sz w:val="22"/>
                                    <w:szCs w:val="22"/>
                                    <w:rtl/>
                                  </w:rPr>
                                  <w:tag w:val="MENDELEY_CITATION_v3_eyJjaXRhdGlvbklEIjoiTUVOREVMRVlfQ0lUQVRJT05fYWIzOTBkZWEtMmMwOC00MWJiLThkZTktZGU0M2M4ZmU0OWNl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565298763"/>
                                  <w:placeholder>
                                    <w:docPart w:val="DefaultPlaceholder_-1854013440"/>
                                  </w:placeholder>
                                </w:sdtPr>
                                <w:sdtContent>
                                  <w:r w:rsidR="00A92BFD" w:rsidRPr="00A92BFD">
                                    <w:rPr>
                                      <w:rFonts w:asciiTheme="majorHAnsi" w:eastAsiaTheme="majorEastAsia" w:hAnsiTheme="majorHAnsi"/>
                                      <w:b w:val="0"/>
                                      <w:color w:val="000000"/>
                                      <w:sz w:val="22"/>
                                      <w:szCs w:val="22"/>
                                      <w:rtl/>
                                    </w:rPr>
                                    <w:t>[13]</w:t>
                                  </w:r>
                                </w:sdtContent>
                              </w:sdt>
                            </w:p>
                          </w:txbxContent>
                        </v:textbox>
                      </v:shape>
                      <w10:wrap type="topAndBottom" anchorx="margin"/>
                    </v:group>
                  </w:pict>
                </mc:Fallback>
              </mc:AlternateContent>
            </w:r>
            <w:r w:rsidR="001D28BB" w:rsidRPr="00F85789">
              <w:rPr>
                <w:rFonts w:asciiTheme="majorHAnsi" w:eastAsiaTheme="majorEastAsia" w:hAnsiTheme="majorHAnsi" w:hint="cs"/>
                <w:b/>
                <w:bCs/>
                <w:sz w:val="26"/>
                <w:szCs w:val="26"/>
                <w:rtl/>
              </w:rPr>
              <w:t xml:space="preserve">تحمل پذیری خطا: </w:t>
            </w:r>
            <w:r w:rsidR="001D28BB" w:rsidRPr="00F85789">
              <w:rPr>
                <w:rFonts w:asciiTheme="majorHAnsi" w:eastAsiaTheme="majorEastAsia" w:hAnsiTheme="majorHAnsi" w:hint="cs"/>
                <w:sz w:val="26"/>
                <w:szCs w:val="26"/>
                <w:rtl/>
              </w:rPr>
              <w:t>با توجه به نزدیکی و در کنار هم قرار گرفتن مفاهیم دارای معانی مشترک و نزدیک به هم</w:t>
            </w:r>
            <w:r w:rsidR="0023382D" w:rsidRPr="00F85789">
              <w:rPr>
                <w:rFonts w:asciiTheme="majorHAnsi" w:eastAsiaTheme="majorEastAsia" w:hAnsiTheme="majorHAnsi" w:hint="cs"/>
                <w:sz w:val="26"/>
                <w:szCs w:val="26"/>
                <w:rtl/>
              </w:rPr>
              <w:t>،</w:t>
            </w:r>
            <w:r w:rsidR="001D28BB" w:rsidRPr="00F85789">
              <w:rPr>
                <w:rFonts w:asciiTheme="majorHAnsi" w:eastAsiaTheme="majorEastAsia" w:hAnsiTheme="majorHAnsi" w:hint="cs"/>
                <w:sz w:val="26"/>
                <w:szCs w:val="26"/>
                <w:rtl/>
              </w:rPr>
              <w:t xml:space="preserve"> در صورتی که قسمتی از اثرانگشت معنایی به دلیل نویز از دست برود نیز می‌توا</w:t>
            </w:r>
            <w:r w:rsidR="0023382D" w:rsidRPr="00F85789">
              <w:rPr>
                <w:rFonts w:asciiTheme="majorHAnsi" w:eastAsiaTheme="majorEastAsia" w:hAnsiTheme="majorHAnsi" w:hint="cs"/>
                <w:sz w:val="26"/>
                <w:szCs w:val="26"/>
                <w:rtl/>
              </w:rPr>
              <w:t>ن از روی اثرانگشت</w:t>
            </w:r>
            <w:r w:rsidR="0023382D" w:rsidRPr="00F85789">
              <w:rPr>
                <w:rFonts w:asciiTheme="majorHAnsi" w:eastAsiaTheme="majorEastAsia" w:hAnsiTheme="majorHAnsi" w:hint="eastAsia"/>
                <w:sz w:val="26"/>
                <w:szCs w:val="26"/>
                <w:rtl/>
              </w:rPr>
              <w:t>‌</w:t>
            </w:r>
            <w:r w:rsidR="0023382D" w:rsidRPr="00F85789">
              <w:rPr>
                <w:rFonts w:asciiTheme="majorHAnsi" w:eastAsiaTheme="majorEastAsia" w:hAnsiTheme="majorHAnsi" w:hint="cs"/>
                <w:sz w:val="26"/>
                <w:szCs w:val="26"/>
                <w:rtl/>
              </w:rPr>
              <w:t xml:space="preserve">های مشابه </w:t>
            </w:r>
            <w:r w:rsidR="00766B25" w:rsidRPr="00F85789">
              <w:rPr>
                <w:rFonts w:asciiTheme="majorHAnsi" w:eastAsiaTheme="majorEastAsia" w:hAnsiTheme="majorHAnsi" w:hint="cs"/>
                <w:sz w:val="26"/>
                <w:szCs w:val="26"/>
                <w:rtl/>
              </w:rPr>
              <w:t>مفهوم</w:t>
            </w:r>
            <w:r w:rsidR="0023382D" w:rsidRPr="00F85789">
              <w:rPr>
                <w:rFonts w:asciiTheme="majorHAnsi" w:eastAsiaTheme="majorEastAsia" w:hAnsiTheme="majorHAnsi" w:hint="cs"/>
                <w:sz w:val="26"/>
                <w:szCs w:val="26"/>
                <w:rtl/>
              </w:rPr>
              <w:t xml:space="preserve"> از دست رفته را تا حدی تشخیص داد، </w:t>
            </w:r>
            <w:r w:rsidR="00EE2261" w:rsidRPr="00F85789">
              <w:rPr>
                <w:rFonts w:asciiTheme="majorHAnsi" w:eastAsiaTheme="majorEastAsia" w:hAnsiTheme="majorHAnsi" w:hint="cs"/>
                <w:sz w:val="26"/>
                <w:szCs w:val="26"/>
                <w:rtl/>
              </w:rPr>
              <w:t xml:space="preserve">این ویژگی روش </w:t>
            </w:r>
            <w:r w:rsidR="000E19B5" w:rsidRPr="00F85789">
              <w:rPr>
                <w:rFonts w:asciiTheme="majorHAnsi" w:eastAsiaTheme="majorEastAsia" w:hAnsiTheme="majorHAnsi" w:hint="cs"/>
                <w:sz w:val="26"/>
                <w:szCs w:val="26"/>
                <w:rtl/>
              </w:rPr>
              <w:t>خوشه‌بندی</w:t>
            </w:r>
            <w:r w:rsidR="00EE2261" w:rsidRPr="00F85789">
              <w:rPr>
                <w:rFonts w:asciiTheme="majorHAnsi" w:eastAsiaTheme="majorEastAsia" w:hAnsiTheme="majorHAnsi" w:hint="cs"/>
                <w:sz w:val="26"/>
                <w:szCs w:val="26"/>
                <w:rtl/>
              </w:rPr>
              <w:t xml:space="preserve"> معنایی را </w:t>
            </w:r>
            <w:r w:rsidR="0023382D" w:rsidRPr="00F85789">
              <w:rPr>
                <w:rFonts w:asciiTheme="majorHAnsi" w:eastAsiaTheme="majorEastAsia" w:hAnsiTheme="majorHAnsi" w:hint="cs"/>
                <w:sz w:val="26"/>
                <w:szCs w:val="26"/>
                <w:rtl/>
              </w:rPr>
              <w:t xml:space="preserve">می‌توان </w:t>
            </w:r>
            <w:r w:rsidR="00EE2261" w:rsidRPr="00F85789">
              <w:rPr>
                <w:rFonts w:asciiTheme="majorHAnsi" w:eastAsiaTheme="majorEastAsia" w:hAnsiTheme="majorHAnsi" w:hint="cs"/>
                <w:sz w:val="26"/>
                <w:szCs w:val="26"/>
                <w:rtl/>
              </w:rPr>
              <w:t xml:space="preserve">به راحتی </w:t>
            </w:r>
            <w:r w:rsidR="0023382D" w:rsidRPr="00F85789">
              <w:rPr>
                <w:rFonts w:asciiTheme="majorHAnsi" w:eastAsiaTheme="majorEastAsia" w:hAnsiTheme="majorHAnsi" w:hint="cs"/>
                <w:sz w:val="26"/>
                <w:szCs w:val="26"/>
                <w:rtl/>
              </w:rPr>
              <w:t>از روی شکل (</w:t>
            </w:r>
            <w:r w:rsidR="00AE1EC7" w:rsidRPr="00F85789">
              <w:rPr>
                <w:rFonts w:asciiTheme="majorHAnsi" w:eastAsiaTheme="majorEastAsia" w:hAnsiTheme="majorHAnsi" w:hint="cs"/>
                <w:sz w:val="26"/>
                <w:szCs w:val="26"/>
                <w:rtl/>
              </w:rPr>
              <w:t>5</w:t>
            </w:r>
            <w:r w:rsidR="0023382D" w:rsidRPr="00F85789">
              <w:rPr>
                <w:rFonts w:asciiTheme="majorHAnsi" w:eastAsiaTheme="majorEastAsia" w:hAnsiTheme="majorHAnsi" w:hint="cs"/>
                <w:sz w:val="26"/>
                <w:szCs w:val="26"/>
                <w:rtl/>
              </w:rPr>
              <w:t xml:space="preserve">) </w:t>
            </w:r>
            <w:r w:rsidR="003338F5" w:rsidRPr="00F85789">
              <w:rPr>
                <w:rFonts w:asciiTheme="majorHAnsi" w:eastAsiaTheme="majorEastAsia" w:hAnsiTheme="majorHAnsi" w:hint="cs"/>
                <w:sz w:val="26"/>
                <w:szCs w:val="26"/>
                <w:rtl/>
              </w:rPr>
              <w:t>استنباط</w:t>
            </w:r>
            <w:r w:rsidR="00EE2261" w:rsidRPr="00F85789">
              <w:rPr>
                <w:rFonts w:asciiTheme="majorHAnsi" w:eastAsiaTheme="majorEastAsia" w:hAnsiTheme="majorHAnsi" w:hint="cs"/>
                <w:sz w:val="26"/>
                <w:szCs w:val="26"/>
                <w:rtl/>
              </w:rPr>
              <w:t xml:space="preserve"> </w:t>
            </w:r>
            <w:r w:rsidR="0023382D" w:rsidRPr="00F85789">
              <w:rPr>
                <w:rFonts w:asciiTheme="majorHAnsi" w:eastAsiaTheme="majorEastAsia" w:hAnsiTheme="majorHAnsi" w:hint="cs"/>
                <w:sz w:val="26"/>
                <w:szCs w:val="26"/>
                <w:rtl/>
              </w:rPr>
              <w:t>کرد.</w:t>
            </w:r>
          </w:p>
          <w:p w14:paraId="0F4181DB" w14:textId="77777777" w:rsidR="00B1680D" w:rsidRPr="00F10CCD" w:rsidRDefault="00B1680D" w:rsidP="00F10CCD">
            <w:pPr>
              <w:rPr>
                <w:rFonts w:asciiTheme="majorHAnsi" w:eastAsiaTheme="majorEastAsia" w:hAnsiTheme="majorHAnsi"/>
                <w:sz w:val="26"/>
                <w:szCs w:val="26"/>
              </w:rPr>
            </w:pPr>
          </w:p>
          <w:p w14:paraId="42605226" w14:textId="76E182B6" w:rsidR="00EE5605" w:rsidRDefault="00DB62C0" w:rsidP="00F10CCD">
            <w:pPr>
              <w:rPr>
                <w:rFonts w:asciiTheme="majorHAnsi" w:eastAsiaTheme="majorEastAsia" w:hAnsiTheme="majorHAnsi"/>
                <w:color w:val="2E74B5" w:themeColor="accent1" w:themeShade="BF"/>
                <w:sz w:val="26"/>
                <w:szCs w:val="26"/>
              </w:rPr>
            </w:pPr>
            <w:r w:rsidRPr="001A6537">
              <w:rPr>
                <w:rFonts w:asciiTheme="majorHAnsi" w:eastAsiaTheme="majorEastAsia" w:hAnsiTheme="majorHAnsi" w:hint="cs"/>
                <w:color w:val="2E74B5" w:themeColor="accent1" w:themeShade="BF"/>
                <w:sz w:val="26"/>
                <w:szCs w:val="26"/>
                <w:rtl/>
              </w:rPr>
              <w:t>ارزیابی</w:t>
            </w:r>
          </w:p>
          <w:p w14:paraId="4526A786" w14:textId="4F33634F" w:rsidR="00934026" w:rsidRDefault="00893ADB" w:rsidP="001810D3">
            <w:pPr>
              <w:rPr>
                <w:rFonts w:asciiTheme="majorHAnsi" w:eastAsiaTheme="majorEastAsia" w:hAnsiTheme="majorHAnsi"/>
                <w:sz w:val="26"/>
                <w:szCs w:val="26"/>
                <w:rtl/>
              </w:rPr>
            </w:pPr>
            <w:r>
              <w:rPr>
                <w:rFonts w:asciiTheme="majorHAnsi" w:eastAsiaTheme="majorEastAsia" w:hAnsiTheme="majorHAnsi" w:hint="cs"/>
                <w:sz w:val="26"/>
                <w:szCs w:val="26"/>
                <w:rtl/>
              </w:rPr>
              <w:t>برای ارزیابی روش پیشنهادی، معیارهای زیادی را می‌توان استفاده کرد، که انتخاب هر کدام از آنها به مجموعه داده انتخاب شده و وظیفه‌ای که قصد</w:t>
            </w:r>
            <w:r w:rsidR="001810D3">
              <w:rPr>
                <w:rFonts w:asciiTheme="majorHAnsi" w:eastAsiaTheme="majorEastAsia" w:hAnsiTheme="majorHAnsi" w:hint="cs"/>
                <w:sz w:val="26"/>
                <w:szCs w:val="26"/>
                <w:rtl/>
              </w:rPr>
              <w:t xml:space="preserve"> سنجش</w:t>
            </w:r>
            <w:r>
              <w:rPr>
                <w:rFonts w:asciiTheme="majorHAnsi" w:eastAsiaTheme="majorEastAsia" w:hAnsiTheme="majorHAnsi" w:hint="cs"/>
                <w:sz w:val="26"/>
                <w:szCs w:val="26"/>
                <w:rtl/>
              </w:rPr>
              <w:t xml:space="preserve"> آنرا داریم، بستگی دارد</w:t>
            </w:r>
            <w:r w:rsidR="001810D3">
              <w:rPr>
                <w:rFonts w:asciiTheme="majorHAnsi" w:eastAsiaTheme="majorEastAsia" w:hAnsiTheme="majorHAnsi" w:hint="cs"/>
                <w:sz w:val="26"/>
                <w:szCs w:val="26"/>
                <w:rtl/>
              </w:rPr>
              <w:t>. مثلا در مورد سوال</w:t>
            </w:r>
            <w:r w:rsidR="000A1934">
              <w:rPr>
                <w:rFonts w:asciiTheme="majorHAnsi" w:eastAsiaTheme="majorEastAsia" w:hAnsiTheme="majorHAnsi" w:hint="cs"/>
                <w:sz w:val="26"/>
                <w:szCs w:val="26"/>
                <w:rtl/>
              </w:rPr>
              <w:t>ا</w:t>
            </w:r>
            <w:r w:rsidR="001810D3">
              <w:rPr>
                <w:rFonts w:asciiTheme="majorHAnsi" w:eastAsiaTheme="majorEastAsia" w:hAnsiTheme="majorHAnsi" w:hint="cs"/>
                <w:sz w:val="26"/>
                <w:szCs w:val="26"/>
                <w:rtl/>
              </w:rPr>
              <w:t>ت چند گزینه‌ای، بهتر است از معیار مطابقت دقیق</w:t>
            </w:r>
            <w:r w:rsidR="001810D3">
              <w:rPr>
                <w:rStyle w:val="FootnoteReference"/>
                <w:rFonts w:asciiTheme="majorHAnsi" w:eastAsiaTheme="majorEastAsia" w:hAnsiTheme="majorHAnsi"/>
                <w:sz w:val="26"/>
                <w:szCs w:val="26"/>
                <w:rtl/>
              </w:rPr>
              <w:footnoteReference w:id="16"/>
            </w:r>
            <w:r w:rsidR="001810D3">
              <w:rPr>
                <w:rFonts w:asciiTheme="majorHAnsi" w:eastAsiaTheme="majorEastAsia" w:hAnsiTheme="majorHAnsi" w:hint="cs"/>
                <w:sz w:val="26"/>
                <w:szCs w:val="26"/>
                <w:rtl/>
              </w:rPr>
              <w:t xml:space="preserve"> استفاده شود، ولی برای مجموعه داده</w:t>
            </w:r>
            <w:r w:rsidR="001810D3">
              <w:rPr>
                <w:rFonts w:asciiTheme="majorHAnsi" w:eastAsiaTheme="majorEastAsia" w:hAnsiTheme="majorHAnsi" w:hint="eastAsia"/>
                <w:sz w:val="26"/>
                <w:szCs w:val="26"/>
                <w:rtl/>
              </w:rPr>
              <w:t>‌</w:t>
            </w:r>
            <w:r w:rsidR="001810D3">
              <w:rPr>
                <w:rFonts w:asciiTheme="majorHAnsi" w:eastAsiaTheme="majorEastAsia" w:hAnsiTheme="majorHAnsi" w:hint="cs"/>
                <w:sz w:val="26"/>
                <w:szCs w:val="26"/>
                <w:rtl/>
              </w:rPr>
              <w:t>هایی که امتیاز قطعه متن‌های انتخاب شده برای پاسخ دادن به سوال اهمیت زیادی دارد، روش</w:t>
            </w:r>
            <w:r w:rsidR="001810D3">
              <w:rPr>
                <w:rFonts w:asciiTheme="majorHAnsi" w:eastAsiaTheme="majorEastAsia" w:hAnsiTheme="majorHAnsi" w:hint="eastAsia"/>
                <w:sz w:val="26"/>
                <w:szCs w:val="26"/>
                <w:rtl/>
              </w:rPr>
              <w:t>‌</w:t>
            </w:r>
            <w:r w:rsidR="001810D3">
              <w:rPr>
                <w:rFonts w:asciiTheme="majorHAnsi" w:eastAsiaTheme="majorEastAsia" w:hAnsiTheme="majorHAnsi" w:hint="cs"/>
                <w:sz w:val="26"/>
                <w:szCs w:val="26"/>
                <w:rtl/>
              </w:rPr>
              <w:t>هایی مانند</w:t>
            </w:r>
            <w:r w:rsidR="00670CB7">
              <w:rPr>
                <w:rFonts w:asciiTheme="majorHAnsi" w:eastAsiaTheme="majorEastAsia" w:hAnsiTheme="majorHAnsi" w:hint="cs"/>
                <w:sz w:val="26"/>
                <w:szCs w:val="26"/>
                <w:rtl/>
              </w:rPr>
              <w:t xml:space="preserve"> </w:t>
            </w:r>
            <w:r w:rsidR="00670CB7" w:rsidRPr="00330C20">
              <w:rPr>
                <w:rFonts w:asciiTheme="majorHAnsi" w:eastAsiaTheme="majorEastAsia" w:hAnsiTheme="majorHAnsi"/>
                <w:szCs w:val="22"/>
              </w:rPr>
              <w:t>F1</w:t>
            </w:r>
            <w:r w:rsidR="00670CB7">
              <w:rPr>
                <w:rFonts w:asciiTheme="majorHAnsi" w:eastAsiaTheme="majorEastAsia" w:hAnsiTheme="majorHAnsi" w:hint="cs"/>
                <w:sz w:val="26"/>
                <w:szCs w:val="26"/>
                <w:rtl/>
              </w:rPr>
              <w:t xml:space="preserve">، </w:t>
            </w:r>
            <w:r w:rsidR="00670CB7" w:rsidRPr="00330C20">
              <w:rPr>
                <w:rFonts w:asciiTheme="majorHAnsi" w:eastAsiaTheme="majorEastAsia" w:hAnsiTheme="majorHAnsi"/>
                <w:szCs w:val="22"/>
              </w:rPr>
              <w:t>mAP</w:t>
            </w:r>
            <w:r w:rsidR="00BE4CBA" w:rsidRPr="00330C20">
              <w:rPr>
                <w:rStyle w:val="FootnoteReference"/>
                <w:rFonts w:asciiTheme="majorHAnsi" w:eastAsiaTheme="majorEastAsia" w:hAnsiTheme="majorHAnsi"/>
                <w:szCs w:val="22"/>
              </w:rPr>
              <w:footnoteReference w:id="17"/>
            </w:r>
            <w:r w:rsidR="00670CB7">
              <w:rPr>
                <w:rFonts w:asciiTheme="majorHAnsi" w:eastAsiaTheme="majorEastAsia" w:hAnsiTheme="majorHAnsi" w:hint="cs"/>
                <w:sz w:val="26"/>
                <w:szCs w:val="26"/>
                <w:rtl/>
              </w:rPr>
              <w:t xml:space="preserve"> و </w:t>
            </w:r>
            <w:r w:rsidR="00670CB7" w:rsidRPr="00330C20">
              <w:rPr>
                <w:rFonts w:asciiTheme="majorHAnsi" w:eastAsiaTheme="majorEastAsia" w:hAnsiTheme="majorHAnsi"/>
                <w:szCs w:val="22"/>
              </w:rPr>
              <w:t>ROUGE</w:t>
            </w:r>
            <w:r w:rsidR="00046C15" w:rsidRPr="00330C20">
              <w:rPr>
                <w:rStyle w:val="FootnoteReference"/>
                <w:rFonts w:asciiTheme="majorHAnsi" w:eastAsiaTheme="majorEastAsia" w:hAnsiTheme="majorHAnsi"/>
                <w:szCs w:val="22"/>
              </w:rPr>
              <w:footnoteReference w:id="18"/>
            </w:r>
            <w:r w:rsidR="00670CB7">
              <w:rPr>
                <w:rFonts w:asciiTheme="majorHAnsi" w:eastAsiaTheme="majorEastAsia" w:hAnsiTheme="majorHAnsi" w:hint="cs"/>
                <w:sz w:val="26"/>
                <w:szCs w:val="26"/>
                <w:rtl/>
              </w:rPr>
              <w:t xml:space="preserve"> مناسب‌تر هستند.</w:t>
            </w:r>
          </w:p>
          <w:p w14:paraId="352A238E" w14:textId="0E2E0C4E" w:rsidR="00926F26" w:rsidRDefault="00926F26" w:rsidP="001810D3">
            <w:pPr>
              <w:rPr>
                <w:rFonts w:asciiTheme="majorHAnsi" w:eastAsiaTheme="majorEastAsia" w:hAnsiTheme="majorHAnsi"/>
                <w:sz w:val="26"/>
                <w:szCs w:val="26"/>
                <w:rtl/>
              </w:rPr>
            </w:pPr>
            <w:r>
              <w:rPr>
                <w:rFonts w:asciiTheme="majorHAnsi" w:eastAsiaTheme="majorEastAsia" w:hAnsiTheme="majorHAnsi" w:hint="cs"/>
                <w:sz w:val="26"/>
                <w:szCs w:val="26"/>
                <w:rtl/>
              </w:rPr>
              <w:t>از بین تمام معیارها، معمولا معیارهای زیر برای ارزیابی دقت وکیفیت سامانه‌های پرسش و پاسخ به کار گرفته می‌شوند:</w:t>
            </w:r>
          </w:p>
          <w:p w14:paraId="579C8663" w14:textId="2298C29E" w:rsidR="00132AB6" w:rsidRDefault="0059312E" w:rsidP="00132AB6">
            <w:pPr>
              <w:pStyle w:val="ListBullet"/>
              <w:numPr>
                <w:ilvl w:val="0"/>
                <w:numId w:val="19"/>
              </w:numPr>
              <w:ind w:left="360"/>
              <w:rPr>
                <w:sz w:val="26"/>
                <w:szCs w:val="26"/>
              </w:rPr>
            </w:pPr>
            <w:r w:rsidRPr="00BC4263">
              <w:rPr>
                <w:rFonts w:hint="cs"/>
                <w:b/>
                <w:bCs/>
                <w:sz w:val="26"/>
                <w:szCs w:val="26"/>
                <w:rtl/>
              </w:rPr>
              <w:t>ماتریس درهم</w:t>
            </w:r>
            <w:r w:rsidR="00BD038A" w:rsidRPr="00BC4263">
              <w:rPr>
                <w:b/>
                <w:bCs/>
                <w:sz w:val="26"/>
                <w:szCs w:val="26"/>
              </w:rPr>
              <w:t>‌</w:t>
            </w:r>
            <w:r w:rsidRPr="00BC4263">
              <w:rPr>
                <w:rFonts w:hint="cs"/>
                <w:b/>
                <w:bCs/>
                <w:sz w:val="26"/>
                <w:szCs w:val="26"/>
                <w:rtl/>
              </w:rPr>
              <w:t>ریختگی</w:t>
            </w:r>
            <w:r w:rsidRPr="00BC4263">
              <w:rPr>
                <w:rStyle w:val="FootnoteReference"/>
                <w:b/>
                <w:bCs/>
                <w:sz w:val="26"/>
                <w:szCs w:val="26"/>
                <w:rtl/>
              </w:rPr>
              <w:footnoteReference w:id="19"/>
            </w:r>
            <w:r w:rsidR="000A1934" w:rsidRPr="00CE5FAF">
              <w:rPr>
                <w:rFonts w:hint="cs"/>
                <w:sz w:val="26"/>
                <w:szCs w:val="26"/>
                <w:rtl/>
              </w:rPr>
              <w:t>: برای ارزیابی برخی از مجموعه داده</w:t>
            </w:r>
            <w:r w:rsidR="000A1934" w:rsidRPr="00CE5FAF">
              <w:rPr>
                <w:rFonts w:hint="eastAsia"/>
                <w:sz w:val="26"/>
                <w:szCs w:val="26"/>
                <w:rtl/>
              </w:rPr>
              <w:t>‌</w:t>
            </w:r>
            <w:r w:rsidR="000A1934" w:rsidRPr="00CE5FAF">
              <w:rPr>
                <w:rFonts w:hint="cs"/>
                <w:sz w:val="26"/>
                <w:szCs w:val="26"/>
                <w:rtl/>
              </w:rPr>
              <w:t>ها که سوالات آنها مبتنی بر پاسخ مشخصی هستند، مانند سوالات چند گزینه‌ای</w:t>
            </w:r>
            <w:r w:rsidR="00485E38">
              <w:rPr>
                <w:rFonts w:hint="cs"/>
                <w:sz w:val="26"/>
                <w:szCs w:val="26"/>
                <w:rtl/>
              </w:rPr>
              <w:t>، می‌توان آنها را به عنوان دسته</w:t>
            </w:r>
            <w:r w:rsidR="00485E38">
              <w:rPr>
                <w:rFonts w:hint="eastAsia"/>
                <w:sz w:val="26"/>
                <w:szCs w:val="26"/>
                <w:rtl/>
              </w:rPr>
              <w:t>‌</w:t>
            </w:r>
            <w:r w:rsidR="00485E38">
              <w:rPr>
                <w:rFonts w:hint="cs"/>
                <w:sz w:val="26"/>
                <w:szCs w:val="26"/>
                <w:rtl/>
              </w:rPr>
              <w:t>های مختلقی</w:t>
            </w:r>
            <w:r w:rsidR="000A1934" w:rsidRPr="00CE5FAF">
              <w:rPr>
                <w:rFonts w:hint="cs"/>
                <w:sz w:val="26"/>
                <w:szCs w:val="26"/>
                <w:rtl/>
              </w:rPr>
              <w:t xml:space="preserve"> در نظر گرف</w:t>
            </w:r>
            <w:r w:rsidR="00485E38">
              <w:rPr>
                <w:rFonts w:hint="cs"/>
                <w:sz w:val="26"/>
                <w:szCs w:val="26"/>
                <w:rtl/>
              </w:rPr>
              <w:t>ت</w:t>
            </w:r>
            <w:r w:rsidR="00053971">
              <w:rPr>
                <w:rFonts w:hint="cs"/>
                <w:sz w:val="26"/>
                <w:szCs w:val="26"/>
                <w:rtl/>
              </w:rPr>
              <w:t>،</w:t>
            </w:r>
            <w:r w:rsidR="00485E38">
              <w:rPr>
                <w:rFonts w:hint="cs"/>
                <w:sz w:val="26"/>
                <w:szCs w:val="26"/>
                <w:rtl/>
              </w:rPr>
              <w:t xml:space="preserve"> سپس</w:t>
            </w:r>
            <w:r w:rsidR="000A1934" w:rsidRPr="00CE5FAF">
              <w:rPr>
                <w:rFonts w:hint="cs"/>
                <w:sz w:val="26"/>
                <w:szCs w:val="26"/>
                <w:rtl/>
              </w:rPr>
              <w:t xml:space="preserve"> از ماتریس درهم</w:t>
            </w:r>
            <w:r w:rsidR="00053971">
              <w:rPr>
                <w:rFonts w:hint="eastAsia"/>
                <w:sz w:val="26"/>
                <w:szCs w:val="26"/>
                <w:rtl/>
              </w:rPr>
              <w:t>‌</w:t>
            </w:r>
            <w:r w:rsidR="000A1934" w:rsidRPr="00CE5FAF">
              <w:rPr>
                <w:rFonts w:hint="cs"/>
                <w:sz w:val="26"/>
                <w:szCs w:val="26"/>
                <w:rtl/>
              </w:rPr>
              <w:t xml:space="preserve">ریختگی استفاده کرد، که از طریق آن نیز </w:t>
            </w:r>
            <w:r w:rsidR="00967A10">
              <w:rPr>
                <w:rFonts w:hint="cs"/>
                <w:sz w:val="26"/>
                <w:szCs w:val="26"/>
                <w:rtl/>
              </w:rPr>
              <w:t xml:space="preserve">امکان به کار گرفتن </w:t>
            </w:r>
            <w:r w:rsidR="000A1934" w:rsidRPr="00CE5FAF">
              <w:rPr>
                <w:rFonts w:hint="cs"/>
                <w:sz w:val="26"/>
                <w:szCs w:val="26"/>
                <w:rtl/>
              </w:rPr>
              <w:t xml:space="preserve">معیارهای دقت، صحت، </w:t>
            </w:r>
            <w:r w:rsidR="00132AB6">
              <w:rPr>
                <w:rFonts w:hint="cs"/>
                <w:sz w:val="26"/>
                <w:szCs w:val="26"/>
                <w:rtl/>
              </w:rPr>
              <w:t>یادآور</w:t>
            </w:r>
            <w:r w:rsidR="000A1934" w:rsidRPr="00CE5FAF">
              <w:rPr>
                <w:rFonts w:hint="cs"/>
                <w:sz w:val="26"/>
                <w:szCs w:val="26"/>
                <w:rtl/>
              </w:rPr>
              <w:t>ی</w:t>
            </w:r>
            <w:r w:rsidR="00CE5FAF">
              <w:rPr>
                <w:rStyle w:val="FootnoteReference"/>
                <w:sz w:val="26"/>
                <w:szCs w:val="26"/>
                <w:rtl/>
              </w:rPr>
              <w:footnoteReference w:id="20"/>
            </w:r>
            <w:r w:rsidR="000A1934" w:rsidRPr="00CE5FAF">
              <w:rPr>
                <w:rFonts w:hint="cs"/>
                <w:sz w:val="26"/>
                <w:szCs w:val="26"/>
                <w:rtl/>
              </w:rPr>
              <w:t xml:space="preserve"> و </w:t>
            </w:r>
            <w:r w:rsidR="000A1934" w:rsidRPr="00330C20">
              <w:rPr>
                <w:szCs w:val="22"/>
              </w:rPr>
              <w:t>F</w:t>
            </w:r>
            <w:r w:rsidR="000A1934" w:rsidRPr="00330C20">
              <w:rPr>
                <w:szCs w:val="22"/>
                <w:vertAlign w:val="subscript"/>
              </w:rPr>
              <w:t>1</w:t>
            </w:r>
            <w:r w:rsidR="000A1934" w:rsidRPr="00CE5FAF">
              <w:rPr>
                <w:rFonts w:hint="cs"/>
                <w:sz w:val="26"/>
                <w:szCs w:val="26"/>
                <w:rtl/>
              </w:rPr>
              <w:t xml:space="preserve"> نیز </w:t>
            </w:r>
            <w:r w:rsidR="00967A10">
              <w:rPr>
                <w:rFonts w:hint="cs"/>
                <w:sz w:val="26"/>
                <w:szCs w:val="26"/>
                <w:rtl/>
              </w:rPr>
              <w:t>فراهم می‌شود</w:t>
            </w:r>
            <w:sdt>
              <w:sdtPr>
                <w:rPr>
                  <w:rFonts w:hint="cs"/>
                  <w:color w:val="000000"/>
                  <w:sz w:val="26"/>
                  <w:szCs w:val="26"/>
                  <w:rtl/>
                </w:rPr>
                <w:tag w:val="MENDELEY_CITATION_v3_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"/>
                <w:id w:val="-1588449635"/>
                <w:placeholder>
                  <w:docPart w:val="DefaultPlaceholder_-1854013440"/>
                </w:placeholder>
              </w:sdtPr>
              <w:sdtContent>
                <w:r w:rsidR="00A92BFD" w:rsidRPr="00A92BFD">
                  <w:rPr>
                    <w:color w:val="000000"/>
                    <w:sz w:val="26"/>
                    <w:szCs w:val="26"/>
                    <w:rtl/>
                  </w:rPr>
                  <w:t>[22]</w:t>
                </w:r>
              </w:sdtContent>
            </w:sdt>
            <w:r w:rsidR="00967A10">
              <w:rPr>
                <w:rFonts w:hint="cs"/>
                <w:sz w:val="26"/>
                <w:szCs w:val="26"/>
                <w:rtl/>
              </w:rPr>
              <w:t>.</w:t>
            </w:r>
          </w:p>
          <w:p w14:paraId="1E7BF53B" w14:textId="0DBB4A72" w:rsidR="00202DFC" w:rsidRDefault="00336F27" w:rsidP="00132AB6">
            <w:pPr>
              <w:pStyle w:val="ListBullet"/>
              <w:numPr>
                <w:ilvl w:val="0"/>
                <w:numId w:val="19"/>
              </w:numPr>
              <w:ind w:left="360"/>
              <w:rPr>
                <w:sz w:val="26"/>
                <w:szCs w:val="26"/>
              </w:rPr>
            </w:pPr>
            <w:r w:rsidRPr="00BC4263">
              <w:rPr>
                <w:rFonts w:hint="cs"/>
                <w:b/>
                <w:bCs/>
                <w:sz w:val="26"/>
                <w:szCs w:val="26"/>
                <w:rtl/>
              </w:rPr>
              <w:t>مطابقت دقیق</w:t>
            </w:r>
            <w:r w:rsidR="00202DFC" w:rsidRPr="00132AB6">
              <w:rPr>
                <w:rFonts w:hint="cs"/>
                <w:sz w:val="26"/>
                <w:szCs w:val="26"/>
                <w:rtl/>
              </w:rPr>
              <w:t>:</w:t>
            </w:r>
            <w:r w:rsidR="002C15F5" w:rsidRPr="00132AB6">
              <w:rPr>
                <w:rFonts w:hint="cs"/>
                <w:sz w:val="26"/>
                <w:szCs w:val="26"/>
                <w:rtl/>
              </w:rPr>
              <w:t xml:space="preserve"> این معیار</w:t>
            </w:r>
            <w:r w:rsidR="00202DFC" w:rsidRPr="00132AB6">
              <w:rPr>
                <w:sz w:val="26"/>
                <w:szCs w:val="26"/>
                <w:rtl/>
              </w:rPr>
              <w:t xml:space="preserve"> </w:t>
            </w:r>
            <w:r w:rsidR="00202DFC" w:rsidRPr="00132AB6">
              <w:rPr>
                <w:rFonts w:hint="cs"/>
                <w:sz w:val="26"/>
                <w:szCs w:val="26"/>
                <w:rtl/>
              </w:rPr>
              <w:t>ی</w:t>
            </w:r>
            <w:r w:rsidR="00202DFC" w:rsidRPr="00132AB6">
              <w:rPr>
                <w:rFonts w:hint="eastAsia"/>
                <w:sz w:val="26"/>
                <w:szCs w:val="26"/>
                <w:rtl/>
              </w:rPr>
              <w:t>ک</w:t>
            </w:r>
            <w:r w:rsidR="00202DFC" w:rsidRPr="00132AB6">
              <w:rPr>
                <w:sz w:val="26"/>
                <w:szCs w:val="26"/>
                <w:rtl/>
              </w:rPr>
              <w:t xml:space="preserve"> </w:t>
            </w:r>
            <w:r w:rsidR="00202DFC" w:rsidRPr="00132AB6">
              <w:rPr>
                <w:rFonts w:hint="cs"/>
                <w:sz w:val="26"/>
                <w:szCs w:val="26"/>
                <w:rtl/>
              </w:rPr>
              <w:t>زی</w:t>
            </w:r>
            <w:r w:rsidR="00202DFC" w:rsidRPr="00132AB6">
              <w:rPr>
                <w:rFonts w:hint="eastAsia"/>
                <w:sz w:val="26"/>
                <w:szCs w:val="26"/>
                <w:rtl/>
              </w:rPr>
              <w:t>رمج</w:t>
            </w:r>
            <w:r w:rsidR="00202DFC" w:rsidRPr="00132AB6">
              <w:rPr>
                <w:rFonts w:hint="cs"/>
                <w:sz w:val="26"/>
                <w:szCs w:val="26"/>
                <w:rtl/>
              </w:rPr>
              <w:t>م</w:t>
            </w:r>
            <w:r w:rsidR="00202DFC" w:rsidRPr="00132AB6">
              <w:rPr>
                <w:rFonts w:hint="eastAsia"/>
                <w:sz w:val="26"/>
                <w:szCs w:val="26"/>
                <w:rtl/>
              </w:rPr>
              <w:t>و</w:t>
            </w:r>
            <w:r w:rsidR="00202DFC" w:rsidRPr="00132AB6">
              <w:rPr>
                <w:rFonts w:hint="cs"/>
                <w:sz w:val="26"/>
                <w:szCs w:val="26"/>
                <w:rtl/>
              </w:rPr>
              <w:t>ع</w:t>
            </w:r>
            <w:r w:rsidR="00202DFC" w:rsidRPr="00132AB6">
              <w:rPr>
                <w:sz w:val="26"/>
                <w:szCs w:val="26"/>
                <w:rtl/>
              </w:rPr>
              <w:t xml:space="preserve">ه از </w:t>
            </w:r>
            <w:r w:rsidR="002C15F5" w:rsidRPr="00132AB6">
              <w:rPr>
                <w:rFonts w:hint="cs"/>
                <w:sz w:val="26"/>
                <w:szCs w:val="26"/>
                <w:rtl/>
              </w:rPr>
              <w:t xml:space="preserve">معیار </w:t>
            </w:r>
            <w:r w:rsidR="00202DFC" w:rsidRPr="00132AB6">
              <w:rPr>
                <w:sz w:val="26"/>
                <w:szCs w:val="26"/>
                <w:rtl/>
              </w:rPr>
              <w:t>دق</w:t>
            </w:r>
            <w:r w:rsidR="00202DFC" w:rsidRPr="00132AB6">
              <w:rPr>
                <w:rFonts w:hint="cs"/>
                <w:sz w:val="26"/>
                <w:szCs w:val="26"/>
                <w:rtl/>
              </w:rPr>
              <w:t>ت</w:t>
            </w:r>
            <w:r w:rsidR="00202DFC" w:rsidRPr="00132AB6">
              <w:rPr>
                <w:sz w:val="26"/>
                <w:szCs w:val="26"/>
                <w:rtl/>
              </w:rPr>
              <w:t xml:space="preserve"> اس</w:t>
            </w:r>
            <w:r w:rsidR="00202DFC" w:rsidRPr="00132AB6">
              <w:rPr>
                <w:rFonts w:hint="cs"/>
                <w:sz w:val="26"/>
                <w:szCs w:val="26"/>
                <w:rtl/>
              </w:rPr>
              <w:t>ت</w:t>
            </w:r>
            <w:r w:rsidR="00202DFC" w:rsidRPr="00132AB6">
              <w:rPr>
                <w:sz w:val="26"/>
                <w:szCs w:val="26"/>
                <w:rtl/>
              </w:rPr>
              <w:t xml:space="preserve"> و براي وظا</w:t>
            </w:r>
            <w:r w:rsidR="00202DFC" w:rsidRPr="00132AB6">
              <w:rPr>
                <w:rFonts w:hint="cs"/>
                <w:sz w:val="26"/>
                <w:szCs w:val="26"/>
                <w:rtl/>
              </w:rPr>
              <w:t>ی</w:t>
            </w:r>
            <w:r w:rsidR="00202DFC" w:rsidRPr="00132AB6">
              <w:rPr>
                <w:rFonts w:hint="eastAsia"/>
                <w:sz w:val="26"/>
                <w:szCs w:val="26"/>
                <w:rtl/>
              </w:rPr>
              <w:t>ف</w:t>
            </w:r>
            <w:r w:rsidR="00202DFC" w:rsidRPr="00132AB6">
              <w:rPr>
                <w:rFonts w:hint="cs"/>
                <w:sz w:val="26"/>
                <w:szCs w:val="26"/>
                <w:rtl/>
              </w:rPr>
              <w:t>ی ا</w:t>
            </w:r>
            <w:r w:rsidR="00202DFC" w:rsidRPr="00132AB6">
              <w:rPr>
                <w:rFonts w:hint="eastAsia"/>
                <w:sz w:val="26"/>
                <w:szCs w:val="26"/>
                <w:rtl/>
              </w:rPr>
              <w:t>ستفاده</w:t>
            </w:r>
            <w:r w:rsidR="00202DFC" w:rsidRPr="00132AB6">
              <w:rPr>
                <w:sz w:val="26"/>
                <w:szCs w:val="26"/>
                <w:rtl/>
              </w:rPr>
              <w:t xml:space="preserve"> م</w:t>
            </w:r>
            <w:r w:rsidR="00202DFC" w:rsidRPr="00132AB6">
              <w:rPr>
                <w:rFonts w:hint="cs"/>
                <w:sz w:val="26"/>
                <w:szCs w:val="26"/>
                <w:rtl/>
              </w:rPr>
              <w:t>ی</w:t>
            </w:r>
            <w:r w:rsidR="005112DB" w:rsidRPr="00132AB6">
              <w:rPr>
                <w:rFonts w:hint="eastAsia"/>
                <w:sz w:val="26"/>
                <w:szCs w:val="26"/>
                <w:rtl/>
              </w:rPr>
              <w:t>‌</w:t>
            </w:r>
            <w:r w:rsidR="005112DB" w:rsidRPr="00132AB6">
              <w:rPr>
                <w:rFonts w:hint="cs"/>
                <w:sz w:val="26"/>
                <w:szCs w:val="26"/>
                <w:rtl/>
              </w:rPr>
              <w:t>ش</w:t>
            </w:r>
            <w:r w:rsidR="00202DFC" w:rsidRPr="00132AB6">
              <w:rPr>
                <w:rFonts w:hint="eastAsia"/>
                <w:sz w:val="26"/>
                <w:szCs w:val="26"/>
                <w:rtl/>
              </w:rPr>
              <w:t>ود</w:t>
            </w:r>
            <w:r w:rsidR="00202DFC" w:rsidRPr="00132AB6">
              <w:rPr>
                <w:sz w:val="26"/>
                <w:szCs w:val="26"/>
                <w:rtl/>
              </w:rPr>
              <w:t xml:space="preserve"> كه </w:t>
            </w:r>
            <w:r w:rsidR="00211DB3">
              <w:rPr>
                <w:sz w:val="26"/>
                <w:szCs w:val="26"/>
                <w:rtl/>
              </w:rPr>
              <w:t>پاسخ</w:t>
            </w:r>
            <w:r w:rsidR="00202DFC" w:rsidRPr="00132AB6">
              <w:rPr>
                <w:sz w:val="26"/>
                <w:szCs w:val="26"/>
                <w:rtl/>
              </w:rPr>
              <w:t xml:space="preserve"> با</w:t>
            </w:r>
            <w:r w:rsidR="00202DFC" w:rsidRPr="00132AB6">
              <w:rPr>
                <w:rFonts w:hint="cs"/>
                <w:sz w:val="26"/>
                <w:szCs w:val="26"/>
                <w:rtl/>
              </w:rPr>
              <w:t>ی</w:t>
            </w:r>
            <w:r w:rsidR="00202DFC" w:rsidRPr="00132AB6">
              <w:rPr>
                <w:rFonts w:hint="eastAsia"/>
                <w:sz w:val="26"/>
                <w:szCs w:val="26"/>
                <w:rtl/>
              </w:rPr>
              <w:t>د</w:t>
            </w:r>
            <w:r w:rsidR="00202DFC" w:rsidRPr="00132AB6">
              <w:rPr>
                <w:sz w:val="26"/>
                <w:szCs w:val="26"/>
                <w:rtl/>
              </w:rPr>
              <w:t xml:space="preserve"> دقيق</w:t>
            </w:r>
            <w:r w:rsidR="005112DB" w:rsidRPr="00132AB6">
              <w:rPr>
                <w:rFonts w:hint="cs"/>
                <w:sz w:val="26"/>
                <w:szCs w:val="26"/>
                <w:rtl/>
              </w:rPr>
              <w:t xml:space="preserve">ا </w:t>
            </w:r>
            <w:r w:rsidR="00202DFC" w:rsidRPr="00132AB6">
              <w:rPr>
                <w:sz w:val="26"/>
                <w:szCs w:val="26"/>
                <w:rtl/>
              </w:rPr>
              <w:t>ه</w:t>
            </w:r>
            <w:r w:rsidR="005112DB" w:rsidRPr="00132AB6">
              <w:rPr>
                <w:rFonts w:hint="cs"/>
                <w:sz w:val="26"/>
                <w:szCs w:val="26"/>
                <w:rtl/>
              </w:rPr>
              <w:t>م</w:t>
            </w:r>
            <w:r w:rsidR="00202DFC" w:rsidRPr="00132AB6">
              <w:rPr>
                <w:sz w:val="26"/>
                <w:szCs w:val="26"/>
                <w:rtl/>
              </w:rPr>
              <w:t xml:space="preserve">انند </w:t>
            </w:r>
            <w:r w:rsidR="00211DB3">
              <w:rPr>
                <w:sz w:val="26"/>
                <w:szCs w:val="26"/>
                <w:rtl/>
              </w:rPr>
              <w:t>پاسخ</w:t>
            </w:r>
            <w:r w:rsidR="005112DB" w:rsidRPr="00132AB6">
              <w:rPr>
                <w:rFonts w:hint="cs"/>
                <w:sz w:val="26"/>
                <w:szCs w:val="26"/>
                <w:rtl/>
              </w:rPr>
              <w:t xml:space="preserve"> </w:t>
            </w:r>
            <w:r w:rsidR="00202DFC" w:rsidRPr="00132AB6">
              <w:rPr>
                <w:sz w:val="26"/>
                <w:szCs w:val="26"/>
                <w:rtl/>
              </w:rPr>
              <w:t>مشخ</w:t>
            </w:r>
            <w:r w:rsidR="005112DB" w:rsidRPr="00132AB6">
              <w:rPr>
                <w:rFonts w:hint="cs"/>
                <w:sz w:val="26"/>
                <w:szCs w:val="26"/>
                <w:rtl/>
              </w:rPr>
              <w:t>ص شد</w:t>
            </w:r>
            <w:r w:rsidR="00202DFC" w:rsidRPr="00132AB6">
              <w:rPr>
                <w:sz w:val="26"/>
                <w:szCs w:val="26"/>
                <w:rtl/>
              </w:rPr>
              <w:t>ه</w:t>
            </w:r>
            <w:r w:rsidR="005112DB" w:rsidRPr="00132AB6">
              <w:rPr>
                <w:rFonts w:hint="cs"/>
                <w:sz w:val="26"/>
                <w:szCs w:val="26"/>
                <w:rtl/>
              </w:rPr>
              <w:t xml:space="preserve"> </w:t>
            </w:r>
            <w:r w:rsidR="00202DFC" w:rsidRPr="00132AB6">
              <w:rPr>
                <w:sz w:val="26"/>
                <w:szCs w:val="26"/>
                <w:rtl/>
              </w:rPr>
              <w:t>با</w:t>
            </w:r>
            <w:r w:rsidR="005112DB" w:rsidRPr="00132AB6">
              <w:rPr>
                <w:rFonts w:hint="cs"/>
                <w:sz w:val="26"/>
                <w:szCs w:val="26"/>
                <w:rtl/>
              </w:rPr>
              <w:t>ش</w:t>
            </w:r>
            <w:r w:rsidR="00202DFC" w:rsidRPr="00132AB6">
              <w:rPr>
                <w:sz w:val="26"/>
                <w:szCs w:val="26"/>
                <w:rtl/>
              </w:rPr>
              <w:t>د</w:t>
            </w:r>
            <w:r w:rsidR="002C15F5" w:rsidRPr="00132AB6">
              <w:rPr>
                <w:rFonts w:hint="cs"/>
                <w:sz w:val="26"/>
                <w:szCs w:val="26"/>
                <w:rtl/>
              </w:rPr>
              <w:t>، مثل</w:t>
            </w:r>
            <w:r w:rsidR="00202DFC" w:rsidRPr="00132AB6">
              <w:rPr>
                <w:sz w:val="26"/>
                <w:szCs w:val="26"/>
                <w:rtl/>
              </w:rPr>
              <w:t xml:space="preserve"> مج</w:t>
            </w:r>
            <w:r w:rsidR="005112DB" w:rsidRPr="00132AB6">
              <w:rPr>
                <w:rFonts w:hint="cs"/>
                <w:sz w:val="26"/>
                <w:szCs w:val="26"/>
                <w:rtl/>
              </w:rPr>
              <w:t>م</w:t>
            </w:r>
            <w:r w:rsidR="00202DFC" w:rsidRPr="00132AB6">
              <w:rPr>
                <w:sz w:val="26"/>
                <w:szCs w:val="26"/>
                <w:rtl/>
              </w:rPr>
              <w:t>و</w:t>
            </w:r>
            <w:r w:rsidR="005112DB" w:rsidRPr="00132AB6">
              <w:rPr>
                <w:rFonts w:hint="cs"/>
                <w:sz w:val="26"/>
                <w:szCs w:val="26"/>
                <w:rtl/>
              </w:rPr>
              <w:t>ع</w:t>
            </w:r>
            <w:r w:rsidR="00202DFC" w:rsidRPr="00132AB6">
              <w:rPr>
                <w:sz w:val="26"/>
                <w:szCs w:val="26"/>
                <w:rtl/>
              </w:rPr>
              <w:t>ه</w:t>
            </w:r>
            <w:r w:rsidR="005112DB" w:rsidRPr="00132AB6">
              <w:rPr>
                <w:rFonts w:hint="cs"/>
                <w:sz w:val="26"/>
                <w:szCs w:val="26"/>
                <w:rtl/>
              </w:rPr>
              <w:t xml:space="preserve"> </w:t>
            </w:r>
            <w:r w:rsidR="00202DFC" w:rsidRPr="00132AB6">
              <w:rPr>
                <w:sz w:val="26"/>
                <w:szCs w:val="26"/>
                <w:rtl/>
              </w:rPr>
              <w:t>داده</w:t>
            </w:r>
            <w:r w:rsidR="005112DB" w:rsidRPr="00132AB6">
              <w:rPr>
                <w:rFonts w:hint="cs"/>
                <w:sz w:val="26"/>
                <w:szCs w:val="26"/>
                <w:rtl/>
              </w:rPr>
              <w:t>‌</w:t>
            </w:r>
            <w:r w:rsidR="00202DFC" w:rsidRPr="00132AB6">
              <w:rPr>
                <w:sz w:val="26"/>
                <w:szCs w:val="26"/>
                <w:rtl/>
              </w:rPr>
              <w:t>ها</w:t>
            </w:r>
            <w:r w:rsidR="00202DFC" w:rsidRPr="00132AB6">
              <w:rPr>
                <w:rFonts w:hint="cs"/>
                <w:sz w:val="26"/>
                <w:szCs w:val="26"/>
                <w:rtl/>
              </w:rPr>
              <w:t>یی</w:t>
            </w:r>
            <w:r w:rsidR="00202DFC" w:rsidRPr="00132AB6">
              <w:rPr>
                <w:sz w:val="26"/>
                <w:szCs w:val="26"/>
                <w:rtl/>
              </w:rPr>
              <w:t xml:space="preserve"> كه وظا</w:t>
            </w:r>
            <w:r w:rsidR="00202DFC" w:rsidRPr="00132AB6">
              <w:rPr>
                <w:rFonts w:hint="cs"/>
                <w:sz w:val="26"/>
                <w:szCs w:val="26"/>
                <w:rtl/>
              </w:rPr>
              <w:t>ی</w:t>
            </w:r>
            <w:r w:rsidR="00202DFC" w:rsidRPr="00132AB6">
              <w:rPr>
                <w:rFonts w:hint="eastAsia"/>
                <w:sz w:val="26"/>
                <w:szCs w:val="26"/>
                <w:rtl/>
              </w:rPr>
              <w:t>ف</w:t>
            </w:r>
            <w:r w:rsidR="00202DFC" w:rsidRPr="00132AB6">
              <w:rPr>
                <w:rFonts w:hint="cs"/>
                <w:sz w:val="26"/>
                <w:szCs w:val="26"/>
                <w:rtl/>
              </w:rPr>
              <w:t xml:space="preserve">ی </w:t>
            </w:r>
            <w:r w:rsidR="00202DFC" w:rsidRPr="00132AB6">
              <w:rPr>
                <w:rFonts w:hint="eastAsia"/>
                <w:sz w:val="26"/>
                <w:szCs w:val="26"/>
                <w:rtl/>
              </w:rPr>
              <w:t>مانند</w:t>
            </w:r>
            <w:r w:rsidR="00202DFC" w:rsidRPr="00132AB6">
              <w:rPr>
                <w:sz w:val="26"/>
                <w:szCs w:val="26"/>
                <w:rtl/>
              </w:rPr>
              <w:t xml:space="preserve"> تک</w:t>
            </w:r>
            <w:r w:rsidR="005112DB" w:rsidRPr="00132AB6">
              <w:rPr>
                <w:rFonts w:hint="cs"/>
                <w:sz w:val="26"/>
                <w:szCs w:val="26"/>
                <w:rtl/>
              </w:rPr>
              <w:t>م</w:t>
            </w:r>
            <w:r w:rsidR="00202DFC" w:rsidRPr="00132AB6">
              <w:rPr>
                <w:sz w:val="26"/>
                <w:szCs w:val="26"/>
                <w:rtl/>
              </w:rPr>
              <w:t>يل متن</w:t>
            </w:r>
            <w:r w:rsidR="002C15F5" w:rsidRPr="00132AB6">
              <w:rPr>
                <w:rFonts w:hint="cs"/>
                <w:sz w:val="26"/>
                <w:szCs w:val="26"/>
                <w:rtl/>
              </w:rPr>
              <w:t>،</w:t>
            </w:r>
            <w:r w:rsidR="00202DFC" w:rsidRPr="00132AB6">
              <w:rPr>
                <w:sz w:val="26"/>
                <w:szCs w:val="26"/>
                <w:rtl/>
              </w:rPr>
              <w:t xml:space="preserve"> صحي</w:t>
            </w:r>
            <w:r w:rsidR="005112DB" w:rsidRPr="00132AB6">
              <w:rPr>
                <w:rFonts w:hint="cs"/>
                <w:sz w:val="26"/>
                <w:szCs w:val="26"/>
                <w:rtl/>
              </w:rPr>
              <w:t>ح/غلط یا چ</w:t>
            </w:r>
            <w:r w:rsidR="00202DFC" w:rsidRPr="00132AB6">
              <w:rPr>
                <w:sz w:val="26"/>
                <w:szCs w:val="26"/>
                <w:rtl/>
              </w:rPr>
              <w:t>ندگز</w:t>
            </w:r>
            <w:r w:rsidR="00202DFC" w:rsidRPr="00132AB6">
              <w:rPr>
                <w:rFonts w:hint="cs"/>
                <w:sz w:val="26"/>
                <w:szCs w:val="26"/>
                <w:rtl/>
              </w:rPr>
              <w:t>ی</w:t>
            </w:r>
            <w:r w:rsidR="00202DFC" w:rsidRPr="00132AB6">
              <w:rPr>
                <w:rFonts w:hint="eastAsia"/>
                <w:sz w:val="26"/>
                <w:szCs w:val="26"/>
                <w:rtl/>
              </w:rPr>
              <w:t>نه</w:t>
            </w:r>
            <w:r w:rsidR="005112DB" w:rsidRPr="00132AB6">
              <w:rPr>
                <w:rFonts w:hint="eastAsia"/>
                <w:sz w:val="26"/>
                <w:szCs w:val="26"/>
              </w:rPr>
              <w:t>‌</w:t>
            </w:r>
            <w:r w:rsidR="005112DB" w:rsidRPr="00132AB6">
              <w:rPr>
                <w:rFonts w:hint="cs"/>
                <w:sz w:val="26"/>
                <w:szCs w:val="26"/>
                <w:rtl/>
              </w:rPr>
              <w:t>ای</w:t>
            </w:r>
            <w:r w:rsidR="00202DFC" w:rsidRPr="00132AB6">
              <w:rPr>
                <w:sz w:val="26"/>
                <w:szCs w:val="26"/>
                <w:rtl/>
              </w:rPr>
              <w:t xml:space="preserve"> هستند به كار م</w:t>
            </w:r>
            <w:r w:rsidR="00202DFC" w:rsidRPr="00132AB6">
              <w:rPr>
                <w:rFonts w:hint="cs"/>
                <w:sz w:val="26"/>
                <w:szCs w:val="26"/>
                <w:rtl/>
              </w:rPr>
              <w:t>ی</w:t>
            </w:r>
            <w:r w:rsidR="005112DB" w:rsidRPr="00132AB6">
              <w:rPr>
                <w:rFonts w:hint="eastAsia"/>
                <w:sz w:val="26"/>
                <w:szCs w:val="26"/>
                <w:rtl/>
              </w:rPr>
              <w:t>‌</w:t>
            </w:r>
            <w:r w:rsidR="00202DFC" w:rsidRPr="00132AB6">
              <w:rPr>
                <w:rFonts w:hint="eastAsia"/>
                <w:sz w:val="26"/>
                <w:szCs w:val="26"/>
                <w:rtl/>
              </w:rPr>
              <w:t>رود</w:t>
            </w:r>
            <w:sdt>
              <w:sdtPr>
                <w:rPr>
                  <w:rFonts w:hint="eastAsia"/>
                  <w:color w:val="000000"/>
                  <w:sz w:val="26"/>
                  <w:szCs w:val="26"/>
                  <w:rtl/>
                </w:rPr>
                <w:tag w:val="MENDELEY_CITATION_v3_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"/>
                <w:id w:val="795718714"/>
                <w:placeholder>
                  <w:docPart w:val="DefaultPlaceholder_-1854013440"/>
                </w:placeholder>
              </w:sdtPr>
              <w:sdtContent>
                <w:r w:rsidR="00A92BFD" w:rsidRPr="00A92BFD">
                  <w:rPr>
                    <w:color w:val="000000"/>
                    <w:sz w:val="26"/>
                    <w:szCs w:val="26"/>
                    <w:rtl/>
                  </w:rPr>
                  <w:t>[23]</w:t>
                </w:r>
              </w:sdtContent>
            </w:sdt>
            <w:r w:rsidR="005112DB" w:rsidRPr="00132AB6">
              <w:rPr>
                <w:rFonts w:hint="cs"/>
                <w:sz w:val="26"/>
                <w:szCs w:val="26"/>
                <w:rtl/>
              </w:rPr>
              <w:t>.</w:t>
            </w:r>
          </w:p>
          <w:p w14:paraId="1097EE39" w14:textId="77777777" w:rsidR="00B51921" w:rsidRDefault="00B51921" w:rsidP="00B51921">
            <w:pPr>
              <w:pStyle w:val="ListBullet"/>
              <w:numPr>
                <w:ilvl w:val="0"/>
                <w:numId w:val="0"/>
              </w:numPr>
              <w:rPr>
                <w:sz w:val="26"/>
                <w:szCs w:val="26"/>
              </w:rPr>
            </w:pPr>
          </w:p>
          <w:p w14:paraId="7DCBAA1A" w14:textId="77777777" w:rsidR="00E62307" w:rsidRPr="00E62307" w:rsidRDefault="00E62307" w:rsidP="00E62307">
            <w:pPr>
              <w:pStyle w:val="ListBullet"/>
              <w:numPr>
                <w:ilvl w:val="0"/>
                <w:numId w:val="0"/>
              </w:numPr>
              <w:ind w:left="360" w:hanging="360"/>
              <w:rPr>
                <w:szCs w:val="26"/>
              </w:rPr>
            </w:pPr>
          </w:p>
          <w:p w14:paraId="0949A7F3" w14:textId="77777777" w:rsidR="00E62307" w:rsidRPr="00E62307" w:rsidRDefault="00E62307" w:rsidP="00E62307">
            <w:pPr>
              <w:rPr>
                <w:b/>
                <w:bCs/>
                <w:sz w:val="26"/>
                <w:szCs w:val="26"/>
              </w:rPr>
            </w:pPr>
          </w:p>
          <w:p w14:paraId="658B5C89" w14:textId="407A1180" w:rsidR="00132AB6" w:rsidRPr="00B24B2C" w:rsidRDefault="00132AB6" w:rsidP="00132AB6">
            <w:pPr>
              <w:pStyle w:val="ListBullet"/>
              <w:numPr>
                <w:ilvl w:val="0"/>
                <w:numId w:val="19"/>
              </w:numPr>
              <w:ind w:left="360"/>
              <w:rPr>
                <w:szCs w:val="26"/>
              </w:rPr>
            </w:pPr>
            <w:r w:rsidRPr="00BC4263">
              <w:rPr>
                <w:rFonts w:hint="cs"/>
                <w:b/>
                <w:bCs/>
                <w:sz w:val="26"/>
                <w:szCs w:val="26"/>
                <w:rtl/>
              </w:rPr>
              <w:lastRenderedPageBreak/>
              <w:t xml:space="preserve">میانگین رتبه </w:t>
            </w:r>
            <w:r w:rsidRPr="00BC4263">
              <w:rPr>
                <w:rFonts w:hint="cs"/>
                <w:b/>
                <w:bCs/>
                <w:szCs w:val="26"/>
                <w:rtl/>
              </w:rPr>
              <w:t>متقابل</w:t>
            </w:r>
            <w:r w:rsidR="004A01E2" w:rsidRPr="00BC4263">
              <w:rPr>
                <w:rFonts w:hint="cs"/>
                <w:b/>
                <w:bCs/>
                <w:szCs w:val="26"/>
                <w:rtl/>
              </w:rPr>
              <w:t>(</w:t>
            </w:r>
            <w:r w:rsidR="004A01E2" w:rsidRPr="00BC4263">
              <w:rPr>
                <w:b/>
                <w:bCs/>
                <w:szCs w:val="26"/>
              </w:rPr>
              <w:t>MRR</w:t>
            </w:r>
            <w:r w:rsidR="004A01E2" w:rsidRPr="00BC4263">
              <w:rPr>
                <w:rFonts w:hint="cs"/>
                <w:b/>
                <w:bCs/>
                <w:szCs w:val="26"/>
                <w:rtl/>
              </w:rPr>
              <w:t>)</w:t>
            </w:r>
            <w:r w:rsidRPr="00BC4263">
              <w:rPr>
                <w:rStyle w:val="FootnoteReference"/>
                <w:b/>
                <w:bCs/>
                <w:szCs w:val="26"/>
                <w:rtl/>
              </w:rPr>
              <w:footnoteReference w:id="21"/>
            </w:r>
            <w:r w:rsidRPr="00BC4263">
              <w:rPr>
                <w:rFonts w:hint="cs"/>
                <w:b/>
                <w:bCs/>
                <w:szCs w:val="26"/>
                <w:rtl/>
              </w:rPr>
              <w:t xml:space="preserve"> و میانگین دقت متوسط</w:t>
            </w:r>
            <w:r w:rsidR="004A01E2" w:rsidRPr="00BC4263">
              <w:rPr>
                <w:rFonts w:hint="cs"/>
                <w:b/>
                <w:bCs/>
                <w:szCs w:val="26"/>
                <w:rtl/>
              </w:rPr>
              <w:t>(</w:t>
            </w:r>
            <w:r w:rsidR="004A01E2" w:rsidRPr="00BC4263">
              <w:rPr>
                <w:b/>
                <w:bCs/>
                <w:szCs w:val="26"/>
              </w:rPr>
              <w:t>mAP</w:t>
            </w:r>
            <w:r w:rsidR="004A01E2" w:rsidRPr="00BC4263">
              <w:rPr>
                <w:rFonts w:hint="cs"/>
                <w:b/>
                <w:bCs/>
                <w:szCs w:val="26"/>
                <w:rtl/>
              </w:rPr>
              <w:t>)</w:t>
            </w:r>
            <w:r w:rsidR="00FD2E45" w:rsidRPr="00BC4263">
              <w:rPr>
                <w:rFonts w:hint="cs"/>
                <w:b/>
                <w:bCs/>
                <w:szCs w:val="26"/>
                <w:rtl/>
              </w:rPr>
              <w:t>:</w:t>
            </w:r>
            <w:r w:rsidR="00FD2E45" w:rsidRPr="00B24B2C">
              <w:rPr>
                <w:rFonts w:hint="cs"/>
                <w:szCs w:val="26"/>
                <w:rtl/>
              </w:rPr>
              <w:t xml:space="preserve"> زمانی که </w:t>
            </w:r>
            <w:r w:rsidR="00676202" w:rsidRPr="00B24B2C">
              <w:rPr>
                <w:rFonts w:hint="cs"/>
                <w:szCs w:val="26"/>
                <w:rtl/>
              </w:rPr>
              <w:t xml:space="preserve">پاسخ </w:t>
            </w:r>
            <w:r w:rsidR="00FD2E45" w:rsidRPr="00B24B2C">
              <w:rPr>
                <w:rFonts w:hint="cs"/>
                <w:szCs w:val="26"/>
                <w:rtl/>
              </w:rPr>
              <w:t>سامانه</w:t>
            </w:r>
            <w:r w:rsidR="00676202" w:rsidRPr="00B24B2C">
              <w:rPr>
                <w:rFonts w:hint="cs"/>
                <w:szCs w:val="26"/>
                <w:rtl/>
              </w:rPr>
              <w:t xml:space="preserve"> به صورت</w:t>
            </w:r>
            <w:r w:rsidR="00FD2E45" w:rsidRPr="00B24B2C">
              <w:rPr>
                <w:rFonts w:hint="cs"/>
                <w:szCs w:val="26"/>
                <w:rtl/>
              </w:rPr>
              <w:t xml:space="preserve"> یک لیست </w:t>
            </w:r>
            <w:r w:rsidR="00676202" w:rsidRPr="00B24B2C">
              <w:rPr>
                <w:rFonts w:hint="cs"/>
                <w:szCs w:val="26"/>
                <w:rtl/>
              </w:rPr>
              <w:t xml:space="preserve">مرتب از </w:t>
            </w:r>
            <w:r w:rsidR="00211DB3" w:rsidRPr="00B24B2C">
              <w:rPr>
                <w:rFonts w:hint="cs"/>
                <w:szCs w:val="26"/>
                <w:rtl/>
              </w:rPr>
              <w:t>پاسخ</w:t>
            </w:r>
            <w:r w:rsidR="00676202" w:rsidRPr="00B24B2C">
              <w:rPr>
                <w:rFonts w:hint="cs"/>
                <w:szCs w:val="26"/>
                <w:rtl/>
              </w:rPr>
              <w:t>‌ها باشد، می‌توان از این معیارها استفاده کرد.</w:t>
            </w:r>
            <w:r w:rsidR="00FB0949" w:rsidRPr="00B24B2C">
              <w:rPr>
                <w:rFonts w:hint="cs"/>
                <w:szCs w:val="26"/>
                <w:rtl/>
              </w:rPr>
              <w:t xml:space="preserve"> </w:t>
            </w:r>
            <w:r w:rsidR="00FB0949" w:rsidRPr="00B24B2C">
              <w:rPr>
                <w:szCs w:val="26"/>
              </w:rPr>
              <w:t>MRR</w:t>
            </w:r>
            <w:r w:rsidR="00FB0949" w:rsidRPr="00B24B2C">
              <w:rPr>
                <w:rFonts w:hint="cs"/>
                <w:szCs w:val="26"/>
                <w:rtl/>
              </w:rPr>
              <w:t xml:space="preserve"> در واقع میانگین </w:t>
            </w:r>
            <w:r w:rsidR="00CE0E7F" w:rsidRPr="00B24B2C">
              <w:rPr>
                <w:rFonts w:hint="cs"/>
                <w:szCs w:val="26"/>
                <w:rtl/>
              </w:rPr>
              <w:t xml:space="preserve">رتبه بهترین </w:t>
            </w:r>
            <w:r w:rsidR="00211DB3" w:rsidRPr="00B24B2C">
              <w:rPr>
                <w:rFonts w:hint="cs"/>
                <w:szCs w:val="26"/>
                <w:rtl/>
              </w:rPr>
              <w:t>پاسخ</w:t>
            </w:r>
            <w:r w:rsidR="00CE0E7F" w:rsidRPr="00B24B2C">
              <w:rPr>
                <w:rFonts w:hint="cs"/>
                <w:szCs w:val="26"/>
                <w:rtl/>
              </w:rPr>
              <w:t xml:space="preserve"> (</w:t>
            </w:r>
            <w:r w:rsidR="00211DB3" w:rsidRPr="00B24B2C">
              <w:rPr>
                <w:rFonts w:hint="cs"/>
                <w:szCs w:val="26"/>
                <w:rtl/>
              </w:rPr>
              <w:t>پاسخ</w:t>
            </w:r>
            <w:r w:rsidR="00CE0E7F" w:rsidRPr="00B24B2C">
              <w:rPr>
                <w:rFonts w:hint="cs"/>
                <w:szCs w:val="26"/>
                <w:rtl/>
              </w:rPr>
              <w:t xml:space="preserve"> صحیح اولیه) را از بین لیست </w:t>
            </w:r>
            <w:r w:rsidR="00211DB3" w:rsidRPr="00B24B2C">
              <w:rPr>
                <w:rFonts w:hint="cs"/>
                <w:szCs w:val="26"/>
                <w:rtl/>
              </w:rPr>
              <w:t>پاسخ</w:t>
            </w:r>
            <w:r w:rsidR="00CE0E7F" w:rsidRPr="00B24B2C">
              <w:rPr>
                <w:rFonts w:hint="cs"/>
                <w:szCs w:val="26"/>
                <w:rtl/>
              </w:rPr>
              <w:t xml:space="preserve">‌ها نشان می‌دهد ولی </w:t>
            </w:r>
            <w:r w:rsidR="00CE0E7F" w:rsidRPr="00B24B2C">
              <w:rPr>
                <w:szCs w:val="26"/>
              </w:rPr>
              <w:t>mAP</w:t>
            </w:r>
            <w:r w:rsidR="00CE0E7F" w:rsidRPr="00B24B2C">
              <w:rPr>
                <w:rFonts w:hint="cs"/>
                <w:szCs w:val="26"/>
                <w:rtl/>
              </w:rPr>
              <w:t xml:space="preserve"> دقت هر موقعیت در لیست </w:t>
            </w:r>
            <w:r w:rsidR="00211DB3" w:rsidRPr="00B24B2C">
              <w:rPr>
                <w:rFonts w:hint="cs"/>
                <w:szCs w:val="26"/>
                <w:rtl/>
              </w:rPr>
              <w:t>پاسخ</w:t>
            </w:r>
            <w:r w:rsidR="00CE0E7F" w:rsidRPr="00B24B2C">
              <w:rPr>
                <w:rFonts w:hint="cs"/>
                <w:szCs w:val="26"/>
                <w:rtl/>
              </w:rPr>
              <w:t>‌ها را مشخص می‌کند</w:t>
            </w:r>
            <w:sdt>
              <w:sdtPr>
                <w:rPr>
                  <w:rFonts w:hint="cs"/>
                  <w:color w:val="000000"/>
                  <w:szCs w:val="26"/>
                  <w:rtl/>
                </w:rPr>
                <w:tag w:val="MENDELEY_CITATION_v3_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"/>
                <w:id w:val="-421102559"/>
                <w:placeholder>
                  <w:docPart w:val="DefaultPlaceholder_-1854013440"/>
                </w:placeholder>
              </w:sdtPr>
              <w:sdtContent>
                <w:r w:rsidR="00A92BFD" w:rsidRPr="00A92BFD">
                  <w:rPr>
                    <w:color w:val="000000"/>
                    <w:szCs w:val="26"/>
                    <w:rtl/>
                  </w:rPr>
                  <w:t>[24]</w:t>
                </w:r>
              </w:sdtContent>
            </w:sdt>
            <w:r w:rsidR="00CE0E7F" w:rsidRPr="00B24B2C">
              <w:rPr>
                <w:rFonts w:hint="cs"/>
                <w:szCs w:val="26"/>
                <w:rtl/>
              </w:rPr>
              <w:t>.</w:t>
            </w:r>
          </w:p>
          <w:p w14:paraId="61CBEBF4" w14:textId="24345D93" w:rsidR="00535A2D" w:rsidRPr="00535A2D" w:rsidRDefault="00F9744B" w:rsidP="00535A2D">
            <w:pPr>
              <w:pStyle w:val="ListBullet"/>
              <w:numPr>
                <w:ilvl w:val="0"/>
                <w:numId w:val="19"/>
              </w:numPr>
              <w:ind w:left="360"/>
              <w:rPr>
                <w:sz w:val="26"/>
                <w:szCs w:val="26"/>
              </w:rPr>
            </w:pPr>
            <w:r w:rsidRPr="00BC4263">
              <w:rPr>
                <w:b/>
                <w:bCs/>
                <w:szCs w:val="26"/>
              </w:rPr>
              <w:t>BLEU</w:t>
            </w:r>
            <w:r w:rsidR="006F23A9" w:rsidRPr="00BC4263">
              <w:rPr>
                <w:rStyle w:val="FootnoteReference"/>
                <w:b/>
                <w:bCs/>
                <w:szCs w:val="26"/>
              </w:rPr>
              <w:footnoteReference w:id="22"/>
            </w:r>
            <w:r w:rsidRPr="00BC4263">
              <w:rPr>
                <w:rFonts w:hint="cs"/>
                <w:b/>
                <w:bCs/>
                <w:szCs w:val="26"/>
                <w:rtl/>
              </w:rPr>
              <w:t xml:space="preserve"> و </w:t>
            </w:r>
            <w:r w:rsidRPr="00BC4263">
              <w:rPr>
                <w:b/>
                <w:bCs/>
                <w:szCs w:val="26"/>
              </w:rPr>
              <w:t>ROUGE</w:t>
            </w:r>
            <w:r w:rsidRPr="00BC4263">
              <w:rPr>
                <w:rFonts w:hint="cs"/>
                <w:b/>
                <w:bCs/>
                <w:szCs w:val="26"/>
                <w:rtl/>
              </w:rPr>
              <w:t>:</w:t>
            </w:r>
            <w:r w:rsidRPr="00B24B2C">
              <w:rPr>
                <w:rFonts w:hint="cs"/>
                <w:szCs w:val="26"/>
                <w:rtl/>
              </w:rPr>
              <w:t xml:space="preserve"> این دو معیار</w:t>
            </w:r>
            <w:r w:rsidR="000D275B" w:rsidRPr="00B24B2C">
              <w:rPr>
                <w:rFonts w:hint="cs"/>
                <w:szCs w:val="26"/>
                <w:rtl/>
              </w:rPr>
              <w:t>، جز معیارهای کیفی هستند و برای سامانه‌هایی که پاسخ به صورت کامل مشخص نیست و امکان</w:t>
            </w:r>
            <w:r w:rsidR="000D275B">
              <w:rPr>
                <w:rFonts w:hint="cs"/>
                <w:sz w:val="26"/>
                <w:szCs w:val="26"/>
                <w:rtl/>
              </w:rPr>
              <w:t xml:space="preserve"> دارد تفسیر‌های مختلف یک پاسخ به عنوان پاسخ صحیح در نظر گرفته شود، از آنها استفاده می‌شود</w:t>
            </w:r>
            <w:r w:rsidR="00211DB3">
              <w:rPr>
                <w:rFonts w:hint="cs"/>
                <w:sz w:val="26"/>
                <w:szCs w:val="26"/>
                <w:rtl/>
              </w:rPr>
              <w:t xml:space="preserve">، این معیارها میزان شباهت بین پاسخ‌های تولیدی سامانه و </w:t>
            </w:r>
            <w:r w:rsidR="006F23A9">
              <w:rPr>
                <w:rFonts w:hint="cs"/>
                <w:sz w:val="26"/>
                <w:szCs w:val="26"/>
                <w:rtl/>
              </w:rPr>
              <w:t>پاسخ</w:t>
            </w:r>
            <w:r w:rsidR="006F23A9">
              <w:rPr>
                <w:rFonts w:hint="eastAsia"/>
                <w:sz w:val="26"/>
                <w:szCs w:val="26"/>
                <w:rtl/>
              </w:rPr>
              <w:t>‌</w:t>
            </w:r>
            <w:r w:rsidR="006F23A9">
              <w:rPr>
                <w:rFonts w:hint="cs"/>
                <w:sz w:val="26"/>
                <w:szCs w:val="26"/>
                <w:rtl/>
              </w:rPr>
              <w:t>های تولید شده توسط انسان را اندازه</w:t>
            </w:r>
            <w:r w:rsidR="006F23A9">
              <w:rPr>
                <w:rFonts w:hint="eastAsia"/>
                <w:sz w:val="26"/>
                <w:szCs w:val="26"/>
                <w:rtl/>
              </w:rPr>
              <w:t>‌</w:t>
            </w:r>
            <w:r w:rsidR="006F23A9">
              <w:rPr>
                <w:rFonts w:hint="cs"/>
                <w:sz w:val="26"/>
                <w:szCs w:val="26"/>
                <w:rtl/>
              </w:rPr>
              <w:t>گیری می</w:t>
            </w:r>
            <w:r w:rsidR="006F23A9">
              <w:rPr>
                <w:rFonts w:hint="eastAsia"/>
                <w:sz w:val="26"/>
                <w:szCs w:val="26"/>
                <w:rtl/>
              </w:rPr>
              <w:t>‌</w:t>
            </w:r>
            <w:r w:rsidR="006F23A9">
              <w:rPr>
                <w:rFonts w:hint="cs"/>
                <w:sz w:val="26"/>
                <w:szCs w:val="26"/>
                <w:rtl/>
              </w:rPr>
              <w:t>کنند، که روش مشابهت گیری معمولا بر اساس زیر</w:t>
            </w:r>
            <w:r w:rsidR="006445E7">
              <w:rPr>
                <w:rFonts w:hint="cs"/>
                <w:sz w:val="26"/>
                <w:szCs w:val="26"/>
                <w:rtl/>
              </w:rPr>
              <w:t>رشته</w:t>
            </w:r>
            <w:r w:rsidR="006F23A9">
              <w:rPr>
                <w:rFonts w:hint="cs"/>
                <w:sz w:val="26"/>
                <w:szCs w:val="26"/>
                <w:rtl/>
              </w:rPr>
              <w:t>‌های مشترک آنها است</w:t>
            </w:r>
            <w:sdt>
              <w:sdtPr>
                <w:rPr>
                  <w:rFonts w:hint="cs"/>
                  <w:color w:val="000000"/>
                  <w:sz w:val="26"/>
                  <w:szCs w:val="26"/>
                  <w:rtl/>
                </w:rPr>
                <w:tag w:val="MENDELEY_CITATION_v3_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"/>
                <w:id w:val="1877280404"/>
                <w:placeholder>
                  <w:docPart w:val="DefaultPlaceholder_-1854013440"/>
                </w:placeholder>
              </w:sdtPr>
              <w:sdtContent>
                <w:r w:rsidR="00A92BFD" w:rsidRPr="00A92BFD">
                  <w:rPr>
                    <w:color w:val="000000"/>
                    <w:sz w:val="26"/>
                    <w:szCs w:val="26"/>
                    <w:rtl/>
                  </w:rPr>
                  <w:t>[25]</w:t>
                </w:r>
              </w:sdtContent>
            </w:sdt>
            <w:r w:rsidR="006F23A9">
              <w:rPr>
                <w:rFonts w:hint="cs"/>
                <w:sz w:val="26"/>
                <w:szCs w:val="26"/>
                <w:rtl/>
              </w:rPr>
              <w:t>.</w:t>
            </w:r>
          </w:p>
          <w:p w14:paraId="62F623F8" w14:textId="77777777" w:rsidR="00890DC1" w:rsidRDefault="00890DC1" w:rsidP="00890DC1">
            <w:pPr>
              <w:pStyle w:val="ListBullet"/>
              <w:numPr>
                <w:ilvl w:val="0"/>
                <w:numId w:val="0"/>
              </w:numPr>
              <w:ind w:left="360" w:hanging="360"/>
              <w:rPr>
                <w:sz w:val="26"/>
                <w:szCs w:val="26"/>
                <w:rtl/>
              </w:rPr>
            </w:pPr>
          </w:p>
          <w:p w14:paraId="17CEC906" w14:textId="3A94B73B" w:rsidR="00890DC1" w:rsidRDefault="00890DC1" w:rsidP="00890DC1">
            <w:pPr>
              <w:pStyle w:val="ListBullet"/>
              <w:numPr>
                <w:ilvl w:val="0"/>
                <w:numId w:val="0"/>
              </w:numPr>
              <w:rPr>
                <w:szCs w:val="26"/>
                <w:rtl/>
              </w:rPr>
            </w:pPr>
            <w:r w:rsidRPr="004239C8">
              <w:rPr>
                <w:rFonts w:hint="cs"/>
                <w:szCs w:val="26"/>
                <w:rtl/>
              </w:rPr>
              <w:t>مجموعه</w:t>
            </w:r>
            <w:r w:rsidRPr="004239C8">
              <w:rPr>
                <w:rFonts w:hint="eastAsia"/>
                <w:szCs w:val="26"/>
                <w:rtl/>
              </w:rPr>
              <w:t>‌</w:t>
            </w:r>
            <w:r w:rsidRPr="004239C8">
              <w:rPr>
                <w:rFonts w:hint="cs"/>
                <w:szCs w:val="26"/>
                <w:rtl/>
              </w:rPr>
              <w:t xml:space="preserve">داده‌های اولیه در نظر گرفته شده برای ارزیابی روش خوشه‌بندی معنایی </w:t>
            </w:r>
            <w:r w:rsidRPr="004239C8">
              <w:rPr>
                <w:szCs w:val="26"/>
              </w:rPr>
              <w:t>SQ</w:t>
            </w:r>
            <w:r w:rsidR="00535A2D">
              <w:rPr>
                <w:szCs w:val="26"/>
              </w:rPr>
              <w:t>u</w:t>
            </w:r>
            <w:r w:rsidRPr="004239C8">
              <w:rPr>
                <w:szCs w:val="26"/>
              </w:rPr>
              <w:t>AD</w:t>
            </w:r>
            <w:r w:rsidR="00535A2D">
              <w:rPr>
                <w:rStyle w:val="FootnoteReference"/>
                <w:szCs w:val="26"/>
              </w:rPr>
              <w:footnoteReference w:id="23"/>
            </w:r>
            <w:r w:rsidRPr="004239C8">
              <w:rPr>
                <w:rFonts w:hint="cs"/>
                <w:szCs w:val="26"/>
                <w:rtl/>
              </w:rPr>
              <w:t xml:space="preserve">، </w:t>
            </w:r>
            <w:r w:rsidR="00006786">
              <w:rPr>
                <w:rFonts w:hint="cs"/>
                <w:szCs w:val="26"/>
                <w:rtl/>
              </w:rPr>
              <w:t>سوالات طبیعی</w:t>
            </w:r>
            <w:r w:rsidR="00006786">
              <w:rPr>
                <w:rStyle w:val="FootnoteReference"/>
                <w:szCs w:val="26"/>
                <w:rtl/>
              </w:rPr>
              <w:footnoteReference w:id="24"/>
            </w:r>
            <w:r w:rsidRPr="004239C8">
              <w:rPr>
                <w:rFonts w:hint="cs"/>
                <w:szCs w:val="26"/>
                <w:rtl/>
              </w:rPr>
              <w:t xml:space="preserve">، </w:t>
            </w:r>
            <w:r w:rsidR="00F444BB">
              <w:rPr>
                <w:szCs w:val="26"/>
              </w:rPr>
              <w:t>MS MARCO</w:t>
            </w:r>
            <w:r w:rsidR="00F444BB">
              <w:rPr>
                <w:rStyle w:val="FootnoteReference"/>
                <w:szCs w:val="26"/>
              </w:rPr>
              <w:footnoteReference w:id="25"/>
            </w:r>
            <w:r w:rsidR="005201D8">
              <w:rPr>
                <w:rFonts w:hint="cs"/>
                <w:szCs w:val="26"/>
                <w:rtl/>
              </w:rPr>
              <w:t xml:space="preserve"> و </w:t>
            </w:r>
            <w:r w:rsidR="005201D8">
              <w:rPr>
                <w:szCs w:val="26"/>
              </w:rPr>
              <w:t>XQuAD</w:t>
            </w:r>
            <w:r w:rsidR="005201D8">
              <w:rPr>
                <w:rStyle w:val="FootnoteReference"/>
                <w:szCs w:val="26"/>
              </w:rPr>
              <w:footnoteReference w:id="26"/>
            </w:r>
            <w:r w:rsidRPr="004239C8">
              <w:rPr>
                <w:rFonts w:hint="cs"/>
                <w:szCs w:val="26"/>
                <w:rtl/>
              </w:rPr>
              <w:t xml:space="preserve"> هستند</w:t>
            </w:r>
            <w:r w:rsidR="005201D8">
              <w:rPr>
                <w:rFonts w:hint="cs"/>
                <w:szCs w:val="26"/>
                <w:rtl/>
              </w:rPr>
              <w:t xml:space="preserve"> که از بین آنها </w:t>
            </w:r>
            <w:r w:rsidR="005201D8">
              <w:rPr>
                <w:szCs w:val="26"/>
              </w:rPr>
              <w:t>XQuAD</w:t>
            </w:r>
            <w:r w:rsidR="005201D8">
              <w:rPr>
                <w:rFonts w:hint="cs"/>
                <w:szCs w:val="26"/>
                <w:rtl/>
              </w:rPr>
              <w:t xml:space="preserve"> چندزبانه است</w:t>
            </w:r>
            <w:r w:rsidRPr="004239C8">
              <w:rPr>
                <w:rFonts w:hint="cs"/>
                <w:szCs w:val="26"/>
                <w:rtl/>
              </w:rPr>
              <w:t>.</w:t>
            </w:r>
            <w:r>
              <w:rPr>
                <w:rFonts w:hint="cs"/>
                <w:szCs w:val="26"/>
                <w:rtl/>
              </w:rPr>
              <w:t xml:space="preserve"> این مجموعه‌داده‌ها بر اساس پشتیبانی کردن از </w:t>
            </w:r>
            <w:r w:rsidR="00B45D2A">
              <w:rPr>
                <w:rFonts w:hint="cs"/>
                <w:szCs w:val="26"/>
                <w:rtl/>
              </w:rPr>
              <w:t>کار</w:t>
            </w:r>
            <w:r w:rsidR="00B45D2A">
              <w:rPr>
                <w:rStyle w:val="FootnoteReference"/>
                <w:szCs w:val="26"/>
                <w:rtl/>
              </w:rPr>
              <w:footnoteReference w:id="27"/>
            </w:r>
            <w:r>
              <w:rPr>
                <w:rFonts w:hint="cs"/>
                <w:szCs w:val="26"/>
                <w:rtl/>
              </w:rPr>
              <w:t xml:space="preserve"> پاسخگویی به سوالات و تعداد ارجاعی که از مقالات دیگر داشتند، انتخاب شدند. در ادامه به بررسی هر کدام از آنها می‌پردازیم.</w:t>
            </w:r>
          </w:p>
          <w:p w14:paraId="3B94DCB0" w14:textId="6E479740" w:rsidR="0048333D" w:rsidRPr="0029332E" w:rsidRDefault="00890DC1" w:rsidP="0029332E">
            <w:pPr>
              <w:pStyle w:val="ListBullet"/>
              <w:numPr>
                <w:ilvl w:val="0"/>
                <w:numId w:val="21"/>
              </w:numPr>
              <w:ind w:left="360"/>
              <w:rPr>
                <w:szCs w:val="26"/>
              </w:rPr>
            </w:pPr>
            <w:r w:rsidRPr="002C5994">
              <w:rPr>
                <w:rFonts w:hint="cs"/>
                <w:b/>
                <w:bCs/>
                <w:szCs w:val="26"/>
                <w:rtl/>
              </w:rPr>
              <w:t xml:space="preserve">مجموعه‌داده </w:t>
            </w:r>
            <w:r w:rsidRPr="002C5994">
              <w:rPr>
                <w:b/>
                <w:bCs/>
                <w:szCs w:val="26"/>
              </w:rPr>
              <w:t>S</w:t>
            </w:r>
            <w:r w:rsidR="0048333D" w:rsidRPr="002C5994">
              <w:rPr>
                <w:b/>
                <w:bCs/>
                <w:szCs w:val="26"/>
              </w:rPr>
              <w:t>QuAD</w:t>
            </w:r>
            <w:sdt>
              <w:sdtPr>
                <w:rPr>
                  <w:bCs/>
                  <w:color w:val="000000"/>
                  <w:szCs w:val="26"/>
                  <w:rtl/>
                </w:rPr>
                <w:tag w:val="MENDELEY_CITATION_v3_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"/>
                <w:id w:val="-1402444339"/>
                <w:placeholder>
                  <w:docPart w:val="DefaultPlaceholder_-1854013440"/>
                </w:placeholder>
              </w:sdtPr>
              <w:sdtContent>
                <w:r w:rsidR="00A92BFD" w:rsidRPr="00A92BFD">
                  <w:rPr>
                    <w:bCs/>
                    <w:color w:val="000000"/>
                    <w:szCs w:val="26"/>
                    <w:rtl/>
                  </w:rPr>
                  <w:t>[26]</w:t>
                </w:r>
              </w:sdtContent>
            </w:sdt>
            <w:r w:rsidRPr="002C5994">
              <w:rPr>
                <w:rFonts w:hint="cs"/>
                <w:b/>
                <w:bCs/>
                <w:szCs w:val="26"/>
                <w:rtl/>
              </w:rPr>
              <w:t>:</w:t>
            </w:r>
            <w:r>
              <w:rPr>
                <w:rFonts w:hint="cs"/>
                <w:szCs w:val="26"/>
                <w:rtl/>
              </w:rPr>
              <w:t xml:space="preserve"> این مجموعه</w:t>
            </w:r>
            <w:r>
              <w:rPr>
                <w:rFonts w:hint="eastAsia"/>
                <w:szCs w:val="26"/>
                <w:rtl/>
              </w:rPr>
              <w:t>‌</w:t>
            </w:r>
            <w:r>
              <w:rPr>
                <w:rFonts w:hint="cs"/>
                <w:szCs w:val="26"/>
                <w:rtl/>
              </w:rPr>
              <w:t>داده</w:t>
            </w:r>
            <w:r w:rsidR="00C44D71">
              <w:rPr>
                <w:rFonts w:hint="cs"/>
                <w:szCs w:val="26"/>
                <w:rtl/>
              </w:rPr>
              <w:t xml:space="preserve"> </w:t>
            </w:r>
            <w:r w:rsidR="0048333D" w:rsidRPr="0048333D">
              <w:rPr>
                <w:rFonts w:hint="cs"/>
                <w:szCs w:val="26"/>
                <w:rtl/>
              </w:rPr>
              <w:t>ی</w:t>
            </w:r>
            <w:r w:rsidR="0048333D" w:rsidRPr="0048333D">
              <w:rPr>
                <w:rFonts w:hint="eastAsia"/>
                <w:szCs w:val="26"/>
                <w:rtl/>
              </w:rPr>
              <w:t>ک</w:t>
            </w:r>
            <w:r w:rsidR="0048333D" w:rsidRPr="0048333D">
              <w:rPr>
                <w:szCs w:val="26"/>
                <w:rtl/>
              </w:rPr>
              <w:t xml:space="preserve"> مجموعه</w:t>
            </w:r>
            <w:r w:rsidR="00C44D71">
              <w:rPr>
                <w:rFonts w:hint="cs"/>
                <w:szCs w:val="26"/>
                <w:rtl/>
              </w:rPr>
              <w:t>‌</w:t>
            </w:r>
            <w:r w:rsidR="0048333D" w:rsidRPr="0048333D">
              <w:rPr>
                <w:szCs w:val="26"/>
                <w:rtl/>
              </w:rPr>
              <w:t>داده جامع برا</w:t>
            </w:r>
            <w:r w:rsidR="0048333D" w:rsidRPr="0048333D">
              <w:rPr>
                <w:rFonts w:hint="cs"/>
                <w:szCs w:val="26"/>
                <w:rtl/>
              </w:rPr>
              <w:t>ی</w:t>
            </w:r>
            <w:r w:rsidR="0048333D" w:rsidRPr="0048333D">
              <w:rPr>
                <w:szCs w:val="26"/>
                <w:rtl/>
              </w:rPr>
              <w:t xml:space="preserve"> ارز</w:t>
            </w:r>
            <w:r w:rsidR="0048333D" w:rsidRPr="0048333D">
              <w:rPr>
                <w:rFonts w:hint="cs"/>
                <w:szCs w:val="26"/>
                <w:rtl/>
              </w:rPr>
              <w:t>ی</w:t>
            </w:r>
            <w:r w:rsidR="0048333D" w:rsidRPr="0048333D">
              <w:rPr>
                <w:rFonts w:hint="eastAsia"/>
                <w:szCs w:val="26"/>
                <w:rtl/>
              </w:rPr>
              <w:t>اب</w:t>
            </w:r>
            <w:r w:rsidR="0048333D" w:rsidRPr="0048333D">
              <w:rPr>
                <w:rFonts w:hint="cs"/>
                <w:szCs w:val="26"/>
                <w:rtl/>
              </w:rPr>
              <w:t>ی</w:t>
            </w:r>
            <w:r w:rsidR="0048333D" w:rsidRPr="0048333D">
              <w:rPr>
                <w:szCs w:val="26"/>
                <w:rtl/>
              </w:rPr>
              <w:t xml:space="preserve"> سامانه‌ها</w:t>
            </w:r>
            <w:r w:rsidR="0048333D" w:rsidRPr="0048333D">
              <w:rPr>
                <w:rFonts w:hint="cs"/>
                <w:szCs w:val="26"/>
                <w:rtl/>
              </w:rPr>
              <w:t>ی</w:t>
            </w:r>
            <w:r w:rsidR="0048333D" w:rsidRPr="0048333D">
              <w:rPr>
                <w:szCs w:val="26"/>
                <w:rtl/>
              </w:rPr>
              <w:t xml:space="preserve"> </w:t>
            </w:r>
            <w:r w:rsidR="00C44D71">
              <w:rPr>
                <w:rFonts w:hint="cs"/>
                <w:szCs w:val="26"/>
                <w:rtl/>
              </w:rPr>
              <w:t>پاسخگویی به سوالات</w:t>
            </w:r>
            <w:r w:rsidR="0048333D" w:rsidRPr="0048333D">
              <w:rPr>
                <w:szCs w:val="26"/>
                <w:rtl/>
              </w:rPr>
              <w:t xml:space="preserve"> مبتن</w:t>
            </w:r>
            <w:r w:rsidR="0048333D" w:rsidRPr="0048333D">
              <w:rPr>
                <w:rFonts w:hint="cs"/>
                <w:szCs w:val="26"/>
                <w:rtl/>
              </w:rPr>
              <w:t>ی</w:t>
            </w:r>
            <w:r w:rsidR="0048333D" w:rsidRPr="0048333D">
              <w:rPr>
                <w:szCs w:val="26"/>
                <w:rtl/>
              </w:rPr>
              <w:t xml:space="preserve"> بر درک مطلب است. </w:t>
            </w:r>
            <w:r w:rsidR="0048333D" w:rsidRPr="002C5994">
              <w:rPr>
                <w:szCs w:val="26"/>
                <w:rtl/>
              </w:rPr>
              <w:t>مجموعه‌ا</w:t>
            </w:r>
            <w:r w:rsidR="0048333D" w:rsidRPr="002C5994">
              <w:rPr>
                <w:rFonts w:hint="cs"/>
                <w:szCs w:val="26"/>
                <w:rtl/>
              </w:rPr>
              <w:t>ی</w:t>
            </w:r>
            <w:r w:rsidR="0048333D" w:rsidRPr="002C5994">
              <w:rPr>
                <w:szCs w:val="26"/>
                <w:rtl/>
              </w:rPr>
              <w:t xml:space="preserve"> از جف</w:t>
            </w:r>
            <w:r w:rsidR="002C5994">
              <w:rPr>
                <w:rFonts w:hint="cs"/>
                <w:szCs w:val="26"/>
                <w:rtl/>
              </w:rPr>
              <w:t>ت</w:t>
            </w:r>
            <w:r w:rsidR="0048333D" w:rsidRPr="002C5994">
              <w:rPr>
                <w:szCs w:val="26"/>
                <w:rtl/>
              </w:rPr>
              <w:t xml:space="preserve"> پرسش</w:t>
            </w:r>
            <w:r w:rsidR="002C5994">
              <w:rPr>
                <w:rFonts w:hint="cs"/>
                <w:szCs w:val="26"/>
                <w:rtl/>
              </w:rPr>
              <w:t>‌ها</w:t>
            </w:r>
            <w:r w:rsidR="0048333D" w:rsidRPr="002C5994">
              <w:rPr>
                <w:szCs w:val="26"/>
                <w:rtl/>
              </w:rPr>
              <w:t xml:space="preserve"> و پاسخ</w:t>
            </w:r>
            <w:r w:rsidR="002C5994">
              <w:rPr>
                <w:rFonts w:hint="cs"/>
                <w:szCs w:val="26"/>
                <w:rtl/>
              </w:rPr>
              <w:t>‌ها</w:t>
            </w:r>
            <w:r w:rsidR="0048333D" w:rsidRPr="002C5994">
              <w:rPr>
                <w:szCs w:val="26"/>
                <w:rtl/>
              </w:rPr>
              <w:t xml:space="preserve"> است که از مقالات و</w:t>
            </w:r>
            <w:r w:rsidR="0048333D" w:rsidRPr="002C5994">
              <w:rPr>
                <w:rFonts w:hint="cs"/>
                <w:szCs w:val="26"/>
                <w:rtl/>
              </w:rPr>
              <w:t>ی</w:t>
            </w:r>
            <w:r w:rsidR="0048333D" w:rsidRPr="002C5994">
              <w:rPr>
                <w:rFonts w:hint="eastAsia"/>
                <w:szCs w:val="26"/>
                <w:rtl/>
              </w:rPr>
              <w:t>ک</w:t>
            </w:r>
            <w:r w:rsidR="0048333D" w:rsidRPr="002C5994">
              <w:rPr>
                <w:rFonts w:hint="cs"/>
                <w:szCs w:val="26"/>
                <w:rtl/>
              </w:rPr>
              <w:t>ی‌</w:t>
            </w:r>
            <w:r w:rsidR="0048333D" w:rsidRPr="002C5994">
              <w:rPr>
                <w:rFonts w:hint="eastAsia"/>
                <w:szCs w:val="26"/>
                <w:rtl/>
              </w:rPr>
              <w:t>پد</w:t>
            </w:r>
            <w:r w:rsidR="0048333D" w:rsidRPr="002C5994">
              <w:rPr>
                <w:rFonts w:hint="cs"/>
                <w:szCs w:val="26"/>
                <w:rtl/>
              </w:rPr>
              <w:t>ی</w:t>
            </w:r>
            <w:r w:rsidR="0048333D" w:rsidRPr="002C5994">
              <w:rPr>
                <w:rFonts w:hint="eastAsia"/>
                <w:szCs w:val="26"/>
                <w:rtl/>
              </w:rPr>
              <w:t>ا</w:t>
            </w:r>
            <w:r w:rsidR="0048333D" w:rsidRPr="002C5994">
              <w:rPr>
                <w:szCs w:val="26"/>
                <w:rtl/>
              </w:rPr>
              <w:t xml:space="preserve"> استخراج شده‌اند. هر پرسش به‌گونه‌ا</w:t>
            </w:r>
            <w:r w:rsidR="0048333D" w:rsidRPr="002C5994">
              <w:rPr>
                <w:rFonts w:hint="cs"/>
                <w:szCs w:val="26"/>
                <w:rtl/>
              </w:rPr>
              <w:t>ی</w:t>
            </w:r>
            <w:r w:rsidR="0048333D" w:rsidRPr="002C5994">
              <w:rPr>
                <w:szCs w:val="26"/>
                <w:rtl/>
              </w:rPr>
              <w:t xml:space="preserve"> طراح</w:t>
            </w:r>
            <w:r w:rsidR="0048333D" w:rsidRPr="002C5994">
              <w:rPr>
                <w:rFonts w:hint="cs"/>
                <w:szCs w:val="26"/>
                <w:rtl/>
              </w:rPr>
              <w:t>ی</w:t>
            </w:r>
            <w:r w:rsidR="0048333D" w:rsidRPr="002C5994">
              <w:rPr>
                <w:szCs w:val="26"/>
                <w:rtl/>
              </w:rPr>
              <w:t xml:space="preserve"> شده است که پاسخ آن به صورت بخش</w:t>
            </w:r>
            <w:r w:rsidR="002C5994">
              <w:rPr>
                <w:rFonts w:hint="cs"/>
                <w:szCs w:val="26"/>
                <w:rtl/>
              </w:rPr>
              <w:t>ی ا</w:t>
            </w:r>
            <w:r w:rsidR="0048333D" w:rsidRPr="002C5994">
              <w:rPr>
                <w:szCs w:val="26"/>
                <w:rtl/>
              </w:rPr>
              <w:t>ز متن موجود در همان مقاله ارا</w:t>
            </w:r>
            <w:r w:rsidR="002C5994">
              <w:rPr>
                <w:rFonts w:hint="cs"/>
                <w:szCs w:val="26"/>
                <w:rtl/>
              </w:rPr>
              <w:t>ی</w:t>
            </w:r>
            <w:r w:rsidR="0048333D" w:rsidRPr="002C5994">
              <w:rPr>
                <w:szCs w:val="26"/>
                <w:rtl/>
              </w:rPr>
              <w:t>ه شود. ا</w:t>
            </w:r>
            <w:r w:rsidR="0048333D" w:rsidRPr="002C5994">
              <w:rPr>
                <w:rFonts w:hint="cs"/>
                <w:szCs w:val="26"/>
                <w:rtl/>
              </w:rPr>
              <w:t>ی</w:t>
            </w:r>
            <w:r w:rsidR="0048333D" w:rsidRPr="002C5994">
              <w:rPr>
                <w:rFonts w:hint="eastAsia"/>
                <w:szCs w:val="26"/>
                <w:rtl/>
              </w:rPr>
              <w:t>ن</w:t>
            </w:r>
            <w:r w:rsidR="0048333D" w:rsidRPr="002C5994">
              <w:rPr>
                <w:szCs w:val="26"/>
                <w:rtl/>
              </w:rPr>
              <w:t xml:space="preserve"> روش تضم</w:t>
            </w:r>
            <w:r w:rsidR="0048333D" w:rsidRPr="002C5994">
              <w:rPr>
                <w:rFonts w:hint="cs"/>
                <w:szCs w:val="26"/>
                <w:rtl/>
              </w:rPr>
              <w:t>ی</w:t>
            </w:r>
            <w:r w:rsidR="0048333D" w:rsidRPr="002C5994">
              <w:rPr>
                <w:rFonts w:hint="eastAsia"/>
                <w:szCs w:val="26"/>
                <w:rtl/>
              </w:rPr>
              <w:t>ن</w:t>
            </w:r>
            <w:r w:rsidR="0048333D" w:rsidRPr="002C5994">
              <w:rPr>
                <w:szCs w:val="26"/>
                <w:rtl/>
              </w:rPr>
              <w:t xml:space="preserve"> م</w:t>
            </w:r>
            <w:r w:rsidR="0048333D" w:rsidRPr="002C5994">
              <w:rPr>
                <w:rFonts w:hint="cs"/>
                <w:szCs w:val="26"/>
                <w:rtl/>
              </w:rPr>
              <w:t>ی‌</w:t>
            </w:r>
            <w:r w:rsidR="0048333D" w:rsidRPr="002C5994">
              <w:rPr>
                <w:rFonts w:hint="eastAsia"/>
                <w:szCs w:val="26"/>
                <w:rtl/>
              </w:rPr>
              <w:t>کند</w:t>
            </w:r>
            <w:r w:rsidR="0048333D" w:rsidRPr="002C5994">
              <w:rPr>
                <w:szCs w:val="26"/>
                <w:rtl/>
              </w:rPr>
              <w:t xml:space="preserve"> که </w:t>
            </w:r>
            <w:r w:rsidR="002C5994">
              <w:rPr>
                <w:rFonts w:hint="cs"/>
                <w:szCs w:val="26"/>
                <w:rtl/>
              </w:rPr>
              <w:t>سامانه‌ها</w:t>
            </w:r>
            <w:r w:rsidR="0048333D" w:rsidRPr="002C5994">
              <w:rPr>
                <w:szCs w:val="26"/>
                <w:rtl/>
              </w:rPr>
              <w:t xml:space="preserve"> برا</w:t>
            </w:r>
            <w:r w:rsidR="0048333D" w:rsidRPr="002C5994">
              <w:rPr>
                <w:rFonts w:hint="cs"/>
                <w:szCs w:val="26"/>
                <w:rtl/>
              </w:rPr>
              <w:t>ی</w:t>
            </w:r>
            <w:r w:rsidR="0048333D" w:rsidRPr="002C5994">
              <w:rPr>
                <w:szCs w:val="26"/>
                <w:rtl/>
              </w:rPr>
              <w:t xml:space="preserve"> پاسخ</w:t>
            </w:r>
            <w:r w:rsidR="002C5994">
              <w:rPr>
                <w:rFonts w:hint="cs"/>
                <w:szCs w:val="26"/>
                <w:rtl/>
              </w:rPr>
              <w:t>گویی</w:t>
            </w:r>
            <w:r w:rsidR="0048333D" w:rsidRPr="002C5994">
              <w:rPr>
                <w:szCs w:val="26"/>
                <w:rtl/>
              </w:rPr>
              <w:t xml:space="preserve"> دق</w:t>
            </w:r>
            <w:r w:rsidR="0048333D" w:rsidRPr="002C5994">
              <w:rPr>
                <w:rFonts w:hint="cs"/>
                <w:szCs w:val="26"/>
                <w:rtl/>
              </w:rPr>
              <w:t>ی</w:t>
            </w:r>
            <w:r w:rsidR="0048333D" w:rsidRPr="002C5994">
              <w:rPr>
                <w:rFonts w:hint="eastAsia"/>
                <w:szCs w:val="26"/>
                <w:rtl/>
              </w:rPr>
              <w:t>ق،</w:t>
            </w:r>
            <w:r w:rsidR="0048333D" w:rsidRPr="002C5994">
              <w:rPr>
                <w:szCs w:val="26"/>
                <w:rtl/>
              </w:rPr>
              <w:t xml:space="preserve"> مستق</w:t>
            </w:r>
            <w:r w:rsidR="0048333D" w:rsidRPr="002C5994">
              <w:rPr>
                <w:rFonts w:hint="cs"/>
                <w:szCs w:val="26"/>
                <w:rtl/>
              </w:rPr>
              <w:t>ی</w:t>
            </w:r>
            <w:r w:rsidR="0048333D" w:rsidRPr="002C5994">
              <w:rPr>
                <w:rFonts w:hint="eastAsia"/>
                <w:szCs w:val="26"/>
                <w:rtl/>
              </w:rPr>
              <w:t>ما</w:t>
            </w:r>
            <w:r w:rsidR="0048333D" w:rsidRPr="002C5994">
              <w:rPr>
                <w:szCs w:val="26"/>
                <w:rtl/>
              </w:rPr>
              <w:t xml:space="preserve"> از متن اس</w:t>
            </w:r>
            <w:r w:rsidR="0048333D" w:rsidRPr="002C5994">
              <w:rPr>
                <w:rFonts w:hint="eastAsia"/>
                <w:szCs w:val="26"/>
                <w:rtl/>
              </w:rPr>
              <w:t>تفاده</w:t>
            </w:r>
            <w:r w:rsidR="0048333D" w:rsidRPr="002C5994">
              <w:rPr>
                <w:szCs w:val="26"/>
                <w:rtl/>
              </w:rPr>
              <w:t xml:space="preserve"> کنند.</w:t>
            </w:r>
            <w:r w:rsidR="00E830C0">
              <w:rPr>
                <w:rFonts w:hint="cs"/>
                <w:szCs w:val="26"/>
                <w:rtl/>
              </w:rPr>
              <w:t xml:space="preserve"> </w:t>
            </w:r>
            <w:r w:rsidR="00FD6D2C" w:rsidRPr="00FD6D2C">
              <w:rPr>
                <w:szCs w:val="26"/>
                <w:rtl/>
              </w:rPr>
              <w:t xml:space="preserve">عملکرد </w:t>
            </w:r>
            <w:r w:rsidR="00FD6D2C">
              <w:rPr>
                <w:rFonts w:hint="cs"/>
                <w:szCs w:val="26"/>
                <w:rtl/>
              </w:rPr>
              <w:t>سامانه‌های</w:t>
            </w:r>
            <w:r w:rsidR="00FD6D2C" w:rsidRPr="00FD6D2C">
              <w:rPr>
                <w:szCs w:val="26"/>
                <w:rtl/>
              </w:rPr>
              <w:t xml:space="preserve"> مختلف بر رو</w:t>
            </w:r>
            <w:r w:rsidR="00FD6D2C" w:rsidRPr="00FD6D2C">
              <w:rPr>
                <w:rFonts w:hint="cs"/>
                <w:szCs w:val="26"/>
                <w:rtl/>
              </w:rPr>
              <w:t>ی</w:t>
            </w:r>
            <w:r w:rsidR="00FD6D2C" w:rsidRPr="00FD6D2C">
              <w:rPr>
                <w:szCs w:val="26"/>
                <w:rtl/>
              </w:rPr>
              <w:t xml:space="preserve"> ا</w:t>
            </w:r>
            <w:r w:rsidR="00FD6D2C" w:rsidRPr="00FD6D2C">
              <w:rPr>
                <w:rFonts w:hint="cs"/>
                <w:szCs w:val="26"/>
                <w:rtl/>
              </w:rPr>
              <w:t>ی</w:t>
            </w:r>
            <w:r w:rsidR="00FD6D2C" w:rsidRPr="00FD6D2C">
              <w:rPr>
                <w:rFonts w:hint="eastAsia"/>
                <w:szCs w:val="26"/>
                <w:rtl/>
              </w:rPr>
              <w:t>ن</w:t>
            </w:r>
            <w:r w:rsidR="00FD6D2C" w:rsidRPr="00FD6D2C">
              <w:rPr>
                <w:szCs w:val="26"/>
                <w:rtl/>
              </w:rPr>
              <w:t xml:space="preserve"> </w:t>
            </w:r>
            <w:r w:rsidR="00FD6D2C">
              <w:rPr>
                <w:rFonts w:hint="cs"/>
                <w:szCs w:val="26"/>
                <w:rtl/>
              </w:rPr>
              <w:t xml:space="preserve">مجموعه‌داده </w:t>
            </w:r>
            <w:r w:rsidR="00FD6D2C" w:rsidRPr="00FD6D2C">
              <w:rPr>
                <w:szCs w:val="26"/>
                <w:rtl/>
              </w:rPr>
              <w:t>با</w:t>
            </w:r>
            <w:r w:rsidR="00FD6D2C">
              <w:rPr>
                <w:rFonts w:hint="cs"/>
                <w:szCs w:val="26"/>
                <w:rtl/>
              </w:rPr>
              <w:t xml:space="preserve"> </w:t>
            </w:r>
            <w:r w:rsidR="00FD6D2C" w:rsidRPr="00FD6D2C">
              <w:rPr>
                <w:szCs w:val="26"/>
                <w:rtl/>
              </w:rPr>
              <w:t>استفاده از مع</w:t>
            </w:r>
            <w:r w:rsidR="00FD6D2C" w:rsidRPr="00FD6D2C">
              <w:rPr>
                <w:rFonts w:hint="cs"/>
                <w:szCs w:val="26"/>
                <w:rtl/>
              </w:rPr>
              <w:t>ی</w:t>
            </w:r>
            <w:r w:rsidR="00FD6D2C" w:rsidRPr="00FD6D2C">
              <w:rPr>
                <w:rFonts w:hint="eastAsia"/>
                <w:szCs w:val="26"/>
                <w:rtl/>
              </w:rPr>
              <w:t>ارها</w:t>
            </w:r>
            <w:r w:rsidR="00FD6D2C" w:rsidRPr="00FD6D2C">
              <w:rPr>
                <w:rFonts w:hint="cs"/>
                <w:szCs w:val="26"/>
                <w:rtl/>
              </w:rPr>
              <w:t>یی</w:t>
            </w:r>
            <w:r w:rsidR="00FD6D2C" w:rsidRPr="00FD6D2C">
              <w:rPr>
                <w:szCs w:val="26"/>
                <w:rtl/>
              </w:rPr>
              <w:t xml:space="preserve"> مانند </w:t>
            </w:r>
            <w:r w:rsidR="00FD6D2C">
              <w:rPr>
                <w:rFonts w:hint="cs"/>
                <w:szCs w:val="26"/>
                <w:rtl/>
              </w:rPr>
              <w:t>مطابقت دقیق</w:t>
            </w:r>
            <w:r w:rsidR="00FD6D2C" w:rsidRPr="00FD6D2C">
              <w:rPr>
                <w:szCs w:val="26"/>
                <w:rtl/>
              </w:rPr>
              <w:t xml:space="preserve"> و </w:t>
            </w:r>
            <w:r w:rsidR="00FD6D2C" w:rsidRPr="00FD6D2C">
              <w:rPr>
                <w:szCs w:val="26"/>
              </w:rPr>
              <w:t>F1</w:t>
            </w:r>
            <w:r w:rsidR="00FD6D2C" w:rsidRPr="00FD6D2C">
              <w:rPr>
                <w:szCs w:val="26"/>
                <w:rtl/>
              </w:rPr>
              <w:t xml:space="preserve"> اندازه‌گ</w:t>
            </w:r>
            <w:r w:rsidR="00FD6D2C" w:rsidRPr="00FD6D2C">
              <w:rPr>
                <w:rFonts w:hint="cs"/>
                <w:szCs w:val="26"/>
                <w:rtl/>
              </w:rPr>
              <w:t>ی</w:t>
            </w:r>
            <w:r w:rsidR="00FD6D2C" w:rsidRPr="00FD6D2C">
              <w:rPr>
                <w:rFonts w:hint="eastAsia"/>
                <w:szCs w:val="26"/>
                <w:rtl/>
              </w:rPr>
              <w:t>ر</w:t>
            </w:r>
            <w:r w:rsidR="00FD6D2C" w:rsidRPr="00FD6D2C">
              <w:rPr>
                <w:rFonts w:hint="cs"/>
                <w:szCs w:val="26"/>
                <w:rtl/>
              </w:rPr>
              <w:t>ی</w:t>
            </w:r>
            <w:r w:rsidR="00FD6D2C" w:rsidRPr="00FD6D2C">
              <w:rPr>
                <w:szCs w:val="26"/>
                <w:rtl/>
              </w:rPr>
              <w:t xml:space="preserve"> م</w:t>
            </w:r>
            <w:r w:rsidR="00FD6D2C" w:rsidRPr="00FD6D2C">
              <w:rPr>
                <w:rFonts w:hint="cs"/>
                <w:szCs w:val="26"/>
                <w:rtl/>
              </w:rPr>
              <w:t>ی‌</w:t>
            </w:r>
            <w:r w:rsidR="00FD6D2C" w:rsidRPr="00FD6D2C">
              <w:rPr>
                <w:rFonts w:hint="eastAsia"/>
                <w:szCs w:val="26"/>
                <w:rtl/>
              </w:rPr>
              <w:t>شود</w:t>
            </w:r>
            <w:r w:rsidR="0029332E">
              <w:rPr>
                <w:rFonts w:hint="cs"/>
                <w:szCs w:val="26"/>
                <w:rtl/>
              </w:rPr>
              <w:t xml:space="preserve">. </w:t>
            </w:r>
            <w:r w:rsidR="00E830C0" w:rsidRPr="0029332E">
              <w:rPr>
                <w:rFonts w:hint="cs"/>
                <w:szCs w:val="26"/>
                <w:rtl/>
              </w:rPr>
              <w:t>دو نسخه منتشر شده از این مجموعه‌داده عبارت‌اند از:</w:t>
            </w:r>
          </w:p>
          <w:p w14:paraId="37726D2C" w14:textId="60EB76F6" w:rsidR="00E830C0" w:rsidRDefault="00E830C0" w:rsidP="00E830C0">
            <w:pPr>
              <w:pStyle w:val="ListBullet"/>
              <w:numPr>
                <w:ilvl w:val="0"/>
                <w:numId w:val="0"/>
              </w:numPr>
              <w:ind w:left="360"/>
              <w:rPr>
                <w:szCs w:val="26"/>
                <w:rtl/>
              </w:rPr>
            </w:pPr>
            <w:r w:rsidRPr="00F21327">
              <w:rPr>
                <w:rFonts w:hint="cs"/>
                <w:b/>
                <w:bCs/>
                <w:szCs w:val="26"/>
                <w:rtl/>
              </w:rPr>
              <w:t xml:space="preserve">الف) </w:t>
            </w:r>
            <w:r w:rsidR="0048333D" w:rsidRPr="00F21327">
              <w:rPr>
                <w:b/>
                <w:bCs/>
                <w:szCs w:val="26"/>
              </w:rPr>
              <w:t>SQuAD 1.1</w:t>
            </w:r>
            <w:r w:rsidR="0048333D" w:rsidRPr="00F21327">
              <w:rPr>
                <w:b/>
                <w:bCs/>
                <w:szCs w:val="26"/>
                <w:rtl/>
              </w:rPr>
              <w:t>:</w:t>
            </w:r>
            <w:r w:rsidR="0048333D" w:rsidRPr="00E830C0">
              <w:rPr>
                <w:szCs w:val="26"/>
                <w:rtl/>
              </w:rPr>
              <w:t xml:space="preserve"> شامل </w:t>
            </w:r>
            <w:r>
              <w:rPr>
                <w:rFonts w:hint="cs"/>
                <w:szCs w:val="26"/>
                <w:rtl/>
              </w:rPr>
              <w:t>107785</w:t>
            </w:r>
            <w:r w:rsidR="0048333D" w:rsidRPr="00E830C0">
              <w:rPr>
                <w:szCs w:val="26"/>
                <w:rtl/>
              </w:rPr>
              <w:t xml:space="preserve"> جفت پرسش و پاسخ از 536 مقاله است. در ا</w:t>
            </w:r>
            <w:r w:rsidR="0048333D" w:rsidRPr="00E830C0">
              <w:rPr>
                <w:rFonts w:hint="cs"/>
                <w:szCs w:val="26"/>
                <w:rtl/>
              </w:rPr>
              <w:t>ی</w:t>
            </w:r>
            <w:r w:rsidR="0048333D" w:rsidRPr="00E830C0">
              <w:rPr>
                <w:rFonts w:hint="eastAsia"/>
                <w:szCs w:val="26"/>
                <w:rtl/>
              </w:rPr>
              <w:t>ن</w:t>
            </w:r>
            <w:r w:rsidR="0048333D" w:rsidRPr="00E830C0">
              <w:rPr>
                <w:szCs w:val="26"/>
                <w:rtl/>
              </w:rPr>
              <w:t xml:space="preserve"> نسخه، هر پرسش دارا</w:t>
            </w:r>
            <w:r w:rsidR="0048333D" w:rsidRPr="00E830C0">
              <w:rPr>
                <w:rFonts w:hint="cs"/>
                <w:szCs w:val="26"/>
                <w:rtl/>
              </w:rPr>
              <w:t>ی</w:t>
            </w:r>
            <w:r w:rsidR="0048333D" w:rsidRPr="00E830C0">
              <w:rPr>
                <w:szCs w:val="26"/>
                <w:rtl/>
              </w:rPr>
              <w:t xml:space="preserve"> پاسخ</w:t>
            </w:r>
            <w:r w:rsidR="0048333D" w:rsidRPr="00E830C0">
              <w:rPr>
                <w:rFonts w:hint="cs"/>
                <w:szCs w:val="26"/>
                <w:rtl/>
              </w:rPr>
              <w:t>ی</w:t>
            </w:r>
            <w:r w:rsidR="0048333D" w:rsidRPr="00E830C0">
              <w:rPr>
                <w:szCs w:val="26"/>
                <w:rtl/>
              </w:rPr>
              <w:t xml:space="preserve"> در متن است.</w:t>
            </w:r>
          </w:p>
          <w:p w14:paraId="3016D66B" w14:textId="7E600536" w:rsidR="00535A2D" w:rsidRDefault="00E830C0" w:rsidP="00006786">
            <w:pPr>
              <w:pStyle w:val="ListBullet"/>
              <w:numPr>
                <w:ilvl w:val="0"/>
                <w:numId w:val="0"/>
              </w:numPr>
              <w:ind w:left="360"/>
              <w:rPr>
                <w:szCs w:val="26"/>
                <w:rtl/>
              </w:rPr>
            </w:pPr>
            <w:r w:rsidRPr="00F21327">
              <w:rPr>
                <w:rFonts w:hint="cs"/>
                <w:b/>
                <w:bCs/>
                <w:szCs w:val="26"/>
                <w:rtl/>
              </w:rPr>
              <w:t xml:space="preserve">ب) </w:t>
            </w:r>
            <w:r w:rsidR="0048333D" w:rsidRPr="00F21327">
              <w:rPr>
                <w:b/>
                <w:bCs/>
                <w:szCs w:val="26"/>
              </w:rPr>
              <w:t>SQuAD 2.0</w:t>
            </w:r>
            <w:r w:rsidR="0048333D" w:rsidRPr="00F21327">
              <w:rPr>
                <w:b/>
                <w:bCs/>
                <w:szCs w:val="26"/>
                <w:rtl/>
              </w:rPr>
              <w:t>:</w:t>
            </w:r>
            <w:r w:rsidR="0048333D" w:rsidRPr="0048333D">
              <w:rPr>
                <w:szCs w:val="26"/>
                <w:rtl/>
              </w:rPr>
              <w:t xml:space="preserve"> علاوه بر پرسش‌ها</w:t>
            </w:r>
            <w:r>
              <w:rPr>
                <w:rFonts w:hint="cs"/>
                <w:szCs w:val="26"/>
                <w:rtl/>
              </w:rPr>
              <w:t xml:space="preserve"> و پاسخ‌های نسخه قبل</w:t>
            </w:r>
            <w:r w:rsidR="0048333D" w:rsidRPr="0048333D">
              <w:rPr>
                <w:rFonts w:hint="cs"/>
                <w:szCs w:val="26"/>
                <w:rtl/>
              </w:rPr>
              <w:t>ی</w:t>
            </w:r>
            <w:r w:rsidR="0048333D" w:rsidRPr="0048333D">
              <w:rPr>
                <w:szCs w:val="26"/>
                <w:rtl/>
              </w:rPr>
              <w:t>، ب</w:t>
            </w:r>
            <w:r w:rsidR="0048333D" w:rsidRPr="0048333D">
              <w:rPr>
                <w:rFonts w:hint="cs"/>
                <w:szCs w:val="26"/>
                <w:rtl/>
              </w:rPr>
              <w:t>ی</w:t>
            </w:r>
            <w:r w:rsidR="0048333D" w:rsidRPr="0048333D">
              <w:rPr>
                <w:rFonts w:hint="eastAsia"/>
                <w:szCs w:val="26"/>
                <w:rtl/>
              </w:rPr>
              <w:t>ش</w:t>
            </w:r>
            <w:r w:rsidR="0048333D" w:rsidRPr="0048333D">
              <w:rPr>
                <w:szCs w:val="26"/>
                <w:rtl/>
              </w:rPr>
              <w:t xml:space="preserve"> از 50000 پرسش </w:t>
            </w:r>
            <w:r w:rsidR="00881ABE">
              <w:rPr>
                <w:rFonts w:hint="cs"/>
                <w:szCs w:val="26"/>
                <w:rtl/>
              </w:rPr>
              <w:t>به نحوی که شبیه پاسخ</w:t>
            </w:r>
            <w:r w:rsidR="00881ABE">
              <w:rPr>
                <w:rFonts w:hint="eastAsia"/>
                <w:szCs w:val="26"/>
                <w:rtl/>
              </w:rPr>
              <w:t>‌</w:t>
            </w:r>
            <w:r w:rsidR="00881ABE">
              <w:rPr>
                <w:rFonts w:hint="cs"/>
                <w:szCs w:val="26"/>
                <w:rtl/>
              </w:rPr>
              <w:t>ها در متن موجود است و عین پاسخ آنها در متن نیست</w:t>
            </w:r>
            <w:r w:rsidR="0048333D" w:rsidRPr="0048333D">
              <w:rPr>
                <w:szCs w:val="26"/>
                <w:rtl/>
              </w:rPr>
              <w:t xml:space="preserve"> اضافه شده‌اند. ا</w:t>
            </w:r>
            <w:r w:rsidR="0048333D" w:rsidRPr="0048333D">
              <w:rPr>
                <w:rFonts w:hint="cs"/>
                <w:szCs w:val="26"/>
                <w:rtl/>
              </w:rPr>
              <w:t>ی</w:t>
            </w:r>
            <w:r w:rsidR="0048333D" w:rsidRPr="0048333D">
              <w:rPr>
                <w:rFonts w:hint="eastAsia"/>
                <w:szCs w:val="26"/>
                <w:rtl/>
              </w:rPr>
              <w:t>ن</w:t>
            </w:r>
            <w:r w:rsidR="0048333D" w:rsidRPr="0048333D">
              <w:rPr>
                <w:szCs w:val="26"/>
                <w:rtl/>
              </w:rPr>
              <w:t xml:space="preserve"> تغ</w:t>
            </w:r>
            <w:r w:rsidR="0048333D" w:rsidRPr="0048333D">
              <w:rPr>
                <w:rFonts w:hint="cs"/>
                <w:szCs w:val="26"/>
                <w:rtl/>
              </w:rPr>
              <w:t>یی</w:t>
            </w:r>
            <w:r w:rsidR="0048333D" w:rsidRPr="0048333D">
              <w:rPr>
                <w:rFonts w:hint="eastAsia"/>
                <w:szCs w:val="26"/>
                <w:rtl/>
              </w:rPr>
              <w:t>ر</w:t>
            </w:r>
            <w:r w:rsidR="0048333D" w:rsidRPr="0048333D">
              <w:rPr>
                <w:szCs w:val="26"/>
                <w:rtl/>
              </w:rPr>
              <w:t xml:space="preserve"> باعث شده تا س</w:t>
            </w:r>
            <w:r w:rsidR="00881ABE">
              <w:rPr>
                <w:rFonts w:hint="cs"/>
                <w:szCs w:val="26"/>
                <w:rtl/>
              </w:rPr>
              <w:t>امانه</w:t>
            </w:r>
            <w:r w:rsidR="0048333D" w:rsidRPr="0048333D">
              <w:rPr>
                <w:rFonts w:hint="eastAsia"/>
                <w:szCs w:val="26"/>
                <w:rtl/>
              </w:rPr>
              <w:t>‌ها</w:t>
            </w:r>
            <w:r w:rsidR="0048333D" w:rsidRPr="0048333D">
              <w:rPr>
                <w:szCs w:val="26"/>
                <w:rtl/>
              </w:rPr>
              <w:t xml:space="preserve"> </w:t>
            </w:r>
            <w:r w:rsidR="00881ABE">
              <w:rPr>
                <w:rFonts w:hint="cs"/>
                <w:szCs w:val="26"/>
                <w:rtl/>
              </w:rPr>
              <w:t>علاوه بر پیدا کردن</w:t>
            </w:r>
            <w:r w:rsidR="0048333D" w:rsidRPr="0048333D">
              <w:rPr>
                <w:szCs w:val="26"/>
                <w:rtl/>
              </w:rPr>
              <w:t xml:space="preserve"> پاسخ مناسب</w:t>
            </w:r>
            <w:r w:rsidR="00881ABE">
              <w:rPr>
                <w:rFonts w:hint="cs"/>
                <w:szCs w:val="26"/>
                <w:rtl/>
              </w:rPr>
              <w:t>،</w:t>
            </w:r>
            <w:r w:rsidR="0048333D" w:rsidRPr="0048333D">
              <w:rPr>
                <w:szCs w:val="26"/>
                <w:rtl/>
              </w:rPr>
              <w:t xml:space="preserve"> بتوانند تشخ</w:t>
            </w:r>
            <w:r w:rsidR="0048333D" w:rsidRPr="0048333D">
              <w:rPr>
                <w:rFonts w:hint="cs"/>
                <w:szCs w:val="26"/>
                <w:rtl/>
              </w:rPr>
              <w:t>ی</w:t>
            </w:r>
            <w:r w:rsidR="0048333D" w:rsidRPr="0048333D">
              <w:rPr>
                <w:rFonts w:hint="eastAsia"/>
                <w:szCs w:val="26"/>
                <w:rtl/>
              </w:rPr>
              <w:t>ص</w:t>
            </w:r>
            <w:r w:rsidR="0048333D" w:rsidRPr="0048333D">
              <w:rPr>
                <w:szCs w:val="26"/>
                <w:rtl/>
              </w:rPr>
              <w:t xml:space="preserve"> دهند که در برخ</w:t>
            </w:r>
            <w:r w:rsidR="0048333D" w:rsidRPr="0048333D">
              <w:rPr>
                <w:rFonts w:hint="cs"/>
                <w:szCs w:val="26"/>
                <w:rtl/>
              </w:rPr>
              <w:t>ی</w:t>
            </w:r>
            <w:r w:rsidR="0048333D" w:rsidRPr="0048333D">
              <w:rPr>
                <w:szCs w:val="26"/>
                <w:rtl/>
              </w:rPr>
              <w:t xml:space="preserve"> </w:t>
            </w:r>
            <w:r w:rsidR="00881ABE">
              <w:rPr>
                <w:rFonts w:hint="cs"/>
                <w:szCs w:val="26"/>
                <w:rtl/>
              </w:rPr>
              <w:t>سوال‌ها</w:t>
            </w:r>
            <w:r w:rsidR="0048333D" w:rsidRPr="0048333D">
              <w:rPr>
                <w:szCs w:val="26"/>
                <w:rtl/>
              </w:rPr>
              <w:t xml:space="preserve"> </w:t>
            </w:r>
            <w:r w:rsidR="00881ABE">
              <w:rPr>
                <w:rFonts w:hint="cs"/>
                <w:szCs w:val="26"/>
                <w:rtl/>
              </w:rPr>
              <w:t xml:space="preserve">عین </w:t>
            </w:r>
            <w:r w:rsidR="0048333D" w:rsidRPr="0048333D">
              <w:rPr>
                <w:szCs w:val="26"/>
                <w:rtl/>
              </w:rPr>
              <w:t>پاسخ در متن موجود ن</w:t>
            </w:r>
            <w:r w:rsidR="0048333D" w:rsidRPr="0048333D">
              <w:rPr>
                <w:rFonts w:hint="cs"/>
                <w:szCs w:val="26"/>
                <w:rtl/>
              </w:rPr>
              <w:t>ی</w:t>
            </w:r>
            <w:r w:rsidR="0048333D" w:rsidRPr="0048333D">
              <w:rPr>
                <w:rFonts w:hint="eastAsia"/>
                <w:szCs w:val="26"/>
                <w:rtl/>
              </w:rPr>
              <w:t>ست</w:t>
            </w:r>
            <w:r w:rsidR="0048333D" w:rsidRPr="0048333D">
              <w:rPr>
                <w:szCs w:val="26"/>
                <w:rtl/>
              </w:rPr>
              <w:t>.</w:t>
            </w:r>
          </w:p>
          <w:p w14:paraId="42FA97C7" w14:textId="77777777" w:rsidR="00006786" w:rsidRPr="00006786" w:rsidRDefault="00006786" w:rsidP="00006786">
            <w:pPr>
              <w:pStyle w:val="ListBullet"/>
              <w:numPr>
                <w:ilvl w:val="0"/>
                <w:numId w:val="0"/>
              </w:numPr>
              <w:ind w:left="360"/>
              <w:rPr>
                <w:szCs w:val="26"/>
              </w:rPr>
            </w:pPr>
          </w:p>
          <w:p w14:paraId="1EBAE465" w14:textId="65036E2E" w:rsidR="00C24368" w:rsidRPr="00C24368" w:rsidRDefault="00006786" w:rsidP="00006786">
            <w:pPr>
              <w:pStyle w:val="ListBullet"/>
              <w:numPr>
                <w:ilvl w:val="0"/>
                <w:numId w:val="23"/>
              </w:numPr>
              <w:ind w:left="360"/>
              <w:rPr>
                <w:szCs w:val="26"/>
              </w:rPr>
            </w:pPr>
            <w:r w:rsidRPr="00006786">
              <w:rPr>
                <w:rFonts w:hint="cs"/>
                <w:b/>
                <w:bCs/>
                <w:szCs w:val="26"/>
                <w:rtl/>
              </w:rPr>
              <w:t>مجموعه</w:t>
            </w:r>
            <w:r w:rsidRPr="00006786">
              <w:rPr>
                <w:rFonts w:hint="eastAsia"/>
                <w:b/>
                <w:bCs/>
                <w:szCs w:val="26"/>
                <w:rtl/>
              </w:rPr>
              <w:t>‌</w:t>
            </w:r>
            <w:r w:rsidRPr="00006786">
              <w:rPr>
                <w:rFonts w:hint="cs"/>
                <w:b/>
                <w:bCs/>
                <w:szCs w:val="26"/>
                <w:rtl/>
              </w:rPr>
              <w:t>داده سوالات طبیعی</w:t>
            </w:r>
            <w:sdt>
              <w:sdtPr>
                <w:rPr>
                  <w:rFonts w:hint="cs"/>
                  <w:bCs/>
                  <w:color w:val="000000"/>
                  <w:szCs w:val="26"/>
                  <w:rtl/>
                </w:rPr>
                <w:tag w:val="MENDELEY_CITATION_v3_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"/>
                <w:id w:val="-1721351700"/>
                <w:placeholder>
                  <w:docPart w:val="DefaultPlaceholder_-1854013440"/>
                </w:placeholder>
              </w:sdtPr>
              <w:sdtContent>
                <w:r w:rsidR="00A92BFD" w:rsidRPr="00A92BFD">
                  <w:rPr>
                    <w:bCs/>
                    <w:color w:val="000000"/>
                    <w:szCs w:val="26"/>
                    <w:rtl/>
                  </w:rPr>
                  <w:t>[27]</w:t>
                </w:r>
              </w:sdtContent>
            </w:sdt>
            <w:r w:rsidRPr="00006786">
              <w:rPr>
                <w:rFonts w:hint="cs"/>
                <w:b/>
                <w:bCs/>
                <w:szCs w:val="26"/>
                <w:rtl/>
              </w:rPr>
              <w:t xml:space="preserve">: </w:t>
            </w:r>
            <w:r w:rsidR="00C24368">
              <w:rPr>
                <w:rFonts w:hint="cs"/>
                <w:szCs w:val="26"/>
                <w:rtl/>
              </w:rPr>
              <w:t>این مجموعه</w:t>
            </w:r>
            <w:r w:rsidR="00C24368">
              <w:rPr>
                <w:rFonts w:hint="eastAsia"/>
                <w:szCs w:val="26"/>
                <w:rtl/>
              </w:rPr>
              <w:t>‌</w:t>
            </w:r>
            <w:r w:rsidR="00C24368">
              <w:rPr>
                <w:rFonts w:hint="cs"/>
                <w:szCs w:val="26"/>
                <w:rtl/>
              </w:rPr>
              <w:t xml:space="preserve">داده </w:t>
            </w:r>
            <w:r w:rsidR="00C24368">
              <w:rPr>
                <w:rtl/>
              </w:rPr>
              <w:t>یک مجموعه</w:t>
            </w:r>
            <w:r w:rsidR="00C24368">
              <w:rPr>
                <w:rFonts w:hint="cs"/>
                <w:rtl/>
              </w:rPr>
              <w:t>‌</w:t>
            </w:r>
            <w:r w:rsidR="00C24368">
              <w:rPr>
                <w:rtl/>
              </w:rPr>
              <w:t>داده پرسش و پاسخ است که بر پایه سوالات واقعی کاربران موتور جستجوی گوگل</w:t>
            </w:r>
            <w:r w:rsidR="00C24368">
              <w:rPr>
                <w:rFonts w:hint="cs"/>
                <w:rtl/>
              </w:rPr>
              <w:t xml:space="preserve"> و پاسخ</w:t>
            </w:r>
            <w:r w:rsidR="00C24368">
              <w:rPr>
                <w:rFonts w:hint="eastAsia"/>
                <w:rtl/>
              </w:rPr>
              <w:t>‌</w:t>
            </w:r>
            <w:r w:rsidR="00C24368">
              <w:rPr>
                <w:rFonts w:hint="cs"/>
                <w:rtl/>
              </w:rPr>
              <w:t>های متناسب از</w:t>
            </w:r>
            <w:r w:rsidR="00C24368">
              <w:rPr>
                <w:rtl/>
              </w:rPr>
              <w:t xml:space="preserve"> صفحات ویکی‌پدیا ساخته شده است</w:t>
            </w:r>
            <w:r w:rsidR="00C24368">
              <w:rPr>
                <w:rFonts w:hint="cs"/>
                <w:rtl/>
              </w:rPr>
              <w:t xml:space="preserve">. </w:t>
            </w:r>
            <w:r w:rsidR="00B27917" w:rsidRPr="00B27917">
              <w:rPr>
                <w:rFonts w:hint="cs"/>
                <w:rtl/>
              </w:rPr>
              <w:t>ی</w:t>
            </w:r>
            <w:r w:rsidR="00B27917" w:rsidRPr="00B27917">
              <w:rPr>
                <w:rFonts w:hint="eastAsia"/>
                <w:rtl/>
              </w:rPr>
              <w:t>ک</w:t>
            </w:r>
            <w:r w:rsidR="00B27917" w:rsidRPr="00B27917">
              <w:rPr>
                <w:rtl/>
              </w:rPr>
              <w:t xml:space="preserve"> مجموعه</w:t>
            </w:r>
            <w:r w:rsidR="00B27917">
              <w:rPr>
                <w:rFonts w:hint="cs"/>
                <w:rtl/>
              </w:rPr>
              <w:t>‌</w:t>
            </w:r>
            <w:r w:rsidR="00B27917" w:rsidRPr="00B27917">
              <w:rPr>
                <w:rtl/>
              </w:rPr>
              <w:t>داده بس</w:t>
            </w:r>
            <w:r w:rsidR="00B27917" w:rsidRPr="00B27917">
              <w:rPr>
                <w:rFonts w:hint="cs"/>
                <w:rtl/>
              </w:rPr>
              <w:t>ی</w:t>
            </w:r>
            <w:r w:rsidR="00B27917" w:rsidRPr="00B27917">
              <w:rPr>
                <w:rFonts w:hint="eastAsia"/>
                <w:rtl/>
              </w:rPr>
              <w:t>ار</w:t>
            </w:r>
            <w:r w:rsidR="00B27917" w:rsidRPr="00B27917">
              <w:rPr>
                <w:rtl/>
              </w:rPr>
              <w:t xml:space="preserve"> چالش‌برانگ</w:t>
            </w:r>
            <w:r w:rsidR="00B27917" w:rsidRPr="00B27917">
              <w:rPr>
                <w:rFonts w:hint="cs"/>
                <w:rtl/>
              </w:rPr>
              <w:t>ی</w:t>
            </w:r>
            <w:r w:rsidR="00B27917" w:rsidRPr="00B27917">
              <w:rPr>
                <w:rFonts w:hint="eastAsia"/>
                <w:rtl/>
              </w:rPr>
              <w:t>ز</w:t>
            </w:r>
            <w:r w:rsidR="00B27917" w:rsidRPr="00B27917">
              <w:rPr>
                <w:rtl/>
              </w:rPr>
              <w:t xml:space="preserve"> و کاربرد</w:t>
            </w:r>
            <w:r w:rsidR="00B27917" w:rsidRPr="00B27917">
              <w:rPr>
                <w:rFonts w:hint="cs"/>
                <w:rtl/>
              </w:rPr>
              <w:t>ی</w:t>
            </w:r>
            <w:r w:rsidR="00B27917" w:rsidRPr="00B27917">
              <w:rPr>
                <w:rtl/>
              </w:rPr>
              <w:t xml:space="preserve"> است که با داشتن سوالات واقع</w:t>
            </w:r>
            <w:r w:rsidR="00B27917" w:rsidRPr="00B27917">
              <w:rPr>
                <w:rFonts w:hint="cs"/>
                <w:rtl/>
              </w:rPr>
              <w:t>ی</w:t>
            </w:r>
            <w:r w:rsidR="00B27917" w:rsidRPr="00B27917">
              <w:rPr>
                <w:rtl/>
              </w:rPr>
              <w:t xml:space="preserve"> و متنوع و ارا</w:t>
            </w:r>
            <w:r w:rsidR="00B27917">
              <w:rPr>
                <w:rFonts w:hint="cs"/>
                <w:rtl/>
              </w:rPr>
              <w:t>ی</w:t>
            </w:r>
            <w:r w:rsidR="00B27917" w:rsidRPr="00B27917">
              <w:rPr>
                <w:rtl/>
              </w:rPr>
              <w:t>ه‌</w:t>
            </w:r>
            <w:r w:rsidR="00B27917" w:rsidRPr="00B27917">
              <w:rPr>
                <w:rFonts w:hint="cs"/>
                <w:rtl/>
              </w:rPr>
              <w:t>ی</w:t>
            </w:r>
            <w:r w:rsidR="00B27917" w:rsidRPr="00B27917">
              <w:rPr>
                <w:rtl/>
              </w:rPr>
              <w:t xml:space="preserve"> پاسخ‌ها</w:t>
            </w:r>
            <w:r w:rsidR="00B27917" w:rsidRPr="00B27917">
              <w:rPr>
                <w:rFonts w:hint="cs"/>
                <w:rtl/>
              </w:rPr>
              <w:t>ی</w:t>
            </w:r>
            <w:r w:rsidR="00B27917" w:rsidRPr="00B27917">
              <w:rPr>
                <w:rtl/>
              </w:rPr>
              <w:t xml:space="preserve"> دق</w:t>
            </w:r>
            <w:r w:rsidR="00B27917" w:rsidRPr="00B27917">
              <w:rPr>
                <w:rFonts w:hint="cs"/>
                <w:rtl/>
              </w:rPr>
              <w:t>ی</w:t>
            </w:r>
            <w:r w:rsidR="00B27917" w:rsidRPr="00B27917">
              <w:rPr>
                <w:rFonts w:hint="eastAsia"/>
                <w:rtl/>
              </w:rPr>
              <w:t>ق</w:t>
            </w:r>
            <w:r w:rsidR="00B27917" w:rsidRPr="00B27917">
              <w:rPr>
                <w:rtl/>
              </w:rPr>
              <w:t xml:space="preserve"> (</w:t>
            </w:r>
            <w:r w:rsidR="00B27917" w:rsidRPr="00B27917">
              <w:rPr>
                <w:rFonts w:hint="cs"/>
                <w:rtl/>
              </w:rPr>
              <w:t>ی</w:t>
            </w:r>
            <w:r w:rsidR="00B27917" w:rsidRPr="00B27917">
              <w:rPr>
                <w:rFonts w:hint="eastAsia"/>
                <w:rtl/>
              </w:rPr>
              <w:t>ا</w:t>
            </w:r>
            <w:r w:rsidR="00B27917" w:rsidRPr="00B27917">
              <w:rPr>
                <w:rtl/>
              </w:rPr>
              <w:t xml:space="preserve"> عدم وجود آن) زم</w:t>
            </w:r>
            <w:r w:rsidR="00B27917" w:rsidRPr="00B27917">
              <w:rPr>
                <w:rFonts w:hint="cs"/>
                <w:rtl/>
              </w:rPr>
              <w:t>ی</w:t>
            </w:r>
            <w:r w:rsidR="00B27917" w:rsidRPr="00B27917">
              <w:rPr>
                <w:rFonts w:hint="eastAsia"/>
                <w:rtl/>
              </w:rPr>
              <w:t>نه</w:t>
            </w:r>
            <w:r w:rsidR="00B27917" w:rsidRPr="00B27917">
              <w:rPr>
                <w:rtl/>
              </w:rPr>
              <w:t xml:space="preserve"> را برا</w:t>
            </w:r>
            <w:r w:rsidR="00B27917" w:rsidRPr="00B27917">
              <w:rPr>
                <w:rFonts w:hint="cs"/>
                <w:rtl/>
              </w:rPr>
              <w:t>ی</w:t>
            </w:r>
            <w:r w:rsidR="00B27917" w:rsidRPr="00B27917">
              <w:rPr>
                <w:rtl/>
              </w:rPr>
              <w:t xml:space="preserve"> توسعه و بهبود سامانه‌ها</w:t>
            </w:r>
            <w:r w:rsidR="00B27917" w:rsidRPr="00B27917">
              <w:rPr>
                <w:rFonts w:hint="cs"/>
                <w:rtl/>
              </w:rPr>
              <w:t>ی</w:t>
            </w:r>
            <w:r w:rsidR="00B27917" w:rsidRPr="00B27917">
              <w:rPr>
                <w:rtl/>
              </w:rPr>
              <w:t xml:space="preserve"> هوشمند </w:t>
            </w:r>
            <w:r w:rsidR="00B27917">
              <w:rPr>
                <w:rFonts w:hint="cs"/>
                <w:rtl/>
              </w:rPr>
              <w:t>پاسخگویی به سوالات</w:t>
            </w:r>
            <w:r w:rsidR="00B27917" w:rsidRPr="00B27917">
              <w:rPr>
                <w:rtl/>
              </w:rPr>
              <w:t xml:space="preserve"> فراهم م</w:t>
            </w:r>
            <w:r w:rsidR="00B27917" w:rsidRPr="00B27917">
              <w:rPr>
                <w:rFonts w:hint="cs"/>
                <w:rtl/>
              </w:rPr>
              <w:t>ی‌</w:t>
            </w:r>
            <w:r w:rsidR="00B27917" w:rsidRPr="00B27917">
              <w:rPr>
                <w:rFonts w:hint="eastAsia"/>
                <w:rtl/>
              </w:rPr>
              <w:t>کند</w:t>
            </w:r>
            <w:r w:rsidR="00B27917" w:rsidRPr="00B27917">
              <w:rPr>
                <w:rtl/>
              </w:rPr>
              <w:t>.</w:t>
            </w:r>
            <w:r w:rsidR="00B27917" w:rsidRPr="00B27917">
              <w:rPr>
                <w:rFonts w:hint="cs"/>
                <w:rtl/>
              </w:rPr>
              <w:t xml:space="preserve"> </w:t>
            </w:r>
            <w:r w:rsidR="00FB1EE5" w:rsidRPr="00FD6D2C">
              <w:rPr>
                <w:szCs w:val="26"/>
                <w:rtl/>
              </w:rPr>
              <w:t xml:space="preserve">عملکرد </w:t>
            </w:r>
            <w:r w:rsidR="00FB1EE5">
              <w:rPr>
                <w:rFonts w:hint="cs"/>
                <w:szCs w:val="26"/>
                <w:rtl/>
              </w:rPr>
              <w:t>سامانه‌های</w:t>
            </w:r>
            <w:r w:rsidR="00FB1EE5" w:rsidRPr="00FD6D2C">
              <w:rPr>
                <w:szCs w:val="26"/>
                <w:rtl/>
              </w:rPr>
              <w:t xml:space="preserve"> مختلف بر </w:t>
            </w:r>
            <w:r w:rsidR="00FB1EE5" w:rsidRPr="00FD6D2C">
              <w:rPr>
                <w:szCs w:val="26"/>
                <w:rtl/>
              </w:rPr>
              <w:lastRenderedPageBreak/>
              <w:t>رو</w:t>
            </w:r>
            <w:r w:rsidR="00FB1EE5" w:rsidRPr="00FD6D2C">
              <w:rPr>
                <w:rFonts w:hint="cs"/>
                <w:szCs w:val="26"/>
                <w:rtl/>
              </w:rPr>
              <w:t>ی</w:t>
            </w:r>
            <w:r w:rsidR="00FB1EE5" w:rsidRPr="00FD6D2C">
              <w:rPr>
                <w:szCs w:val="26"/>
                <w:rtl/>
              </w:rPr>
              <w:t xml:space="preserve"> ا</w:t>
            </w:r>
            <w:r w:rsidR="00FB1EE5" w:rsidRPr="00FD6D2C">
              <w:rPr>
                <w:rFonts w:hint="cs"/>
                <w:szCs w:val="26"/>
                <w:rtl/>
              </w:rPr>
              <w:t>ی</w:t>
            </w:r>
            <w:r w:rsidR="00FB1EE5" w:rsidRPr="00FD6D2C">
              <w:rPr>
                <w:rFonts w:hint="eastAsia"/>
                <w:szCs w:val="26"/>
                <w:rtl/>
              </w:rPr>
              <w:t>ن</w:t>
            </w:r>
            <w:r w:rsidR="00FB1EE5" w:rsidRPr="00FD6D2C">
              <w:rPr>
                <w:szCs w:val="26"/>
                <w:rtl/>
              </w:rPr>
              <w:t xml:space="preserve"> </w:t>
            </w:r>
            <w:r w:rsidR="00FB1EE5">
              <w:rPr>
                <w:rFonts w:hint="cs"/>
                <w:szCs w:val="26"/>
                <w:rtl/>
              </w:rPr>
              <w:t xml:space="preserve">مجموعه‌داده معمولا </w:t>
            </w:r>
            <w:r w:rsidR="00FB1EE5" w:rsidRPr="00FD6D2C">
              <w:rPr>
                <w:szCs w:val="26"/>
                <w:rtl/>
              </w:rPr>
              <w:t>با</w:t>
            </w:r>
            <w:r w:rsidR="00FB1EE5">
              <w:rPr>
                <w:rFonts w:hint="cs"/>
                <w:szCs w:val="26"/>
                <w:rtl/>
              </w:rPr>
              <w:t xml:space="preserve"> </w:t>
            </w:r>
            <w:r w:rsidR="00FB1EE5" w:rsidRPr="00FD6D2C">
              <w:rPr>
                <w:szCs w:val="26"/>
                <w:rtl/>
              </w:rPr>
              <w:t>استفاده از مع</w:t>
            </w:r>
            <w:r w:rsidR="00FB1EE5" w:rsidRPr="00FD6D2C">
              <w:rPr>
                <w:rFonts w:hint="cs"/>
                <w:szCs w:val="26"/>
                <w:rtl/>
              </w:rPr>
              <w:t>ی</w:t>
            </w:r>
            <w:r w:rsidR="00FB1EE5" w:rsidRPr="00FD6D2C">
              <w:rPr>
                <w:rFonts w:hint="eastAsia"/>
                <w:szCs w:val="26"/>
                <w:rtl/>
              </w:rPr>
              <w:t>ار</w:t>
            </w:r>
            <w:r w:rsidR="00FB1EE5" w:rsidRPr="00FD6D2C">
              <w:rPr>
                <w:szCs w:val="26"/>
                <w:rtl/>
              </w:rPr>
              <w:t xml:space="preserve"> </w:t>
            </w:r>
            <w:r w:rsidR="00FB1EE5" w:rsidRPr="00FD6D2C">
              <w:rPr>
                <w:szCs w:val="26"/>
              </w:rPr>
              <w:t>F1</w:t>
            </w:r>
            <w:r w:rsidR="00FB1EE5" w:rsidRPr="00FD6D2C">
              <w:rPr>
                <w:szCs w:val="26"/>
                <w:rtl/>
              </w:rPr>
              <w:t xml:space="preserve"> اندازه‌گ</w:t>
            </w:r>
            <w:r w:rsidR="00FB1EE5" w:rsidRPr="00FD6D2C">
              <w:rPr>
                <w:rFonts w:hint="cs"/>
                <w:szCs w:val="26"/>
                <w:rtl/>
              </w:rPr>
              <w:t>ی</w:t>
            </w:r>
            <w:r w:rsidR="00FB1EE5" w:rsidRPr="00FD6D2C">
              <w:rPr>
                <w:rFonts w:hint="eastAsia"/>
                <w:szCs w:val="26"/>
                <w:rtl/>
              </w:rPr>
              <w:t>ر</w:t>
            </w:r>
            <w:r w:rsidR="00FB1EE5" w:rsidRPr="00FD6D2C">
              <w:rPr>
                <w:rFonts w:hint="cs"/>
                <w:szCs w:val="26"/>
                <w:rtl/>
              </w:rPr>
              <w:t>ی</w:t>
            </w:r>
            <w:r w:rsidR="00FB1EE5" w:rsidRPr="00FD6D2C">
              <w:rPr>
                <w:szCs w:val="26"/>
                <w:rtl/>
              </w:rPr>
              <w:t xml:space="preserve"> م</w:t>
            </w:r>
            <w:r w:rsidR="00FB1EE5" w:rsidRPr="00FD6D2C">
              <w:rPr>
                <w:rFonts w:hint="cs"/>
                <w:szCs w:val="26"/>
                <w:rtl/>
              </w:rPr>
              <w:t>ی‌</w:t>
            </w:r>
            <w:r w:rsidR="00FB1EE5" w:rsidRPr="00FD6D2C">
              <w:rPr>
                <w:rFonts w:hint="eastAsia"/>
                <w:szCs w:val="26"/>
                <w:rtl/>
              </w:rPr>
              <w:t>شود</w:t>
            </w:r>
            <w:r w:rsidR="00FB1EE5">
              <w:rPr>
                <w:rFonts w:hint="cs"/>
                <w:szCs w:val="26"/>
                <w:rtl/>
              </w:rPr>
              <w:t xml:space="preserve">. </w:t>
            </w:r>
            <w:r w:rsidR="00C24368">
              <w:rPr>
                <w:rFonts w:hint="cs"/>
                <w:rtl/>
              </w:rPr>
              <w:t xml:space="preserve">ساختار مجموعه‌داده بر اساس نمونه‌ها است، </w:t>
            </w:r>
            <w:r w:rsidR="000E4086">
              <w:rPr>
                <w:rFonts w:hint="cs"/>
                <w:rtl/>
              </w:rPr>
              <w:t xml:space="preserve">شامل 307373 نمونه آموزشی، 7830 نمونه توسعه و 7842 نمونه تست، </w:t>
            </w:r>
            <w:r w:rsidR="00C24368">
              <w:rPr>
                <w:rFonts w:hint="cs"/>
                <w:rtl/>
              </w:rPr>
              <w:t>هر نمونه متشکل از یک سوال واقعی و یک صفحه ویکی‌پدیا است که در صفحات ویکی‌پدیا دو نوع حاشیه نویسی وجود دارد:</w:t>
            </w:r>
          </w:p>
          <w:p w14:paraId="647895D5" w14:textId="77777777" w:rsidR="00C24368" w:rsidRDefault="00C24368" w:rsidP="00C24368">
            <w:pPr>
              <w:pStyle w:val="ListBullet"/>
              <w:numPr>
                <w:ilvl w:val="0"/>
                <w:numId w:val="0"/>
              </w:numPr>
              <w:ind w:left="360"/>
              <w:rPr>
                <w:rtl/>
              </w:rPr>
            </w:pPr>
            <w:r w:rsidRPr="00C24368">
              <w:rPr>
                <w:rFonts w:hint="cs"/>
                <w:b/>
                <w:bCs/>
                <w:szCs w:val="26"/>
                <w:rtl/>
              </w:rPr>
              <w:t>الف) پاسخ بلند:</w:t>
            </w:r>
            <w:r>
              <w:rPr>
                <w:rFonts w:hint="cs"/>
                <w:szCs w:val="26"/>
                <w:rtl/>
              </w:rPr>
              <w:t xml:space="preserve"> </w:t>
            </w:r>
            <w:r w:rsidRPr="00C24368">
              <w:rPr>
                <w:rFonts w:hint="cs"/>
                <w:rtl/>
              </w:rPr>
              <w:t>ی</w:t>
            </w:r>
            <w:r w:rsidRPr="00C24368">
              <w:rPr>
                <w:rFonts w:hint="eastAsia"/>
                <w:rtl/>
              </w:rPr>
              <w:t>ک</w:t>
            </w:r>
            <w:r w:rsidRPr="00C24368">
              <w:rPr>
                <w:rtl/>
              </w:rPr>
              <w:t xml:space="preserve"> پاراگراف </w:t>
            </w:r>
            <w:r w:rsidRPr="00C24368">
              <w:rPr>
                <w:rFonts w:hint="cs"/>
                <w:rtl/>
              </w:rPr>
              <w:t>ی</w:t>
            </w:r>
            <w:r w:rsidRPr="00C24368">
              <w:rPr>
                <w:rFonts w:hint="eastAsia"/>
                <w:rtl/>
              </w:rPr>
              <w:t>ا</w:t>
            </w:r>
            <w:r w:rsidRPr="00C24368">
              <w:rPr>
                <w:rtl/>
              </w:rPr>
              <w:t xml:space="preserve"> بخش</w:t>
            </w:r>
            <w:r w:rsidRPr="00C24368">
              <w:rPr>
                <w:rFonts w:hint="cs"/>
                <w:rtl/>
              </w:rPr>
              <w:t>ی</w:t>
            </w:r>
            <w:r w:rsidRPr="00C24368">
              <w:rPr>
                <w:rtl/>
              </w:rPr>
              <w:t xml:space="preserve"> از متن که به صورت کل</w:t>
            </w:r>
            <w:r w:rsidRPr="00C24368">
              <w:rPr>
                <w:rFonts w:hint="cs"/>
                <w:rtl/>
              </w:rPr>
              <w:t>ی</w:t>
            </w:r>
            <w:r w:rsidRPr="00C24368">
              <w:rPr>
                <w:rtl/>
              </w:rPr>
              <w:t xml:space="preserve"> به پرسش پاسخ م</w:t>
            </w:r>
            <w:r w:rsidRPr="00C24368">
              <w:rPr>
                <w:rFonts w:hint="cs"/>
                <w:rtl/>
              </w:rPr>
              <w:t>ی‌</w:t>
            </w:r>
            <w:r w:rsidRPr="00C24368">
              <w:rPr>
                <w:rFonts w:hint="eastAsia"/>
                <w:rtl/>
              </w:rPr>
              <w:t>دهد</w:t>
            </w:r>
            <w:r w:rsidRPr="00C24368">
              <w:rPr>
                <w:rtl/>
              </w:rPr>
              <w:t>.</w:t>
            </w:r>
          </w:p>
          <w:p w14:paraId="37727B20" w14:textId="77777777" w:rsidR="000E4086" w:rsidRDefault="00C24368" w:rsidP="00C24368">
            <w:pPr>
              <w:pStyle w:val="ListBullet"/>
              <w:numPr>
                <w:ilvl w:val="0"/>
                <w:numId w:val="0"/>
              </w:numPr>
              <w:ind w:left="360"/>
              <w:rPr>
                <w:rtl/>
              </w:rPr>
            </w:pPr>
            <w:r>
              <w:rPr>
                <w:rFonts w:hint="cs"/>
                <w:b/>
                <w:bCs/>
                <w:szCs w:val="26"/>
                <w:rtl/>
              </w:rPr>
              <w:t>ب) پاسخ کوتاه:</w:t>
            </w:r>
            <w:r w:rsidRPr="00C24368">
              <w:rPr>
                <w:rFonts w:hint="cs"/>
                <w:rtl/>
              </w:rPr>
              <w:t xml:space="preserve"> </w:t>
            </w:r>
            <w:r w:rsidR="000E4086">
              <w:rPr>
                <w:rFonts w:hint="cs"/>
                <w:rtl/>
              </w:rPr>
              <w:t>ی</w:t>
            </w:r>
            <w:r w:rsidR="000E4086" w:rsidRPr="000E4086">
              <w:rPr>
                <w:rtl/>
              </w:rPr>
              <w:t xml:space="preserve">ک </w:t>
            </w:r>
            <w:r w:rsidR="000E4086" w:rsidRPr="000E4086">
              <w:rPr>
                <w:rFonts w:hint="cs"/>
                <w:rtl/>
              </w:rPr>
              <w:t>ی</w:t>
            </w:r>
            <w:r w:rsidR="000E4086" w:rsidRPr="000E4086">
              <w:rPr>
                <w:rFonts w:hint="eastAsia"/>
                <w:rtl/>
              </w:rPr>
              <w:t>ا</w:t>
            </w:r>
            <w:r w:rsidR="000E4086" w:rsidRPr="000E4086">
              <w:rPr>
                <w:rtl/>
              </w:rPr>
              <w:t xml:space="preserve"> چند بخش دق</w:t>
            </w:r>
            <w:r w:rsidR="000E4086" w:rsidRPr="000E4086">
              <w:rPr>
                <w:rFonts w:hint="cs"/>
                <w:rtl/>
              </w:rPr>
              <w:t>ی</w:t>
            </w:r>
            <w:r w:rsidR="000E4086" w:rsidRPr="000E4086">
              <w:rPr>
                <w:rFonts w:hint="eastAsia"/>
                <w:rtl/>
              </w:rPr>
              <w:t>ق</w:t>
            </w:r>
            <w:r w:rsidR="000E4086" w:rsidRPr="000E4086">
              <w:rPr>
                <w:rtl/>
              </w:rPr>
              <w:t xml:space="preserve"> از </w:t>
            </w:r>
            <w:r w:rsidR="000E4086">
              <w:rPr>
                <w:rFonts w:hint="cs"/>
                <w:rtl/>
              </w:rPr>
              <w:t>پاسخ بلند</w:t>
            </w:r>
            <w:r w:rsidR="000E4086" w:rsidRPr="000E4086">
              <w:rPr>
                <w:rtl/>
              </w:rPr>
              <w:t xml:space="preserve"> که پاسخ مشخص</w:t>
            </w:r>
            <w:r w:rsidR="000E4086" w:rsidRPr="000E4086">
              <w:rPr>
                <w:rFonts w:hint="cs"/>
                <w:rtl/>
              </w:rPr>
              <w:t>ی</w:t>
            </w:r>
            <w:r w:rsidR="000E4086" w:rsidRPr="000E4086">
              <w:rPr>
                <w:rtl/>
              </w:rPr>
              <w:t xml:space="preserve"> (مانند </w:t>
            </w:r>
            <w:r w:rsidR="000E4086" w:rsidRPr="000E4086">
              <w:rPr>
                <w:rFonts w:hint="cs"/>
                <w:rtl/>
              </w:rPr>
              <w:t>ی</w:t>
            </w:r>
            <w:r w:rsidR="000E4086" w:rsidRPr="000E4086">
              <w:rPr>
                <w:rFonts w:hint="eastAsia"/>
                <w:rtl/>
              </w:rPr>
              <w:t>ک</w:t>
            </w:r>
            <w:r w:rsidR="000E4086" w:rsidRPr="000E4086">
              <w:rPr>
                <w:rtl/>
              </w:rPr>
              <w:t xml:space="preserve"> اسم، عدد </w:t>
            </w:r>
            <w:r w:rsidR="000E4086" w:rsidRPr="000E4086">
              <w:rPr>
                <w:rFonts w:hint="cs"/>
                <w:rtl/>
              </w:rPr>
              <w:t>ی</w:t>
            </w:r>
            <w:r w:rsidR="000E4086" w:rsidRPr="000E4086">
              <w:rPr>
                <w:rFonts w:hint="eastAsia"/>
                <w:rtl/>
              </w:rPr>
              <w:t>ا</w:t>
            </w:r>
            <w:r w:rsidR="000E4086" w:rsidRPr="000E4086">
              <w:rPr>
                <w:rtl/>
              </w:rPr>
              <w:t xml:space="preserve"> عبارت) ارا</w:t>
            </w:r>
            <w:r w:rsidR="000E4086">
              <w:rPr>
                <w:rFonts w:hint="cs"/>
                <w:rtl/>
              </w:rPr>
              <w:t>ی</w:t>
            </w:r>
            <w:r w:rsidR="000E4086" w:rsidRPr="000E4086">
              <w:rPr>
                <w:rtl/>
              </w:rPr>
              <w:t>ه م</w:t>
            </w:r>
            <w:r w:rsidR="000E4086" w:rsidRPr="000E4086">
              <w:rPr>
                <w:rFonts w:hint="cs"/>
                <w:rtl/>
              </w:rPr>
              <w:t>ی‌</w:t>
            </w:r>
            <w:r w:rsidR="000E4086" w:rsidRPr="000E4086">
              <w:rPr>
                <w:rFonts w:hint="eastAsia"/>
                <w:rtl/>
              </w:rPr>
              <w:t>دهد</w:t>
            </w:r>
            <w:r w:rsidR="000E4086" w:rsidRPr="000E4086">
              <w:rPr>
                <w:rtl/>
              </w:rPr>
              <w:t>.</w:t>
            </w:r>
          </w:p>
          <w:p w14:paraId="76752C5B" w14:textId="414A1CA0" w:rsidR="00006786" w:rsidRDefault="00006786" w:rsidP="00C24368">
            <w:pPr>
              <w:pStyle w:val="ListBullet"/>
              <w:numPr>
                <w:ilvl w:val="0"/>
                <w:numId w:val="0"/>
              </w:numPr>
              <w:ind w:left="360"/>
              <w:rPr>
                <w:szCs w:val="26"/>
              </w:rPr>
            </w:pPr>
          </w:p>
          <w:p w14:paraId="5C130E01" w14:textId="05C85302" w:rsidR="00006786" w:rsidRDefault="00006786" w:rsidP="00006786">
            <w:pPr>
              <w:pStyle w:val="ListBullet"/>
              <w:numPr>
                <w:ilvl w:val="0"/>
                <w:numId w:val="23"/>
              </w:numPr>
              <w:ind w:left="360"/>
              <w:rPr>
                <w:szCs w:val="26"/>
              </w:rPr>
            </w:pPr>
            <w:r w:rsidRPr="00006786">
              <w:rPr>
                <w:rFonts w:hint="cs"/>
                <w:b/>
                <w:bCs/>
                <w:szCs w:val="26"/>
                <w:rtl/>
              </w:rPr>
              <w:t>مجموعه</w:t>
            </w:r>
            <w:r w:rsidRPr="00006786">
              <w:rPr>
                <w:rFonts w:hint="eastAsia"/>
                <w:b/>
                <w:bCs/>
                <w:szCs w:val="26"/>
                <w:rtl/>
              </w:rPr>
              <w:t>‌</w:t>
            </w:r>
            <w:r w:rsidRPr="00006786">
              <w:rPr>
                <w:rFonts w:hint="cs"/>
                <w:b/>
                <w:bCs/>
                <w:szCs w:val="26"/>
                <w:rtl/>
              </w:rPr>
              <w:t xml:space="preserve">داده </w:t>
            </w:r>
            <w:r w:rsidR="002F5B3E" w:rsidRPr="002F5B3E">
              <w:rPr>
                <w:b/>
                <w:bCs/>
                <w:szCs w:val="26"/>
              </w:rPr>
              <w:t>MS MARCO</w:t>
            </w:r>
            <w:sdt>
              <w:sdtPr>
                <w:rPr>
                  <w:bCs/>
                  <w:color w:val="000000"/>
                  <w:szCs w:val="26"/>
                  <w:rtl/>
                </w:rPr>
                <w:tag w:val="MENDELEY_CITATION_v3_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"/>
                <w:id w:val="2022742386"/>
                <w:placeholder>
                  <w:docPart w:val="DefaultPlaceholder_-1854013440"/>
                </w:placeholder>
              </w:sdtPr>
              <w:sdtContent>
                <w:r w:rsidR="00A92BFD" w:rsidRPr="00A92BFD">
                  <w:rPr>
                    <w:bCs/>
                    <w:color w:val="000000"/>
                    <w:szCs w:val="26"/>
                    <w:rtl/>
                  </w:rPr>
                  <w:t>[28]</w:t>
                </w:r>
              </w:sdtContent>
            </w:sdt>
            <w:r w:rsidRPr="00006786">
              <w:rPr>
                <w:rFonts w:hint="cs"/>
                <w:b/>
                <w:bCs/>
                <w:szCs w:val="26"/>
                <w:rtl/>
              </w:rPr>
              <w:t xml:space="preserve">: </w:t>
            </w:r>
            <w:r w:rsidR="00770942">
              <w:rPr>
                <w:rFonts w:hint="cs"/>
                <w:szCs w:val="26"/>
                <w:rtl/>
              </w:rPr>
              <w:t>این مجموعه</w:t>
            </w:r>
            <w:r w:rsidR="00770942">
              <w:rPr>
                <w:rFonts w:hint="eastAsia"/>
                <w:szCs w:val="26"/>
                <w:rtl/>
              </w:rPr>
              <w:t>‌</w:t>
            </w:r>
            <w:r w:rsidR="00770942">
              <w:rPr>
                <w:rFonts w:hint="cs"/>
                <w:szCs w:val="26"/>
                <w:rtl/>
              </w:rPr>
              <w:t xml:space="preserve">داده، </w:t>
            </w:r>
            <w:r w:rsidR="00770942" w:rsidRPr="00770942">
              <w:rPr>
                <w:szCs w:val="26"/>
                <w:rtl/>
              </w:rPr>
              <w:t>مجموعه</w:t>
            </w:r>
            <w:r w:rsidR="00770942">
              <w:rPr>
                <w:rFonts w:hint="cs"/>
                <w:szCs w:val="26"/>
                <w:rtl/>
              </w:rPr>
              <w:t>‌داده‌ای</w:t>
            </w:r>
            <w:r w:rsidR="00770942" w:rsidRPr="00770942">
              <w:rPr>
                <w:szCs w:val="26"/>
                <w:rtl/>
              </w:rPr>
              <w:t xml:space="preserve"> گسترده از داده‌ها</w:t>
            </w:r>
            <w:r w:rsidR="00770942" w:rsidRPr="00770942">
              <w:rPr>
                <w:rFonts w:hint="cs"/>
                <w:szCs w:val="26"/>
                <w:rtl/>
              </w:rPr>
              <w:t>ی</w:t>
            </w:r>
            <w:r w:rsidR="00770942" w:rsidRPr="00770942">
              <w:rPr>
                <w:szCs w:val="26"/>
                <w:rtl/>
              </w:rPr>
              <w:t xml:space="preserve"> پرسش و پاسخ است که توسط ما</w:t>
            </w:r>
            <w:r w:rsidR="00770942" w:rsidRPr="00770942">
              <w:rPr>
                <w:rFonts w:hint="cs"/>
                <w:szCs w:val="26"/>
                <w:rtl/>
              </w:rPr>
              <w:t>ی</w:t>
            </w:r>
            <w:r w:rsidR="00770942" w:rsidRPr="00770942">
              <w:rPr>
                <w:rFonts w:hint="eastAsia"/>
                <w:szCs w:val="26"/>
                <w:rtl/>
              </w:rPr>
              <w:t>کروسافت</w:t>
            </w:r>
            <w:r w:rsidR="00770942" w:rsidRPr="00770942">
              <w:rPr>
                <w:szCs w:val="26"/>
                <w:rtl/>
              </w:rPr>
              <w:t xml:space="preserve"> و با استفاده از لاگ‌ها</w:t>
            </w:r>
            <w:r w:rsidR="00770942" w:rsidRPr="00770942">
              <w:rPr>
                <w:rFonts w:hint="cs"/>
                <w:szCs w:val="26"/>
                <w:rtl/>
              </w:rPr>
              <w:t>ی</w:t>
            </w:r>
            <w:r w:rsidR="00770942" w:rsidRPr="00770942">
              <w:rPr>
                <w:szCs w:val="26"/>
                <w:rtl/>
              </w:rPr>
              <w:t xml:space="preserve"> جستجو</w:t>
            </w:r>
            <w:r w:rsidR="00770942" w:rsidRPr="00770942">
              <w:rPr>
                <w:rFonts w:hint="cs"/>
                <w:szCs w:val="26"/>
                <w:rtl/>
              </w:rPr>
              <w:t>ی</w:t>
            </w:r>
            <w:r w:rsidR="00770942" w:rsidRPr="00770942">
              <w:rPr>
                <w:szCs w:val="26"/>
                <w:rtl/>
              </w:rPr>
              <w:t xml:space="preserve"> واقع</w:t>
            </w:r>
            <w:r w:rsidR="00770942" w:rsidRPr="00770942">
              <w:rPr>
                <w:rFonts w:hint="cs"/>
                <w:szCs w:val="26"/>
                <w:rtl/>
              </w:rPr>
              <w:t>ی</w:t>
            </w:r>
            <w:r w:rsidR="00770942" w:rsidRPr="00770942">
              <w:rPr>
                <w:szCs w:val="26"/>
                <w:rtl/>
              </w:rPr>
              <w:t xml:space="preserve"> کاربران </w:t>
            </w:r>
            <w:r w:rsidR="009A33AC">
              <w:rPr>
                <w:rFonts w:hint="cs"/>
                <w:szCs w:val="26"/>
                <w:rtl/>
              </w:rPr>
              <w:t>موتور جستجوی بینگ ت</w:t>
            </w:r>
            <w:r w:rsidR="00770942" w:rsidRPr="00770942">
              <w:rPr>
                <w:szCs w:val="26"/>
                <w:rtl/>
              </w:rPr>
              <w:t>ه</w:t>
            </w:r>
            <w:r w:rsidR="00770942" w:rsidRPr="00770942">
              <w:rPr>
                <w:rFonts w:hint="cs"/>
                <w:szCs w:val="26"/>
                <w:rtl/>
              </w:rPr>
              <w:t>ی</w:t>
            </w:r>
            <w:r w:rsidR="00770942" w:rsidRPr="00770942">
              <w:rPr>
                <w:rFonts w:hint="eastAsia"/>
                <w:szCs w:val="26"/>
                <w:rtl/>
              </w:rPr>
              <w:t>ه</w:t>
            </w:r>
            <w:r w:rsidR="00770942" w:rsidRPr="00770942">
              <w:rPr>
                <w:szCs w:val="26"/>
                <w:rtl/>
              </w:rPr>
              <w:t xml:space="preserve"> شده است</w:t>
            </w:r>
            <w:r w:rsidR="00770942" w:rsidRPr="00770942">
              <w:rPr>
                <w:rFonts w:hint="cs"/>
                <w:szCs w:val="26"/>
                <w:rtl/>
              </w:rPr>
              <w:t xml:space="preserve"> </w:t>
            </w:r>
            <w:r w:rsidR="009A33AC">
              <w:rPr>
                <w:rFonts w:hint="cs"/>
                <w:szCs w:val="26"/>
                <w:rtl/>
              </w:rPr>
              <w:t xml:space="preserve">و </w:t>
            </w:r>
            <w:r w:rsidR="002F5B3E" w:rsidRPr="002F5B3E">
              <w:rPr>
                <w:szCs w:val="26"/>
                <w:rtl/>
              </w:rPr>
              <w:t>مجموعه</w:t>
            </w:r>
            <w:r w:rsidR="005E155D">
              <w:rPr>
                <w:rFonts w:hint="cs"/>
                <w:szCs w:val="26"/>
                <w:rtl/>
              </w:rPr>
              <w:t>‌</w:t>
            </w:r>
            <w:r w:rsidR="002F5B3E" w:rsidRPr="002F5B3E">
              <w:rPr>
                <w:szCs w:val="26"/>
                <w:rtl/>
              </w:rPr>
              <w:t>ا</w:t>
            </w:r>
            <w:r w:rsidR="002F5B3E" w:rsidRPr="002F5B3E">
              <w:rPr>
                <w:rFonts w:hint="cs"/>
                <w:szCs w:val="26"/>
                <w:rtl/>
              </w:rPr>
              <w:t>ی</w:t>
            </w:r>
            <w:r w:rsidR="002F5B3E" w:rsidRPr="002F5B3E">
              <w:rPr>
                <w:szCs w:val="26"/>
                <w:rtl/>
              </w:rPr>
              <w:t xml:space="preserve"> از مجموعه</w:t>
            </w:r>
            <w:r w:rsidR="005E155D">
              <w:rPr>
                <w:rFonts w:hint="cs"/>
                <w:szCs w:val="26"/>
                <w:rtl/>
              </w:rPr>
              <w:t>‌</w:t>
            </w:r>
            <w:r w:rsidR="002F5B3E" w:rsidRPr="002F5B3E">
              <w:rPr>
                <w:szCs w:val="26"/>
                <w:rtl/>
              </w:rPr>
              <w:t>داده</w:t>
            </w:r>
            <w:r w:rsidR="005E155D">
              <w:rPr>
                <w:rFonts w:hint="cs"/>
                <w:szCs w:val="26"/>
                <w:rtl/>
              </w:rPr>
              <w:t>‌</w:t>
            </w:r>
            <w:r w:rsidR="002F5B3E" w:rsidRPr="002F5B3E">
              <w:rPr>
                <w:szCs w:val="26"/>
                <w:rtl/>
              </w:rPr>
              <w:t>ها</w:t>
            </w:r>
            <w:r w:rsidR="002F5B3E" w:rsidRPr="002F5B3E">
              <w:rPr>
                <w:rFonts w:hint="cs"/>
                <w:szCs w:val="26"/>
                <w:rtl/>
              </w:rPr>
              <w:t>ی</w:t>
            </w:r>
            <w:r w:rsidR="002F5B3E" w:rsidRPr="002F5B3E">
              <w:rPr>
                <w:szCs w:val="26"/>
                <w:rtl/>
              </w:rPr>
              <w:t xml:space="preserve"> متمرکز بر </w:t>
            </w:r>
            <w:r w:rsidR="002F5B3E" w:rsidRPr="002F5B3E">
              <w:rPr>
                <w:rFonts w:hint="cs"/>
                <w:szCs w:val="26"/>
                <w:rtl/>
              </w:rPr>
              <w:t>ی</w:t>
            </w:r>
            <w:r w:rsidR="002F5B3E" w:rsidRPr="002F5B3E">
              <w:rPr>
                <w:rFonts w:hint="eastAsia"/>
                <w:szCs w:val="26"/>
                <w:rtl/>
              </w:rPr>
              <w:t>ادگ</w:t>
            </w:r>
            <w:r w:rsidR="002F5B3E" w:rsidRPr="002F5B3E">
              <w:rPr>
                <w:rFonts w:hint="cs"/>
                <w:szCs w:val="26"/>
                <w:rtl/>
              </w:rPr>
              <w:t>ی</w:t>
            </w:r>
            <w:r w:rsidR="002F5B3E" w:rsidRPr="002F5B3E">
              <w:rPr>
                <w:rFonts w:hint="eastAsia"/>
                <w:szCs w:val="26"/>
                <w:rtl/>
              </w:rPr>
              <w:t>ر</w:t>
            </w:r>
            <w:r w:rsidR="002F5B3E" w:rsidRPr="002F5B3E">
              <w:rPr>
                <w:rFonts w:hint="cs"/>
                <w:szCs w:val="26"/>
                <w:rtl/>
              </w:rPr>
              <w:t>ی</w:t>
            </w:r>
            <w:r w:rsidR="002F5B3E" w:rsidRPr="002F5B3E">
              <w:rPr>
                <w:szCs w:val="26"/>
                <w:rtl/>
              </w:rPr>
              <w:t xml:space="preserve"> عم</w:t>
            </w:r>
            <w:r w:rsidR="002F5B3E" w:rsidRPr="002F5B3E">
              <w:rPr>
                <w:rFonts w:hint="cs"/>
                <w:szCs w:val="26"/>
                <w:rtl/>
              </w:rPr>
              <w:t>ی</w:t>
            </w:r>
            <w:r w:rsidR="002F5B3E" w:rsidRPr="002F5B3E">
              <w:rPr>
                <w:rFonts w:hint="eastAsia"/>
                <w:szCs w:val="26"/>
                <w:rtl/>
              </w:rPr>
              <w:t>ق</w:t>
            </w:r>
            <w:r w:rsidR="002F5B3E" w:rsidRPr="002F5B3E">
              <w:rPr>
                <w:szCs w:val="26"/>
                <w:rtl/>
              </w:rPr>
              <w:t xml:space="preserve"> در جستجو است. </w:t>
            </w:r>
            <w:r w:rsidR="00BC7BA0">
              <w:rPr>
                <w:rFonts w:hint="cs"/>
                <w:szCs w:val="26"/>
                <w:rtl/>
              </w:rPr>
              <w:t>ا</w:t>
            </w:r>
            <w:r w:rsidR="00BC7BA0" w:rsidRPr="00BC7BA0">
              <w:rPr>
                <w:rFonts w:hint="cs"/>
                <w:szCs w:val="26"/>
                <w:rtl/>
              </w:rPr>
              <w:t>ی</w:t>
            </w:r>
            <w:r w:rsidR="00BC7BA0" w:rsidRPr="00BC7BA0">
              <w:rPr>
                <w:rFonts w:hint="eastAsia"/>
                <w:szCs w:val="26"/>
                <w:rtl/>
              </w:rPr>
              <w:t>ن</w:t>
            </w:r>
            <w:r w:rsidR="00BC7BA0" w:rsidRPr="00BC7BA0">
              <w:rPr>
                <w:szCs w:val="26"/>
                <w:rtl/>
              </w:rPr>
              <w:t xml:space="preserve"> مجموعه</w:t>
            </w:r>
            <w:r w:rsidR="00BC7BA0">
              <w:rPr>
                <w:rFonts w:hint="cs"/>
                <w:szCs w:val="26"/>
                <w:rtl/>
              </w:rPr>
              <w:t>‌</w:t>
            </w:r>
            <w:r w:rsidR="00BC7BA0" w:rsidRPr="00BC7BA0">
              <w:rPr>
                <w:szCs w:val="26"/>
                <w:rtl/>
              </w:rPr>
              <w:t xml:space="preserve">داده شامل 1010916 </w:t>
            </w:r>
            <w:r w:rsidR="00BC7BA0">
              <w:rPr>
                <w:rFonts w:hint="cs"/>
                <w:szCs w:val="26"/>
                <w:rtl/>
              </w:rPr>
              <w:t>پرسش</w:t>
            </w:r>
            <w:r w:rsidR="00BC7BA0" w:rsidRPr="00BC7BA0">
              <w:rPr>
                <w:szCs w:val="26"/>
                <w:rtl/>
              </w:rPr>
              <w:t xml:space="preserve"> ناشناس است</w:t>
            </w:r>
            <w:r w:rsidR="00BC7BA0">
              <w:rPr>
                <w:rFonts w:hint="cs"/>
                <w:szCs w:val="26"/>
                <w:rtl/>
              </w:rPr>
              <w:t xml:space="preserve"> که برای </w:t>
            </w:r>
            <w:r w:rsidR="00BC7BA0" w:rsidRPr="00BC7BA0">
              <w:rPr>
                <w:szCs w:val="26"/>
                <w:rtl/>
              </w:rPr>
              <w:t xml:space="preserve">هر </w:t>
            </w:r>
            <w:r w:rsidR="00BC7BA0">
              <w:rPr>
                <w:rFonts w:hint="cs"/>
                <w:szCs w:val="26"/>
                <w:rtl/>
              </w:rPr>
              <w:t xml:space="preserve">پرسش </w:t>
            </w:r>
            <w:r w:rsidR="00BC7BA0" w:rsidRPr="00BC7BA0">
              <w:rPr>
                <w:rFonts w:hint="cs"/>
                <w:szCs w:val="26"/>
                <w:rtl/>
              </w:rPr>
              <w:t>ی</w:t>
            </w:r>
            <w:r w:rsidR="00BC7BA0" w:rsidRPr="00BC7BA0">
              <w:rPr>
                <w:rFonts w:hint="eastAsia"/>
                <w:szCs w:val="26"/>
                <w:rtl/>
              </w:rPr>
              <w:t>ک</w:t>
            </w:r>
            <w:r w:rsidR="00BC7BA0" w:rsidRPr="00BC7BA0">
              <w:rPr>
                <w:szCs w:val="26"/>
                <w:rtl/>
              </w:rPr>
              <w:t xml:space="preserve"> پاسخ تول</w:t>
            </w:r>
            <w:r w:rsidR="00BC7BA0" w:rsidRPr="00BC7BA0">
              <w:rPr>
                <w:rFonts w:hint="cs"/>
                <w:szCs w:val="26"/>
                <w:rtl/>
              </w:rPr>
              <w:t>ی</w:t>
            </w:r>
            <w:r w:rsidR="00BC7BA0" w:rsidRPr="00BC7BA0">
              <w:rPr>
                <w:rFonts w:hint="eastAsia"/>
                <w:szCs w:val="26"/>
                <w:rtl/>
              </w:rPr>
              <w:t>د</w:t>
            </w:r>
            <w:r w:rsidR="00BC7BA0" w:rsidRPr="00BC7BA0">
              <w:rPr>
                <w:szCs w:val="26"/>
                <w:rtl/>
              </w:rPr>
              <w:t xml:space="preserve"> شده توسط انسان </w:t>
            </w:r>
            <w:r w:rsidR="00331FDD">
              <w:rPr>
                <w:rFonts w:hint="cs"/>
                <w:szCs w:val="26"/>
                <w:rtl/>
              </w:rPr>
              <w:t>ارایه شده است</w:t>
            </w:r>
            <w:r w:rsidR="00BC7BA0">
              <w:rPr>
                <w:rFonts w:hint="cs"/>
                <w:szCs w:val="26"/>
                <w:rtl/>
              </w:rPr>
              <w:t xml:space="preserve">، همچنین </w:t>
            </w:r>
            <w:r w:rsidR="00BC7BA0" w:rsidRPr="00BC7BA0">
              <w:rPr>
                <w:szCs w:val="26"/>
                <w:rtl/>
              </w:rPr>
              <w:t>182669 پاسخ کاملا بازنو</w:t>
            </w:r>
            <w:r w:rsidR="00BC7BA0" w:rsidRPr="00BC7BA0">
              <w:rPr>
                <w:rFonts w:hint="cs"/>
                <w:szCs w:val="26"/>
                <w:rtl/>
              </w:rPr>
              <w:t>ی</w:t>
            </w:r>
            <w:r w:rsidR="00BC7BA0" w:rsidRPr="00BC7BA0">
              <w:rPr>
                <w:rFonts w:hint="eastAsia"/>
                <w:szCs w:val="26"/>
                <w:rtl/>
              </w:rPr>
              <w:t>س</w:t>
            </w:r>
            <w:r w:rsidR="00BC7BA0" w:rsidRPr="00BC7BA0">
              <w:rPr>
                <w:rFonts w:hint="cs"/>
                <w:szCs w:val="26"/>
                <w:rtl/>
              </w:rPr>
              <w:t>ی</w:t>
            </w:r>
            <w:r w:rsidR="00BC7BA0" w:rsidRPr="00BC7BA0">
              <w:rPr>
                <w:szCs w:val="26"/>
                <w:rtl/>
              </w:rPr>
              <w:t xml:space="preserve"> شده توسط انسان</w:t>
            </w:r>
            <w:r w:rsidR="00BC7BA0">
              <w:rPr>
                <w:rFonts w:hint="cs"/>
                <w:szCs w:val="26"/>
                <w:rtl/>
              </w:rPr>
              <w:t xml:space="preserve"> نیز موجود است</w:t>
            </w:r>
            <w:r w:rsidR="00BC7BA0" w:rsidRPr="00BC7BA0">
              <w:rPr>
                <w:szCs w:val="26"/>
                <w:rtl/>
              </w:rPr>
              <w:t>. علاوه بر ا</w:t>
            </w:r>
            <w:r w:rsidR="00BC7BA0" w:rsidRPr="00BC7BA0">
              <w:rPr>
                <w:rFonts w:hint="cs"/>
                <w:szCs w:val="26"/>
                <w:rtl/>
              </w:rPr>
              <w:t>ی</w:t>
            </w:r>
            <w:r w:rsidR="00BC7BA0" w:rsidRPr="00BC7BA0">
              <w:rPr>
                <w:rFonts w:hint="eastAsia"/>
                <w:szCs w:val="26"/>
                <w:rtl/>
              </w:rPr>
              <w:t>ن،</w:t>
            </w:r>
            <w:r w:rsidR="00BC7BA0" w:rsidRPr="00BC7BA0">
              <w:rPr>
                <w:szCs w:val="26"/>
                <w:rtl/>
              </w:rPr>
              <w:t xml:space="preserve"> مجموعه داده شامل 8841823 متن است که از 3563535 سند </w:t>
            </w:r>
            <w:r w:rsidR="00BC7BA0" w:rsidRPr="00BC7BA0">
              <w:rPr>
                <w:rFonts w:hint="eastAsia"/>
                <w:szCs w:val="26"/>
                <w:rtl/>
              </w:rPr>
              <w:t>وب</w:t>
            </w:r>
            <w:r w:rsidR="00BC7BA0" w:rsidRPr="00BC7BA0">
              <w:rPr>
                <w:szCs w:val="26"/>
                <w:rtl/>
              </w:rPr>
              <w:t xml:space="preserve"> باز</w:t>
            </w:r>
            <w:r w:rsidR="00BC7BA0" w:rsidRPr="00BC7BA0">
              <w:rPr>
                <w:rFonts w:hint="cs"/>
                <w:szCs w:val="26"/>
                <w:rtl/>
              </w:rPr>
              <w:t>ی</w:t>
            </w:r>
            <w:r w:rsidR="00BC7BA0" w:rsidRPr="00BC7BA0">
              <w:rPr>
                <w:rFonts w:hint="eastAsia"/>
                <w:szCs w:val="26"/>
                <w:rtl/>
              </w:rPr>
              <w:t>اب</w:t>
            </w:r>
            <w:r w:rsidR="00BC7BA0" w:rsidRPr="00BC7BA0">
              <w:rPr>
                <w:rFonts w:hint="cs"/>
                <w:szCs w:val="26"/>
                <w:rtl/>
              </w:rPr>
              <w:t>ی</w:t>
            </w:r>
            <w:r w:rsidR="00BC7BA0" w:rsidRPr="00BC7BA0">
              <w:rPr>
                <w:szCs w:val="26"/>
                <w:rtl/>
              </w:rPr>
              <w:t xml:space="preserve"> شده توسط ب</w:t>
            </w:r>
            <w:r w:rsidR="00BC7BA0" w:rsidRPr="00BC7BA0">
              <w:rPr>
                <w:rFonts w:hint="cs"/>
                <w:szCs w:val="26"/>
                <w:rtl/>
              </w:rPr>
              <w:t>ی</w:t>
            </w:r>
            <w:r w:rsidR="00BC7BA0" w:rsidRPr="00BC7BA0">
              <w:rPr>
                <w:rFonts w:hint="eastAsia"/>
                <w:szCs w:val="26"/>
                <w:rtl/>
              </w:rPr>
              <w:t>نگ</w:t>
            </w:r>
            <w:r w:rsidR="00BC7BA0">
              <w:rPr>
                <w:rFonts w:hint="cs"/>
                <w:szCs w:val="26"/>
                <w:rtl/>
              </w:rPr>
              <w:t>،</w:t>
            </w:r>
            <w:r w:rsidR="00BC7BA0" w:rsidRPr="00BC7BA0">
              <w:rPr>
                <w:szCs w:val="26"/>
                <w:rtl/>
              </w:rPr>
              <w:t xml:space="preserve"> استخراج شده</w:t>
            </w:r>
            <w:r w:rsidR="00BC7BA0">
              <w:rPr>
                <w:rFonts w:hint="cs"/>
                <w:szCs w:val="26"/>
                <w:rtl/>
              </w:rPr>
              <w:t>‌اند.</w:t>
            </w:r>
            <w:r w:rsidR="00BC7BA0" w:rsidRPr="00BC7BA0">
              <w:rPr>
                <w:szCs w:val="26"/>
                <w:rtl/>
              </w:rPr>
              <w:t xml:space="preserve"> </w:t>
            </w:r>
            <w:r w:rsidR="002F5B3E" w:rsidRPr="002F5B3E">
              <w:rPr>
                <w:szCs w:val="26"/>
                <w:rtl/>
              </w:rPr>
              <w:t>مجموعه</w:t>
            </w:r>
            <w:r w:rsidR="005E155D">
              <w:rPr>
                <w:rFonts w:hint="cs"/>
                <w:szCs w:val="26"/>
                <w:rtl/>
              </w:rPr>
              <w:t>‌</w:t>
            </w:r>
            <w:r w:rsidR="002F5B3E" w:rsidRPr="002F5B3E">
              <w:rPr>
                <w:szCs w:val="26"/>
                <w:rtl/>
              </w:rPr>
              <w:t xml:space="preserve">داده </w:t>
            </w:r>
            <w:r w:rsidR="005E155D">
              <w:rPr>
                <w:rFonts w:hint="cs"/>
                <w:szCs w:val="26"/>
                <w:rtl/>
              </w:rPr>
              <w:t xml:space="preserve">اوایل انتشار </w:t>
            </w:r>
            <w:r w:rsidR="005113AA">
              <w:rPr>
                <w:rFonts w:hint="cs"/>
                <w:szCs w:val="26"/>
                <w:rtl/>
              </w:rPr>
              <w:t xml:space="preserve">شامل </w:t>
            </w:r>
            <w:r w:rsidR="005113AA" w:rsidRPr="005113AA">
              <w:rPr>
                <w:szCs w:val="26"/>
                <w:rtl/>
              </w:rPr>
              <w:t>شامل 100</w:t>
            </w:r>
            <w:r w:rsidR="00240B65">
              <w:rPr>
                <w:rFonts w:hint="cs"/>
                <w:szCs w:val="26"/>
                <w:rtl/>
              </w:rPr>
              <w:t xml:space="preserve"> هزار</w:t>
            </w:r>
            <w:r w:rsidR="005113AA" w:rsidRPr="005113AA">
              <w:rPr>
                <w:szCs w:val="26"/>
                <w:rtl/>
              </w:rPr>
              <w:t xml:space="preserve"> </w:t>
            </w:r>
            <w:r w:rsidR="00331FDD">
              <w:rPr>
                <w:rFonts w:hint="cs"/>
                <w:szCs w:val="26"/>
                <w:rtl/>
              </w:rPr>
              <w:t>پرسش</w:t>
            </w:r>
            <w:r w:rsidR="005113AA" w:rsidRPr="005113AA">
              <w:rPr>
                <w:szCs w:val="26"/>
                <w:rtl/>
              </w:rPr>
              <w:t xml:space="preserve"> واقع</w:t>
            </w:r>
            <w:r w:rsidR="005113AA" w:rsidRPr="005113AA">
              <w:rPr>
                <w:rFonts w:hint="cs"/>
                <w:szCs w:val="26"/>
                <w:rtl/>
              </w:rPr>
              <w:t>ی</w:t>
            </w:r>
            <w:r w:rsidR="00240B65">
              <w:rPr>
                <w:rFonts w:hint="cs"/>
                <w:szCs w:val="26"/>
                <w:rtl/>
              </w:rPr>
              <w:t xml:space="preserve"> و</w:t>
            </w:r>
            <w:r w:rsidR="005113AA" w:rsidRPr="005113AA">
              <w:rPr>
                <w:szCs w:val="26"/>
                <w:rtl/>
              </w:rPr>
              <w:t xml:space="preserve"> پاسخ</w:t>
            </w:r>
            <w:r w:rsidR="00240B65">
              <w:rPr>
                <w:rFonts w:hint="cs"/>
                <w:szCs w:val="26"/>
                <w:rtl/>
              </w:rPr>
              <w:t>‌های</w:t>
            </w:r>
            <w:r w:rsidR="005113AA" w:rsidRPr="005113AA">
              <w:rPr>
                <w:szCs w:val="26"/>
                <w:rtl/>
              </w:rPr>
              <w:t xml:space="preserve"> تول</w:t>
            </w:r>
            <w:r w:rsidR="005113AA" w:rsidRPr="005113AA">
              <w:rPr>
                <w:rFonts w:hint="cs"/>
                <w:szCs w:val="26"/>
                <w:rtl/>
              </w:rPr>
              <w:t>ی</w:t>
            </w:r>
            <w:r w:rsidR="005113AA" w:rsidRPr="005113AA">
              <w:rPr>
                <w:rFonts w:hint="eastAsia"/>
                <w:szCs w:val="26"/>
                <w:rtl/>
              </w:rPr>
              <w:t>د</w:t>
            </w:r>
            <w:r w:rsidR="005113AA" w:rsidRPr="005113AA">
              <w:rPr>
                <w:szCs w:val="26"/>
                <w:rtl/>
              </w:rPr>
              <w:t xml:space="preserve"> شده توسط انسان بود.</w:t>
            </w:r>
            <w:r w:rsidR="005113AA" w:rsidRPr="005113AA">
              <w:rPr>
                <w:rFonts w:hint="cs"/>
                <w:szCs w:val="26"/>
                <w:rtl/>
              </w:rPr>
              <w:t xml:space="preserve"> </w:t>
            </w:r>
            <w:r w:rsidR="002F5B3E" w:rsidRPr="002F5B3E">
              <w:rPr>
                <w:szCs w:val="26"/>
                <w:rtl/>
              </w:rPr>
              <w:t>با گذشت زمان، ا</w:t>
            </w:r>
            <w:r w:rsidR="002F5B3E" w:rsidRPr="002F5B3E">
              <w:rPr>
                <w:rFonts w:hint="cs"/>
                <w:szCs w:val="26"/>
                <w:rtl/>
              </w:rPr>
              <w:t>ی</w:t>
            </w:r>
            <w:r w:rsidR="002F5B3E" w:rsidRPr="002F5B3E">
              <w:rPr>
                <w:rFonts w:hint="eastAsia"/>
                <w:szCs w:val="26"/>
                <w:rtl/>
              </w:rPr>
              <w:t>ن</w:t>
            </w:r>
            <w:r w:rsidR="002F5B3E" w:rsidRPr="002F5B3E">
              <w:rPr>
                <w:szCs w:val="26"/>
                <w:rtl/>
              </w:rPr>
              <w:t xml:space="preserve"> مجموعه</w:t>
            </w:r>
            <w:r w:rsidR="005113AA">
              <w:rPr>
                <w:rFonts w:hint="cs"/>
                <w:szCs w:val="26"/>
                <w:rtl/>
              </w:rPr>
              <w:t>‌داده</w:t>
            </w:r>
            <w:r w:rsidR="002F5B3E" w:rsidRPr="002F5B3E">
              <w:rPr>
                <w:szCs w:val="26"/>
                <w:rtl/>
              </w:rPr>
              <w:t xml:space="preserve"> با </w:t>
            </w:r>
            <w:r w:rsidR="005113AA">
              <w:rPr>
                <w:rFonts w:hint="cs"/>
                <w:szCs w:val="26"/>
                <w:rtl/>
              </w:rPr>
              <w:t xml:space="preserve">مجموعه‌داده‌های مختلفی از جمله یک </w:t>
            </w:r>
            <w:r w:rsidR="002F5B3E" w:rsidRPr="002F5B3E">
              <w:rPr>
                <w:szCs w:val="26"/>
                <w:rtl/>
              </w:rPr>
              <w:t>مجموعه</w:t>
            </w:r>
            <w:r w:rsidR="005113AA">
              <w:rPr>
                <w:rFonts w:hint="cs"/>
                <w:szCs w:val="26"/>
                <w:rtl/>
              </w:rPr>
              <w:t>‌</w:t>
            </w:r>
            <w:r w:rsidR="002F5B3E" w:rsidRPr="002F5B3E">
              <w:rPr>
                <w:szCs w:val="26"/>
                <w:rtl/>
              </w:rPr>
              <w:t xml:space="preserve">داده 1 </w:t>
            </w:r>
            <w:r w:rsidR="005113AA">
              <w:rPr>
                <w:rFonts w:hint="cs"/>
                <w:szCs w:val="26"/>
                <w:rtl/>
              </w:rPr>
              <w:t xml:space="preserve">میلیون </w:t>
            </w:r>
            <w:r w:rsidR="00331FDD">
              <w:rPr>
                <w:rFonts w:hint="cs"/>
                <w:szCs w:val="26"/>
                <w:rtl/>
              </w:rPr>
              <w:t>پرسش</w:t>
            </w:r>
            <w:r w:rsidR="005113AA">
              <w:rPr>
                <w:rFonts w:hint="cs"/>
                <w:szCs w:val="26"/>
                <w:rtl/>
              </w:rPr>
              <w:t>ی</w:t>
            </w:r>
            <w:r w:rsidR="002F5B3E" w:rsidRPr="002F5B3E">
              <w:rPr>
                <w:szCs w:val="26"/>
                <w:rtl/>
              </w:rPr>
              <w:t xml:space="preserve"> گسترش </w:t>
            </w:r>
            <w:r w:rsidR="002F5B3E" w:rsidRPr="002F5B3E">
              <w:rPr>
                <w:rFonts w:hint="cs"/>
                <w:szCs w:val="26"/>
                <w:rtl/>
              </w:rPr>
              <w:t>ی</w:t>
            </w:r>
            <w:r w:rsidR="002F5B3E" w:rsidRPr="002F5B3E">
              <w:rPr>
                <w:rFonts w:hint="eastAsia"/>
                <w:szCs w:val="26"/>
                <w:rtl/>
              </w:rPr>
              <w:t>افت</w:t>
            </w:r>
            <w:r w:rsidR="002F5B3E" w:rsidRPr="002F5B3E">
              <w:rPr>
                <w:szCs w:val="26"/>
                <w:rtl/>
              </w:rPr>
              <w:t>.</w:t>
            </w:r>
            <w:r w:rsidR="0018148E">
              <w:rPr>
                <w:rFonts w:hint="cs"/>
                <w:szCs w:val="26"/>
                <w:rtl/>
              </w:rPr>
              <w:t xml:space="preserve"> ع</w:t>
            </w:r>
            <w:r w:rsidR="009C7516" w:rsidRPr="00FD6D2C">
              <w:rPr>
                <w:szCs w:val="26"/>
                <w:rtl/>
              </w:rPr>
              <w:t xml:space="preserve">ملکرد </w:t>
            </w:r>
            <w:r w:rsidR="009C7516">
              <w:rPr>
                <w:rFonts w:hint="cs"/>
                <w:szCs w:val="26"/>
                <w:rtl/>
              </w:rPr>
              <w:t>سامانه‌های</w:t>
            </w:r>
            <w:r w:rsidR="009C7516" w:rsidRPr="00FD6D2C">
              <w:rPr>
                <w:szCs w:val="26"/>
                <w:rtl/>
              </w:rPr>
              <w:t xml:space="preserve"> مختلف بر رو</w:t>
            </w:r>
            <w:r w:rsidR="009C7516" w:rsidRPr="00FD6D2C">
              <w:rPr>
                <w:rFonts w:hint="cs"/>
                <w:szCs w:val="26"/>
                <w:rtl/>
              </w:rPr>
              <w:t>ی</w:t>
            </w:r>
            <w:r w:rsidR="009C7516" w:rsidRPr="00FD6D2C">
              <w:rPr>
                <w:szCs w:val="26"/>
                <w:rtl/>
              </w:rPr>
              <w:t xml:space="preserve"> ا</w:t>
            </w:r>
            <w:r w:rsidR="009C7516" w:rsidRPr="00FD6D2C">
              <w:rPr>
                <w:rFonts w:hint="cs"/>
                <w:szCs w:val="26"/>
                <w:rtl/>
              </w:rPr>
              <w:t>ی</w:t>
            </w:r>
            <w:r w:rsidR="009C7516" w:rsidRPr="00FD6D2C">
              <w:rPr>
                <w:rFonts w:hint="eastAsia"/>
                <w:szCs w:val="26"/>
                <w:rtl/>
              </w:rPr>
              <w:t>ن</w:t>
            </w:r>
            <w:r w:rsidR="009C7516" w:rsidRPr="00FD6D2C">
              <w:rPr>
                <w:szCs w:val="26"/>
                <w:rtl/>
              </w:rPr>
              <w:t xml:space="preserve"> </w:t>
            </w:r>
            <w:r w:rsidR="009C7516">
              <w:rPr>
                <w:rFonts w:hint="cs"/>
                <w:szCs w:val="26"/>
                <w:rtl/>
              </w:rPr>
              <w:t xml:space="preserve">مجموعه‌داده معمولا </w:t>
            </w:r>
            <w:r w:rsidR="009C7516" w:rsidRPr="00FD6D2C">
              <w:rPr>
                <w:szCs w:val="26"/>
                <w:rtl/>
              </w:rPr>
              <w:t>با</w:t>
            </w:r>
            <w:r w:rsidR="009C7516">
              <w:rPr>
                <w:rFonts w:hint="cs"/>
                <w:szCs w:val="26"/>
                <w:rtl/>
              </w:rPr>
              <w:t xml:space="preserve"> </w:t>
            </w:r>
            <w:r w:rsidR="009C7516" w:rsidRPr="00FD6D2C">
              <w:rPr>
                <w:szCs w:val="26"/>
                <w:rtl/>
              </w:rPr>
              <w:t>استفاده از مع</w:t>
            </w:r>
            <w:r w:rsidR="009C7516" w:rsidRPr="00FD6D2C">
              <w:rPr>
                <w:rFonts w:hint="cs"/>
                <w:szCs w:val="26"/>
                <w:rtl/>
              </w:rPr>
              <w:t>ی</w:t>
            </w:r>
            <w:r w:rsidR="009C7516" w:rsidRPr="00FD6D2C">
              <w:rPr>
                <w:rFonts w:hint="eastAsia"/>
                <w:szCs w:val="26"/>
                <w:rtl/>
              </w:rPr>
              <w:t>ارها</w:t>
            </w:r>
            <w:r w:rsidR="009C7516" w:rsidRPr="00FD6D2C">
              <w:rPr>
                <w:rFonts w:hint="cs"/>
                <w:szCs w:val="26"/>
                <w:rtl/>
              </w:rPr>
              <w:t>ی</w:t>
            </w:r>
            <w:r w:rsidR="009C7516" w:rsidRPr="00FD6D2C">
              <w:rPr>
                <w:szCs w:val="26"/>
                <w:rtl/>
              </w:rPr>
              <w:t xml:space="preserve"> </w:t>
            </w:r>
            <w:r w:rsidR="009C7516">
              <w:rPr>
                <w:szCs w:val="26"/>
              </w:rPr>
              <w:t>ROUGE</w:t>
            </w:r>
            <w:r w:rsidR="009C7516" w:rsidRPr="00FD6D2C">
              <w:rPr>
                <w:szCs w:val="26"/>
                <w:rtl/>
              </w:rPr>
              <w:t xml:space="preserve"> و </w:t>
            </w:r>
            <w:r w:rsidR="009C7516">
              <w:rPr>
                <w:szCs w:val="26"/>
              </w:rPr>
              <w:t>BLEU</w:t>
            </w:r>
            <w:r w:rsidR="009C7516" w:rsidRPr="00FD6D2C">
              <w:rPr>
                <w:szCs w:val="26"/>
                <w:rtl/>
              </w:rPr>
              <w:t xml:space="preserve"> اندازه‌گ</w:t>
            </w:r>
            <w:r w:rsidR="009C7516" w:rsidRPr="00FD6D2C">
              <w:rPr>
                <w:rFonts w:hint="cs"/>
                <w:szCs w:val="26"/>
                <w:rtl/>
              </w:rPr>
              <w:t>ی</w:t>
            </w:r>
            <w:r w:rsidR="009C7516" w:rsidRPr="00FD6D2C">
              <w:rPr>
                <w:rFonts w:hint="eastAsia"/>
                <w:szCs w:val="26"/>
                <w:rtl/>
              </w:rPr>
              <w:t>ر</w:t>
            </w:r>
            <w:r w:rsidR="009C7516" w:rsidRPr="00FD6D2C">
              <w:rPr>
                <w:rFonts w:hint="cs"/>
                <w:szCs w:val="26"/>
                <w:rtl/>
              </w:rPr>
              <w:t>ی</w:t>
            </w:r>
            <w:r w:rsidR="009C7516" w:rsidRPr="00FD6D2C">
              <w:rPr>
                <w:szCs w:val="26"/>
                <w:rtl/>
              </w:rPr>
              <w:t xml:space="preserve"> م</w:t>
            </w:r>
            <w:r w:rsidR="009C7516" w:rsidRPr="00FD6D2C">
              <w:rPr>
                <w:rFonts w:hint="cs"/>
                <w:szCs w:val="26"/>
                <w:rtl/>
              </w:rPr>
              <w:t>ی‌</w:t>
            </w:r>
            <w:r w:rsidR="009C7516" w:rsidRPr="00FD6D2C">
              <w:rPr>
                <w:rFonts w:hint="eastAsia"/>
                <w:szCs w:val="26"/>
                <w:rtl/>
              </w:rPr>
              <w:t>شود</w:t>
            </w:r>
            <w:r w:rsidR="009C7516">
              <w:rPr>
                <w:rFonts w:hint="cs"/>
                <w:szCs w:val="26"/>
                <w:rtl/>
              </w:rPr>
              <w:t>.</w:t>
            </w:r>
          </w:p>
          <w:p w14:paraId="68969A45" w14:textId="77777777" w:rsidR="00006786" w:rsidRDefault="00006786" w:rsidP="00006786">
            <w:pPr>
              <w:pStyle w:val="ListBullet"/>
              <w:numPr>
                <w:ilvl w:val="0"/>
                <w:numId w:val="0"/>
              </w:numPr>
              <w:ind w:left="360"/>
              <w:rPr>
                <w:szCs w:val="26"/>
              </w:rPr>
            </w:pPr>
          </w:p>
          <w:p w14:paraId="5B879A5E" w14:textId="392A09E4" w:rsidR="00006786" w:rsidRDefault="00006786" w:rsidP="009C23D8">
            <w:pPr>
              <w:pStyle w:val="ListBullet"/>
              <w:numPr>
                <w:ilvl w:val="0"/>
                <w:numId w:val="23"/>
              </w:numPr>
              <w:ind w:left="360"/>
              <w:rPr>
                <w:szCs w:val="26"/>
                <w:rtl/>
              </w:rPr>
            </w:pPr>
            <w:r w:rsidRPr="00231C6C">
              <w:rPr>
                <w:rFonts w:hint="cs"/>
                <w:b/>
                <w:bCs/>
                <w:szCs w:val="26"/>
                <w:rtl/>
              </w:rPr>
              <w:t>مجموعه</w:t>
            </w:r>
            <w:r w:rsidRPr="00231C6C">
              <w:rPr>
                <w:rFonts w:hint="eastAsia"/>
                <w:b/>
                <w:bCs/>
                <w:szCs w:val="26"/>
                <w:rtl/>
              </w:rPr>
              <w:t>‌</w:t>
            </w:r>
            <w:r w:rsidRPr="00231C6C">
              <w:rPr>
                <w:rFonts w:hint="cs"/>
                <w:b/>
                <w:bCs/>
                <w:szCs w:val="26"/>
                <w:rtl/>
              </w:rPr>
              <w:t xml:space="preserve">داده </w:t>
            </w:r>
            <w:r w:rsidR="00D61456" w:rsidRPr="00231C6C">
              <w:rPr>
                <w:b/>
                <w:bCs/>
                <w:szCs w:val="26"/>
              </w:rPr>
              <w:t>XQuAD</w:t>
            </w:r>
            <w:sdt>
              <w:sdtPr>
                <w:rPr>
                  <w:bCs/>
                  <w:color w:val="000000"/>
                  <w:szCs w:val="26"/>
                  <w:rtl/>
                </w:rPr>
                <w:tag w:val="MENDELEY_CITATION_v3_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"/>
                <w:id w:val="-447926544"/>
                <w:placeholder>
                  <w:docPart w:val="DefaultPlaceholder_-1854013440"/>
                </w:placeholder>
              </w:sdtPr>
              <w:sdtContent>
                <w:r w:rsidR="00A92BFD" w:rsidRPr="00A92BFD">
                  <w:rPr>
                    <w:bCs/>
                    <w:color w:val="000000"/>
                    <w:szCs w:val="26"/>
                    <w:rtl/>
                  </w:rPr>
                  <w:t>[29]</w:t>
                </w:r>
              </w:sdtContent>
            </w:sdt>
            <w:r w:rsidRPr="00231C6C">
              <w:rPr>
                <w:rFonts w:hint="cs"/>
                <w:b/>
                <w:bCs/>
                <w:szCs w:val="26"/>
                <w:rtl/>
              </w:rPr>
              <w:t xml:space="preserve">: </w:t>
            </w:r>
            <w:r w:rsidR="00D61456" w:rsidRPr="00231C6C">
              <w:rPr>
                <w:rFonts w:hint="cs"/>
                <w:szCs w:val="26"/>
                <w:rtl/>
              </w:rPr>
              <w:t>این مجموعه</w:t>
            </w:r>
            <w:r w:rsidR="00D61456" w:rsidRPr="00231C6C">
              <w:rPr>
                <w:rFonts w:hint="eastAsia"/>
                <w:szCs w:val="26"/>
                <w:rtl/>
              </w:rPr>
              <w:t>‌</w:t>
            </w:r>
            <w:r w:rsidR="00D61456" w:rsidRPr="00231C6C">
              <w:rPr>
                <w:rFonts w:hint="cs"/>
                <w:szCs w:val="26"/>
                <w:rtl/>
              </w:rPr>
              <w:t>داده</w:t>
            </w:r>
            <w:r w:rsidR="001D4E7A" w:rsidRPr="00231C6C">
              <w:rPr>
                <w:szCs w:val="26"/>
                <w:rtl/>
              </w:rPr>
              <w:t xml:space="preserve"> </w:t>
            </w:r>
            <w:r w:rsidR="001D4E7A" w:rsidRPr="00231C6C">
              <w:rPr>
                <w:rFonts w:hint="cs"/>
                <w:szCs w:val="26"/>
                <w:rtl/>
              </w:rPr>
              <w:t xml:space="preserve">یک </w:t>
            </w:r>
            <w:r w:rsidR="001D4E7A" w:rsidRPr="00231C6C">
              <w:rPr>
                <w:szCs w:val="26"/>
                <w:rtl/>
              </w:rPr>
              <w:t>مجموعه</w:t>
            </w:r>
            <w:r w:rsidR="001D4E7A" w:rsidRPr="00231C6C">
              <w:rPr>
                <w:rFonts w:hint="cs"/>
                <w:szCs w:val="26"/>
                <w:rtl/>
              </w:rPr>
              <w:t>‌</w:t>
            </w:r>
            <w:r w:rsidR="001D4E7A" w:rsidRPr="00231C6C">
              <w:rPr>
                <w:szCs w:val="26"/>
                <w:rtl/>
              </w:rPr>
              <w:t>داده بنچمارک</w:t>
            </w:r>
            <w:r w:rsidR="001D4E7A" w:rsidRPr="00231C6C">
              <w:rPr>
                <w:rFonts w:hint="cs"/>
                <w:szCs w:val="26"/>
                <w:rtl/>
              </w:rPr>
              <w:t>ی</w:t>
            </w:r>
            <w:r w:rsidR="001D4E7A" w:rsidRPr="00231C6C">
              <w:rPr>
                <w:szCs w:val="26"/>
                <w:rtl/>
              </w:rPr>
              <w:t xml:space="preserve"> برا</w:t>
            </w:r>
            <w:r w:rsidR="001D4E7A" w:rsidRPr="00231C6C">
              <w:rPr>
                <w:rFonts w:hint="cs"/>
                <w:szCs w:val="26"/>
                <w:rtl/>
              </w:rPr>
              <w:t>ی</w:t>
            </w:r>
            <w:r w:rsidR="001D4E7A" w:rsidRPr="00231C6C">
              <w:rPr>
                <w:szCs w:val="26"/>
                <w:rtl/>
              </w:rPr>
              <w:t xml:space="preserve"> ارز</w:t>
            </w:r>
            <w:r w:rsidR="001D4E7A" w:rsidRPr="00231C6C">
              <w:rPr>
                <w:rFonts w:hint="cs"/>
                <w:szCs w:val="26"/>
                <w:rtl/>
              </w:rPr>
              <w:t>ی</w:t>
            </w:r>
            <w:r w:rsidR="001D4E7A" w:rsidRPr="00231C6C">
              <w:rPr>
                <w:rFonts w:hint="eastAsia"/>
                <w:szCs w:val="26"/>
                <w:rtl/>
              </w:rPr>
              <w:t>اب</w:t>
            </w:r>
            <w:r w:rsidR="001D4E7A" w:rsidRPr="00231C6C">
              <w:rPr>
                <w:rFonts w:hint="cs"/>
                <w:szCs w:val="26"/>
                <w:rtl/>
              </w:rPr>
              <w:t>ی</w:t>
            </w:r>
            <w:r w:rsidR="001D4E7A" w:rsidRPr="00231C6C">
              <w:rPr>
                <w:szCs w:val="26"/>
                <w:rtl/>
              </w:rPr>
              <w:t xml:space="preserve"> عملکرد سامانه‌ها</w:t>
            </w:r>
            <w:r w:rsidR="001D4E7A" w:rsidRPr="00231C6C">
              <w:rPr>
                <w:rFonts w:hint="cs"/>
                <w:szCs w:val="26"/>
                <w:rtl/>
              </w:rPr>
              <w:t>ی</w:t>
            </w:r>
            <w:r w:rsidR="001D4E7A" w:rsidRPr="00231C6C">
              <w:rPr>
                <w:szCs w:val="26"/>
                <w:rtl/>
              </w:rPr>
              <w:t xml:space="preserve"> </w:t>
            </w:r>
            <w:r w:rsidR="001D4E7A" w:rsidRPr="00231C6C">
              <w:rPr>
                <w:rFonts w:hint="cs"/>
                <w:szCs w:val="26"/>
                <w:rtl/>
              </w:rPr>
              <w:t>پاسخگویی به سوالات</w:t>
            </w:r>
            <w:r w:rsidR="001D4E7A" w:rsidRPr="00231C6C">
              <w:rPr>
                <w:szCs w:val="26"/>
                <w:rtl/>
              </w:rPr>
              <w:t xml:space="preserve"> در </w:t>
            </w:r>
            <w:r w:rsidR="001D4E7A" w:rsidRPr="00231C6C">
              <w:rPr>
                <w:rFonts w:hint="cs"/>
                <w:szCs w:val="26"/>
                <w:rtl/>
              </w:rPr>
              <w:t>ی</w:t>
            </w:r>
            <w:r w:rsidR="001D4E7A" w:rsidRPr="00231C6C">
              <w:rPr>
                <w:rFonts w:hint="eastAsia"/>
                <w:szCs w:val="26"/>
                <w:rtl/>
              </w:rPr>
              <w:t>ک</w:t>
            </w:r>
            <w:r w:rsidR="001D4E7A" w:rsidRPr="00231C6C">
              <w:rPr>
                <w:szCs w:val="26"/>
                <w:rtl/>
              </w:rPr>
              <w:t xml:space="preserve"> مح</w:t>
            </w:r>
            <w:r w:rsidR="001D4E7A" w:rsidRPr="00231C6C">
              <w:rPr>
                <w:rFonts w:hint="cs"/>
                <w:szCs w:val="26"/>
                <w:rtl/>
              </w:rPr>
              <w:t>ی</w:t>
            </w:r>
            <w:r w:rsidR="001D4E7A" w:rsidRPr="00231C6C">
              <w:rPr>
                <w:rFonts w:hint="eastAsia"/>
                <w:szCs w:val="26"/>
                <w:rtl/>
              </w:rPr>
              <w:t>ط</w:t>
            </w:r>
            <w:r w:rsidR="001D4E7A" w:rsidRPr="00231C6C">
              <w:rPr>
                <w:szCs w:val="26"/>
                <w:rtl/>
              </w:rPr>
              <w:t xml:space="preserve"> چندزبانه است. ا</w:t>
            </w:r>
            <w:r w:rsidR="001D4E7A" w:rsidRPr="00231C6C">
              <w:rPr>
                <w:rFonts w:hint="cs"/>
                <w:szCs w:val="26"/>
                <w:rtl/>
              </w:rPr>
              <w:t>ی</w:t>
            </w:r>
            <w:r w:rsidR="001D4E7A" w:rsidRPr="00231C6C">
              <w:rPr>
                <w:rFonts w:hint="eastAsia"/>
                <w:szCs w:val="26"/>
                <w:rtl/>
              </w:rPr>
              <w:t>ن</w:t>
            </w:r>
            <w:r w:rsidR="001D4E7A" w:rsidRPr="00231C6C">
              <w:rPr>
                <w:szCs w:val="26"/>
                <w:rtl/>
              </w:rPr>
              <w:t xml:space="preserve"> </w:t>
            </w:r>
            <w:r w:rsidR="001D4E7A" w:rsidRPr="00231C6C">
              <w:rPr>
                <w:rFonts w:hint="cs"/>
                <w:szCs w:val="26"/>
                <w:rtl/>
              </w:rPr>
              <w:t>مجموعه‌داده</w:t>
            </w:r>
            <w:r w:rsidR="001D4E7A" w:rsidRPr="00231C6C">
              <w:rPr>
                <w:szCs w:val="26"/>
                <w:rtl/>
              </w:rPr>
              <w:t xml:space="preserve"> از 240 پاراگراف و 1190 جفت پرس</w:t>
            </w:r>
            <w:r w:rsidR="001D4E7A" w:rsidRPr="00231C6C">
              <w:rPr>
                <w:rFonts w:hint="cs"/>
                <w:szCs w:val="26"/>
                <w:rtl/>
              </w:rPr>
              <w:t>ش و پاسخ</w:t>
            </w:r>
            <w:r w:rsidR="001D4E7A" w:rsidRPr="00231C6C">
              <w:rPr>
                <w:szCs w:val="26"/>
                <w:rtl/>
              </w:rPr>
              <w:t xml:space="preserve"> </w:t>
            </w:r>
            <w:r w:rsidR="001D4E7A" w:rsidRPr="00231C6C">
              <w:rPr>
                <w:rFonts w:hint="cs"/>
                <w:szCs w:val="26"/>
                <w:rtl/>
              </w:rPr>
              <w:t>استخراج</w:t>
            </w:r>
            <w:r w:rsidR="001D4E7A" w:rsidRPr="00231C6C">
              <w:rPr>
                <w:szCs w:val="26"/>
                <w:rtl/>
              </w:rPr>
              <w:t xml:space="preserve"> </w:t>
            </w:r>
            <w:r w:rsidR="001D4E7A" w:rsidRPr="00231C6C">
              <w:rPr>
                <w:rFonts w:hint="cs"/>
                <w:szCs w:val="26"/>
                <w:rtl/>
              </w:rPr>
              <w:t>شده</w:t>
            </w:r>
            <w:r w:rsidR="001D4E7A" w:rsidRPr="00231C6C">
              <w:rPr>
                <w:szCs w:val="26"/>
                <w:rtl/>
              </w:rPr>
              <w:t xml:space="preserve"> </w:t>
            </w:r>
            <w:r w:rsidR="001D4E7A" w:rsidRPr="00231C6C">
              <w:rPr>
                <w:rFonts w:hint="cs"/>
                <w:szCs w:val="26"/>
                <w:rtl/>
              </w:rPr>
              <w:t>از</w:t>
            </w:r>
            <w:r w:rsidR="001D4E7A" w:rsidRPr="00231C6C">
              <w:rPr>
                <w:szCs w:val="26"/>
                <w:rtl/>
              </w:rPr>
              <w:t xml:space="preserve"> </w:t>
            </w:r>
            <w:r w:rsidR="001D4E7A" w:rsidRPr="00231C6C">
              <w:rPr>
                <w:rFonts w:hint="cs"/>
                <w:szCs w:val="26"/>
                <w:rtl/>
              </w:rPr>
              <w:t>مجموعه</w:t>
            </w:r>
            <w:r w:rsidR="001D4E7A" w:rsidRPr="00231C6C">
              <w:rPr>
                <w:szCs w:val="26"/>
                <w:rtl/>
              </w:rPr>
              <w:t xml:space="preserve"> </w:t>
            </w:r>
            <w:r w:rsidR="001D4E7A" w:rsidRPr="00231C6C">
              <w:rPr>
                <w:rFonts w:hint="cs"/>
                <w:szCs w:val="26"/>
                <w:rtl/>
              </w:rPr>
              <w:t>توسعه مجموعه‌داده</w:t>
            </w:r>
            <w:r w:rsidR="001D4E7A" w:rsidRPr="00231C6C">
              <w:rPr>
                <w:szCs w:val="26"/>
                <w:rtl/>
              </w:rPr>
              <w:t xml:space="preserve"> </w:t>
            </w:r>
            <w:r w:rsidR="001D4E7A" w:rsidRPr="00231C6C">
              <w:rPr>
                <w:szCs w:val="26"/>
              </w:rPr>
              <w:t>SQuAD v1.1</w:t>
            </w:r>
            <w:r w:rsidR="001D4E7A" w:rsidRPr="00231C6C">
              <w:rPr>
                <w:szCs w:val="26"/>
                <w:rtl/>
              </w:rPr>
              <w:t xml:space="preserve"> تشک</w:t>
            </w:r>
            <w:r w:rsidR="001D4E7A" w:rsidRPr="00231C6C">
              <w:rPr>
                <w:rFonts w:hint="cs"/>
                <w:szCs w:val="26"/>
                <w:rtl/>
              </w:rPr>
              <w:t>ی</w:t>
            </w:r>
            <w:r w:rsidR="001D4E7A" w:rsidRPr="00231C6C">
              <w:rPr>
                <w:rFonts w:hint="eastAsia"/>
                <w:szCs w:val="26"/>
                <w:rtl/>
              </w:rPr>
              <w:t>ل</w:t>
            </w:r>
            <w:r w:rsidR="001D4E7A" w:rsidRPr="00231C6C">
              <w:rPr>
                <w:szCs w:val="26"/>
                <w:rtl/>
              </w:rPr>
              <w:t xml:space="preserve"> شده است</w:t>
            </w:r>
            <w:r w:rsidR="001D4E7A" w:rsidRPr="00231C6C">
              <w:rPr>
                <w:rFonts w:hint="cs"/>
                <w:szCs w:val="26"/>
                <w:rtl/>
              </w:rPr>
              <w:t xml:space="preserve">. </w:t>
            </w:r>
            <w:r w:rsidR="001D4E7A" w:rsidRPr="00231C6C">
              <w:rPr>
                <w:szCs w:val="26"/>
                <w:rtl/>
              </w:rPr>
              <w:t>تمام</w:t>
            </w:r>
            <w:r w:rsidR="001D4E7A" w:rsidRPr="00231C6C">
              <w:rPr>
                <w:rFonts w:hint="cs"/>
                <w:szCs w:val="26"/>
                <w:rtl/>
              </w:rPr>
              <w:t>ی</w:t>
            </w:r>
            <w:r w:rsidR="001D4E7A" w:rsidRPr="00231C6C">
              <w:rPr>
                <w:szCs w:val="26"/>
                <w:rtl/>
              </w:rPr>
              <w:t xml:space="preserve"> </w:t>
            </w:r>
            <w:r w:rsidR="001D4E7A" w:rsidRPr="00231C6C">
              <w:rPr>
                <w:rFonts w:hint="cs"/>
                <w:szCs w:val="26"/>
                <w:rtl/>
              </w:rPr>
              <w:t>پرسش‌ها و پاسخ‌ها</w:t>
            </w:r>
            <w:r w:rsidR="001D4E7A" w:rsidRPr="00231C6C">
              <w:rPr>
                <w:szCs w:val="26"/>
                <w:rtl/>
              </w:rPr>
              <w:t xml:space="preserve"> به ده زبان اسپان</w:t>
            </w:r>
            <w:r w:rsidR="001D4E7A" w:rsidRPr="00231C6C">
              <w:rPr>
                <w:rFonts w:hint="cs"/>
                <w:szCs w:val="26"/>
                <w:rtl/>
              </w:rPr>
              <w:t>ی</w:t>
            </w:r>
            <w:r w:rsidR="001D4E7A" w:rsidRPr="00231C6C">
              <w:rPr>
                <w:rFonts w:hint="eastAsia"/>
                <w:szCs w:val="26"/>
                <w:rtl/>
              </w:rPr>
              <w:t>ا</w:t>
            </w:r>
            <w:r w:rsidR="001D4E7A" w:rsidRPr="00231C6C">
              <w:rPr>
                <w:rFonts w:hint="cs"/>
                <w:szCs w:val="26"/>
                <w:rtl/>
              </w:rPr>
              <w:t>یی</w:t>
            </w:r>
            <w:r w:rsidR="001D4E7A" w:rsidRPr="00231C6C">
              <w:rPr>
                <w:rFonts w:hint="eastAsia"/>
                <w:szCs w:val="26"/>
                <w:rtl/>
              </w:rPr>
              <w:t>،</w:t>
            </w:r>
            <w:r w:rsidR="001D4E7A" w:rsidRPr="00231C6C">
              <w:rPr>
                <w:szCs w:val="26"/>
                <w:rtl/>
              </w:rPr>
              <w:t xml:space="preserve"> آلمان</w:t>
            </w:r>
            <w:r w:rsidR="001D4E7A" w:rsidRPr="00231C6C">
              <w:rPr>
                <w:rFonts w:hint="cs"/>
                <w:szCs w:val="26"/>
                <w:rtl/>
              </w:rPr>
              <w:t>ی</w:t>
            </w:r>
            <w:r w:rsidR="001D4E7A" w:rsidRPr="00231C6C">
              <w:rPr>
                <w:rFonts w:hint="eastAsia"/>
                <w:szCs w:val="26"/>
                <w:rtl/>
              </w:rPr>
              <w:t>،</w:t>
            </w:r>
            <w:r w:rsidR="001D4E7A" w:rsidRPr="00231C6C">
              <w:rPr>
                <w:szCs w:val="26"/>
                <w:rtl/>
              </w:rPr>
              <w:t xml:space="preserve"> </w:t>
            </w:r>
            <w:r w:rsidR="001D4E7A" w:rsidRPr="00231C6C">
              <w:rPr>
                <w:rFonts w:hint="cs"/>
                <w:szCs w:val="26"/>
                <w:rtl/>
              </w:rPr>
              <w:t>ی</w:t>
            </w:r>
            <w:r w:rsidR="001D4E7A" w:rsidRPr="00231C6C">
              <w:rPr>
                <w:rFonts w:hint="eastAsia"/>
                <w:szCs w:val="26"/>
                <w:rtl/>
              </w:rPr>
              <w:t>ونان</w:t>
            </w:r>
            <w:r w:rsidR="001D4E7A" w:rsidRPr="00231C6C">
              <w:rPr>
                <w:rFonts w:hint="cs"/>
                <w:szCs w:val="26"/>
                <w:rtl/>
              </w:rPr>
              <w:t>ی</w:t>
            </w:r>
            <w:r w:rsidR="001D4E7A" w:rsidRPr="00231C6C">
              <w:rPr>
                <w:rFonts w:hint="eastAsia"/>
                <w:szCs w:val="26"/>
                <w:rtl/>
              </w:rPr>
              <w:t>،</w:t>
            </w:r>
            <w:r w:rsidR="001D4E7A" w:rsidRPr="00231C6C">
              <w:rPr>
                <w:szCs w:val="26"/>
                <w:rtl/>
              </w:rPr>
              <w:t xml:space="preserve"> روس</w:t>
            </w:r>
            <w:r w:rsidR="001D4E7A" w:rsidRPr="00231C6C">
              <w:rPr>
                <w:rFonts w:hint="cs"/>
                <w:szCs w:val="26"/>
                <w:rtl/>
              </w:rPr>
              <w:t>ی</w:t>
            </w:r>
            <w:r w:rsidR="001D4E7A" w:rsidRPr="00231C6C">
              <w:rPr>
                <w:rFonts w:hint="eastAsia"/>
                <w:szCs w:val="26"/>
                <w:rtl/>
              </w:rPr>
              <w:t>،</w:t>
            </w:r>
            <w:r w:rsidR="001D4E7A" w:rsidRPr="00231C6C">
              <w:rPr>
                <w:szCs w:val="26"/>
                <w:rtl/>
              </w:rPr>
              <w:t xml:space="preserve"> ترک</w:t>
            </w:r>
            <w:r w:rsidR="001D4E7A" w:rsidRPr="00231C6C">
              <w:rPr>
                <w:rFonts w:hint="cs"/>
                <w:szCs w:val="26"/>
                <w:rtl/>
              </w:rPr>
              <w:t>ی</w:t>
            </w:r>
            <w:r w:rsidR="001D4E7A" w:rsidRPr="00231C6C">
              <w:rPr>
                <w:rFonts w:hint="eastAsia"/>
                <w:szCs w:val="26"/>
                <w:rtl/>
              </w:rPr>
              <w:t>،</w:t>
            </w:r>
            <w:r w:rsidR="001D4E7A" w:rsidRPr="00231C6C">
              <w:rPr>
                <w:szCs w:val="26"/>
                <w:rtl/>
              </w:rPr>
              <w:t xml:space="preserve"> عرب</w:t>
            </w:r>
            <w:r w:rsidR="001D4E7A" w:rsidRPr="00231C6C">
              <w:rPr>
                <w:rFonts w:hint="cs"/>
                <w:szCs w:val="26"/>
                <w:rtl/>
              </w:rPr>
              <w:t>ی</w:t>
            </w:r>
            <w:r w:rsidR="001D4E7A" w:rsidRPr="00231C6C">
              <w:rPr>
                <w:rFonts w:hint="eastAsia"/>
                <w:szCs w:val="26"/>
                <w:rtl/>
              </w:rPr>
              <w:t>،</w:t>
            </w:r>
            <w:r w:rsidR="001D4E7A" w:rsidRPr="00231C6C">
              <w:rPr>
                <w:szCs w:val="26"/>
                <w:rtl/>
              </w:rPr>
              <w:t xml:space="preserve"> و</w:t>
            </w:r>
            <w:r w:rsidR="001D4E7A" w:rsidRPr="00231C6C">
              <w:rPr>
                <w:rFonts w:hint="cs"/>
                <w:szCs w:val="26"/>
                <w:rtl/>
              </w:rPr>
              <w:t>ی</w:t>
            </w:r>
            <w:r w:rsidR="001D4E7A" w:rsidRPr="00231C6C">
              <w:rPr>
                <w:rFonts w:hint="eastAsia"/>
                <w:szCs w:val="26"/>
                <w:rtl/>
              </w:rPr>
              <w:t>تنام</w:t>
            </w:r>
            <w:r w:rsidR="001D4E7A" w:rsidRPr="00231C6C">
              <w:rPr>
                <w:rFonts w:hint="cs"/>
                <w:szCs w:val="26"/>
                <w:rtl/>
              </w:rPr>
              <w:t>ی</w:t>
            </w:r>
            <w:r w:rsidR="001D4E7A" w:rsidRPr="00231C6C">
              <w:rPr>
                <w:rFonts w:hint="eastAsia"/>
                <w:szCs w:val="26"/>
                <w:rtl/>
              </w:rPr>
              <w:t>،</w:t>
            </w:r>
            <w:r w:rsidR="001D4E7A" w:rsidRPr="00231C6C">
              <w:rPr>
                <w:szCs w:val="26"/>
                <w:rtl/>
              </w:rPr>
              <w:t xml:space="preserve"> تا</w:t>
            </w:r>
            <w:r w:rsidR="001D4E7A" w:rsidRPr="00231C6C">
              <w:rPr>
                <w:rFonts w:hint="cs"/>
                <w:szCs w:val="26"/>
                <w:rtl/>
              </w:rPr>
              <w:t>ی</w:t>
            </w:r>
            <w:r w:rsidR="001D4E7A" w:rsidRPr="00231C6C">
              <w:rPr>
                <w:rFonts w:hint="eastAsia"/>
                <w:szCs w:val="26"/>
                <w:rtl/>
              </w:rPr>
              <w:t>لند</w:t>
            </w:r>
            <w:r w:rsidR="001D4E7A" w:rsidRPr="00231C6C">
              <w:rPr>
                <w:rFonts w:hint="cs"/>
                <w:szCs w:val="26"/>
                <w:rtl/>
              </w:rPr>
              <w:t>ی</w:t>
            </w:r>
            <w:r w:rsidR="001D4E7A" w:rsidRPr="00231C6C">
              <w:rPr>
                <w:rFonts w:hint="eastAsia"/>
                <w:szCs w:val="26"/>
                <w:rtl/>
              </w:rPr>
              <w:t>،</w:t>
            </w:r>
            <w:r w:rsidR="001D4E7A" w:rsidRPr="00231C6C">
              <w:rPr>
                <w:szCs w:val="26"/>
                <w:rtl/>
              </w:rPr>
              <w:t xml:space="preserve"> چ</w:t>
            </w:r>
            <w:r w:rsidR="001D4E7A" w:rsidRPr="00231C6C">
              <w:rPr>
                <w:rFonts w:hint="cs"/>
                <w:szCs w:val="26"/>
                <w:rtl/>
              </w:rPr>
              <w:t>ی</w:t>
            </w:r>
            <w:r w:rsidR="001D4E7A" w:rsidRPr="00231C6C">
              <w:rPr>
                <w:rFonts w:hint="eastAsia"/>
                <w:szCs w:val="26"/>
                <w:rtl/>
              </w:rPr>
              <w:t>ن</w:t>
            </w:r>
            <w:r w:rsidR="001D4E7A" w:rsidRPr="00231C6C">
              <w:rPr>
                <w:rFonts w:hint="cs"/>
                <w:szCs w:val="26"/>
                <w:rtl/>
              </w:rPr>
              <w:t>ی</w:t>
            </w:r>
            <w:r w:rsidR="001D4E7A" w:rsidRPr="00231C6C">
              <w:rPr>
                <w:szCs w:val="26"/>
                <w:rtl/>
              </w:rPr>
              <w:t xml:space="preserve"> و هند</w:t>
            </w:r>
            <w:r w:rsidR="001D4E7A" w:rsidRPr="00231C6C">
              <w:rPr>
                <w:rFonts w:hint="cs"/>
                <w:szCs w:val="26"/>
                <w:rtl/>
              </w:rPr>
              <w:t xml:space="preserve">ی </w:t>
            </w:r>
            <w:r w:rsidR="001D4E7A" w:rsidRPr="00231C6C">
              <w:rPr>
                <w:szCs w:val="26"/>
                <w:rtl/>
              </w:rPr>
              <w:t>ترجمه شده‌اند</w:t>
            </w:r>
            <w:r w:rsidR="001D4E7A" w:rsidRPr="00231C6C">
              <w:rPr>
                <w:rFonts w:hint="cs"/>
                <w:szCs w:val="26"/>
                <w:rtl/>
              </w:rPr>
              <w:t>،</w:t>
            </w:r>
            <w:r w:rsidR="001D4E7A" w:rsidRPr="00231C6C">
              <w:rPr>
                <w:szCs w:val="26"/>
                <w:rtl/>
              </w:rPr>
              <w:t xml:space="preserve"> به علاوه نسخه به‌روزشده‌ا</w:t>
            </w:r>
            <w:r w:rsidR="001D4E7A" w:rsidRPr="00231C6C">
              <w:rPr>
                <w:rFonts w:hint="cs"/>
                <w:szCs w:val="26"/>
                <w:rtl/>
              </w:rPr>
              <w:t>ی</w:t>
            </w:r>
            <w:r w:rsidR="001D4E7A" w:rsidRPr="00231C6C">
              <w:rPr>
                <w:szCs w:val="26"/>
                <w:rtl/>
              </w:rPr>
              <w:t xml:space="preserve"> برا</w:t>
            </w:r>
            <w:r w:rsidR="001D4E7A" w:rsidRPr="00231C6C">
              <w:rPr>
                <w:rFonts w:hint="cs"/>
                <w:szCs w:val="26"/>
                <w:rtl/>
              </w:rPr>
              <w:t>ی</w:t>
            </w:r>
            <w:r w:rsidR="001D4E7A" w:rsidRPr="00231C6C">
              <w:rPr>
                <w:szCs w:val="26"/>
                <w:rtl/>
              </w:rPr>
              <w:t xml:space="preserve"> </w:t>
            </w:r>
            <w:r w:rsidR="001D4E7A" w:rsidRPr="00231C6C">
              <w:rPr>
                <w:rFonts w:hint="cs"/>
                <w:szCs w:val="26"/>
                <w:rtl/>
              </w:rPr>
              <w:t xml:space="preserve">زبان </w:t>
            </w:r>
            <w:r w:rsidR="001D4E7A" w:rsidRPr="00231C6C">
              <w:rPr>
                <w:szCs w:val="26"/>
                <w:rtl/>
              </w:rPr>
              <w:t>رومان</w:t>
            </w:r>
            <w:r w:rsidR="001D4E7A" w:rsidRPr="00231C6C">
              <w:rPr>
                <w:rFonts w:hint="cs"/>
                <w:szCs w:val="26"/>
                <w:rtl/>
              </w:rPr>
              <w:t>ی</w:t>
            </w:r>
            <w:r w:rsidR="001D4E7A" w:rsidRPr="00231C6C">
              <w:rPr>
                <w:rFonts w:hint="eastAsia"/>
                <w:szCs w:val="26"/>
                <w:rtl/>
              </w:rPr>
              <w:t>ا</w:t>
            </w:r>
            <w:r w:rsidR="001D4E7A" w:rsidRPr="00231C6C">
              <w:rPr>
                <w:rFonts w:hint="cs"/>
                <w:szCs w:val="26"/>
                <w:rtl/>
              </w:rPr>
              <w:t xml:space="preserve"> نیز منتشر شده است</w:t>
            </w:r>
            <w:r w:rsidR="001D4E7A" w:rsidRPr="00231C6C">
              <w:rPr>
                <w:szCs w:val="26"/>
                <w:rtl/>
              </w:rPr>
              <w:t>. به هم</w:t>
            </w:r>
            <w:r w:rsidR="001D4E7A" w:rsidRPr="00231C6C">
              <w:rPr>
                <w:rFonts w:hint="cs"/>
                <w:szCs w:val="26"/>
                <w:rtl/>
              </w:rPr>
              <w:t>ی</w:t>
            </w:r>
            <w:r w:rsidR="001D4E7A" w:rsidRPr="00231C6C">
              <w:rPr>
                <w:rFonts w:hint="eastAsia"/>
                <w:szCs w:val="26"/>
                <w:rtl/>
              </w:rPr>
              <w:t>ن</w:t>
            </w:r>
            <w:r w:rsidR="001D4E7A" w:rsidRPr="00231C6C">
              <w:rPr>
                <w:szCs w:val="26"/>
                <w:rtl/>
              </w:rPr>
              <w:t xml:space="preserve"> دل</w:t>
            </w:r>
            <w:r w:rsidR="001D4E7A" w:rsidRPr="00231C6C">
              <w:rPr>
                <w:rFonts w:hint="cs"/>
                <w:szCs w:val="26"/>
                <w:rtl/>
              </w:rPr>
              <w:t>ی</w:t>
            </w:r>
            <w:r w:rsidR="001D4E7A" w:rsidRPr="00231C6C">
              <w:rPr>
                <w:rFonts w:hint="eastAsia"/>
                <w:szCs w:val="26"/>
                <w:rtl/>
              </w:rPr>
              <w:t>ل،</w:t>
            </w:r>
            <w:r w:rsidR="00F46CFA" w:rsidRPr="00231C6C">
              <w:rPr>
                <w:rFonts w:hint="cs"/>
                <w:szCs w:val="26"/>
                <w:rtl/>
              </w:rPr>
              <w:t xml:space="preserve"> داده‌های آن در</w:t>
            </w:r>
            <w:r w:rsidR="001D4E7A" w:rsidRPr="00231C6C">
              <w:rPr>
                <w:szCs w:val="26"/>
                <w:rtl/>
              </w:rPr>
              <w:t xml:space="preserve"> 11 زبان </w:t>
            </w:r>
            <w:r w:rsidR="00F46CFA" w:rsidRPr="00231C6C">
              <w:rPr>
                <w:rFonts w:hint="cs"/>
                <w:szCs w:val="26"/>
                <w:rtl/>
              </w:rPr>
              <w:t>مختلف معادل هستند.</w:t>
            </w:r>
            <w:r w:rsidR="001D4E7A" w:rsidRPr="00231C6C">
              <w:rPr>
                <w:szCs w:val="26"/>
                <w:rtl/>
              </w:rPr>
              <w:t xml:space="preserve"> هدف اصل</w:t>
            </w:r>
            <w:r w:rsidR="001D4E7A" w:rsidRPr="00231C6C">
              <w:rPr>
                <w:rFonts w:hint="cs"/>
                <w:szCs w:val="26"/>
                <w:rtl/>
              </w:rPr>
              <w:t>ی</w:t>
            </w:r>
            <w:r w:rsidR="001D4E7A" w:rsidRPr="00231C6C">
              <w:rPr>
                <w:szCs w:val="26"/>
                <w:rtl/>
              </w:rPr>
              <w:t xml:space="preserve"> ا</w:t>
            </w:r>
            <w:r w:rsidR="001D4E7A" w:rsidRPr="00231C6C">
              <w:rPr>
                <w:rFonts w:hint="cs"/>
                <w:szCs w:val="26"/>
                <w:rtl/>
              </w:rPr>
              <w:t>ی</w:t>
            </w:r>
            <w:r w:rsidR="001D4E7A" w:rsidRPr="00231C6C">
              <w:rPr>
                <w:rFonts w:hint="eastAsia"/>
                <w:szCs w:val="26"/>
                <w:rtl/>
              </w:rPr>
              <w:t>ن</w:t>
            </w:r>
            <w:r w:rsidR="001D4E7A" w:rsidRPr="00231C6C">
              <w:rPr>
                <w:szCs w:val="26"/>
                <w:rtl/>
              </w:rPr>
              <w:t xml:space="preserve"> </w:t>
            </w:r>
            <w:r w:rsidR="00231C6C" w:rsidRPr="00231C6C">
              <w:rPr>
                <w:rFonts w:hint="cs"/>
                <w:szCs w:val="26"/>
                <w:rtl/>
              </w:rPr>
              <w:t>مجموعه</w:t>
            </w:r>
            <w:r w:rsidR="00231C6C" w:rsidRPr="00231C6C">
              <w:rPr>
                <w:rFonts w:hint="eastAsia"/>
                <w:szCs w:val="26"/>
                <w:rtl/>
              </w:rPr>
              <w:t>‌</w:t>
            </w:r>
            <w:r w:rsidR="00231C6C" w:rsidRPr="00231C6C">
              <w:rPr>
                <w:rFonts w:hint="cs"/>
                <w:szCs w:val="26"/>
                <w:rtl/>
              </w:rPr>
              <w:t>داده</w:t>
            </w:r>
            <w:r w:rsidR="001D4E7A" w:rsidRPr="00231C6C">
              <w:rPr>
                <w:rFonts w:hint="eastAsia"/>
                <w:szCs w:val="26"/>
                <w:rtl/>
              </w:rPr>
              <w:t>،</w:t>
            </w:r>
            <w:r w:rsidR="001D4E7A" w:rsidRPr="00231C6C">
              <w:rPr>
                <w:szCs w:val="26"/>
                <w:rtl/>
              </w:rPr>
              <w:t xml:space="preserve"> سنجش توانا</w:t>
            </w:r>
            <w:r w:rsidR="001D4E7A" w:rsidRPr="00231C6C">
              <w:rPr>
                <w:rFonts w:hint="cs"/>
                <w:szCs w:val="26"/>
                <w:rtl/>
              </w:rPr>
              <w:t>یی</w:t>
            </w:r>
            <w:r w:rsidR="001D4E7A" w:rsidRPr="00231C6C">
              <w:rPr>
                <w:szCs w:val="26"/>
                <w:rtl/>
              </w:rPr>
              <w:t xml:space="preserve"> مدل‌ها</w:t>
            </w:r>
            <w:r w:rsidR="001D4E7A" w:rsidRPr="00231C6C">
              <w:rPr>
                <w:rFonts w:hint="cs"/>
                <w:szCs w:val="26"/>
                <w:rtl/>
              </w:rPr>
              <w:t>ی</w:t>
            </w:r>
            <w:r w:rsidR="001D4E7A" w:rsidRPr="00231C6C">
              <w:rPr>
                <w:szCs w:val="26"/>
                <w:rtl/>
              </w:rPr>
              <w:t xml:space="preserve"> چندزبانه برا</w:t>
            </w:r>
            <w:r w:rsidR="001D4E7A" w:rsidRPr="00231C6C">
              <w:rPr>
                <w:rFonts w:hint="cs"/>
                <w:szCs w:val="26"/>
                <w:rtl/>
              </w:rPr>
              <w:t>ی</w:t>
            </w:r>
            <w:r w:rsidR="001D4E7A" w:rsidRPr="00231C6C">
              <w:rPr>
                <w:szCs w:val="26"/>
                <w:rtl/>
              </w:rPr>
              <w:t xml:space="preserve"> انتقال دانش از </w:t>
            </w:r>
            <w:r w:rsidR="001D4E7A" w:rsidRPr="00231C6C">
              <w:rPr>
                <w:rFonts w:hint="cs"/>
                <w:szCs w:val="26"/>
                <w:rtl/>
              </w:rPr>
              <w:t>ی</w:t>
            </w:r>
            <w:r w:rsidR="001D4E7A" w:rsidRPr="00231C6C">
              <w:rPr>
                <w:rFonts w:hint="eastAsia"/>
                <w:szCs w:val="26"/>
                <w:rtl/>
              </w:rPr>
              <w:t>ک</w:t>
            </w:r>
            <w:r w:rsidR="001D4E7A" w:rsidRPr="00231C6C">
              <w:rPr>
                <w:szCs w:val="26"/>
                <w:rtl/>
              </w:rPr>
              <w:t xml:space="preserve"> زبان به زبان‌ها</w:t>
            </w:r>
            <w:r w:rsidR="001D4E7A" w:rsidRPr="00231C6C">
              <w:rPr>
                <w:rFonts w:hint="cs"/>
                <w:szCs w:val="26"/>
                <w:rtl/>
              </w:rPr>
              <w:t>ی</w:t>
            </w:r>
            <w:r w:rsidR="001D4E7A" w:rsidRPr="00231C6C">
              <w:rPr>
                <w:szCs w:val="26"/>
                <w:rtl/>
              </w:rPr>
              <w:t xml:space="preserve"> د</w:t>
            </w:r>
            <w:r w:rsidR="001D4E7A" w:rsidRPr="00231C6C">
              <w:rPr>
                <w:rFonts w:hint="cs"/>
                <w:szCs w:val="26"/>
                <w:rtl/>
              </w:rPr>
              <w:t>ی</w:t>
            </w:r>
            <w:r w:rsidR="001D4E7A" w:rsidRPr="00231C6C">
              <w:rPr>
                <w:rFonts w:hint="eastAsia"/>
                <w:szCs w:val="26"/>
                <w:rtl/>
              </w:rPr>
              <w:t>گر</w:t>
            </w:r>
            <w:r w:rsidR="00231C6C">
              <w:rPr>
                <w:rStyle w:val="FootnoteReference"/>
                <w:szCs w:val="26"/>
                <w:rtl/>
              </w:rPr>
              <w:footnoteReference w:id="28"/>
            </w:r>
            <w:r w:rsidR="001D4E7A" w:rsidRPr="00231C6C">
              <w:rPr>
                <w:szCs w:val="26"/>
                <w:rtl/>
              </w:rPr>
              <w:t xml:space="preserve"> در زم</w:t>
            </w:r>
            <w:r w:rsidR="001D4E7A" w:rsidRPr="00231C6C">
              <w:rPr>
                <w:rFonts w:hint="cs"/>
                <w:szCs w:val="26"/>
                <w:rtl/>
              </w:rPr>
              <w:t>ی</w:t>
            </w:r>
            <w:r w:rsidR="001D4E7A" w:rsidRPr="00231C6C">
              <w:rPr>
                <w:rFonts w:hint="eastAsia"/>
                <w:szCs w:val="26"/>
                <w:rtl/>
              </w:rPr>
              <w:t>نه</w:t>
            </w:r>
            <w:r w:rsidR="001D4E7A" w:rsidRPr="00231C6C">
              <w:rPr>
                <w:szCs w:val="26"/>
                <w:rtl/>
              </w:rPr>
              <w:t xml:space="preserve"> پاسخگو</w:t>
            </w:r>
            <w:r w:rsidR="001D4E7A" w:rsidRPr="00231C6C">
              <w:rPr>
                <w:rFonts w:hint="cs"/>
                <w:szCs w:val="26"/>
                <w:rtl/>
              </w:rPr>
              <w:t>یی</w:t>
            </w:r>
            <w:r w:rsidR="001D4E7A" w:rsidRPr="00231C6C">
              <w:rPr>
                <w:szCs w:val="26"/>
                <w:rtl/>
              </w:rPr>
              <w:t xml:space="preserve"> به سوالات است.</w:t>
            </w:r>
            <w:r w:rsidR="00231C6C">
              <w:rPr>
                <w:rFonts w:hint="cs"/>
                <w:szCs w:val="26"/>
                <w:rtl/>
              </w:rPr>
              <w:t xml:space="preserve"> </w:t>
            </w:r>
            <w:r w:rsidR="009C23D8">
              <w:rPr>
                <w:rFonts w:hint="cs"/>
                <w:szCs w:val="26"/>
                <w:rtl/>
              </w:rPr>
              <w:t xml:space="preserve">در واقع </w:t>
            </w:r>
            <w:r w:rsidR="001D4E7A" w:rsidRPr="00231C6C">
              <w:rPr>
                <w:szCs w:val="26"/>
                <w:rtl/>
              </w:rPr>
              <w:t>و</w:t>
            </w:r>
            <w:r w:rsidR="00231C6C">
              <w:rPr>
                <w:rFonts w:hint="cs"/>
                <w:szCs w:val="26"/>
                <w:rtl/>
              </w:rPr>
              <w:t>جو</w:t>
            </w:r>
            <w:r w:rsidR="001D4E7A" w:rsidRPr="00231C6C">
              <w:rPr>
                <w:szCs w:val="26"/>
                <w:rtl/>
              </w:rPr>
              <w:t>د ترجمه‌ها</w:t>
            </w:r>
            <w:r w:rsidR="001D4E7A" w:rsidRPr="00231C6C">
              <w:rPr>
                <w:rFonts w:hint="cs"/>
                <w:szCs w:val="26"/>
                <w:rtl/>
              </w:rPr>
              <w:t>ی</w:t>
            </w:r>
            <w:r w:rsidR="001D4E7A" w:rsidRPr="00231C6C">
              <w:rPr>
                <w:szCs w:val="26"/>
                <w:rtl/>
              </w:rPr>
              <w:t xml:space="preserve"> </w:t>
            </w:r>
            <w:r w:rsidR="009C23D8">
              <w:rPr>
                <w:rFonts w:hint="cs"/>
                <w:szCs w:val="26"/>
                <w:rtl/>
              </w:rPr>
              <w:t>مختلف</w:t>
            </w:r>
            <w:r w:rsidR="001D4E7A" w:rsidRPr="00231C6C">
              <w:rPr>
                <w:szCs w:val="26"/>
                <w:rtl/>
              </w:rPr>
              <w:t>، امکان ارز</w:t>
            </w:r>
            <w:r w:rsidR="001D4E7A" w:rsidRPr="00231C6C">
              <w:rPr>
                <w:rFonts w:hint="cs"/>
                <w:szCs w:val="26"/>
                <w:rtl/>
              </w:rPr>
              <w:t>ی</w:t>
            </w:r>
            <w:r w:rsidR="001D4E7A" w:rsidRPr="00231C6C">
              <w:rPr>
                <w:rFonts w:hint="eastAsia"/>
                <w:szCs w:val="26"/>
                <w:rtl/>
              </w:rPr>
              <w:t>اب</w:t>
            </w:r>
            <w:r w:rsidR="001D4E7A" w:rsidRPr="00231C6C">
              <w:rPr>
                <w:rFonts w:hint="cs"/>
                <w:szCs w:val="26"/>
                <w:rtl/>
              </w:rPr>
              <w:t>ی</w:t>
            </w:r>
            <w:r w:rsidR="001D4E7A" w:rsidRPr="00231C6C">
              <w:rPr>
                <w:szCs w:val="26"/>
                <w:rtl/>
              </w:rPr>
              <w:t xml:space="preserve"> دق</w:t>
            </w:r>
            <w:r w:rsidR="001D4E7A" w:rsidRPr="00231C6C">
              <w:rPr>
                <w:rFonts w:hint="cs"/>
                <w:szCs w:val="26"/>
                <w:rtl/>
              </w:rPr>
              <w:t>ی</w:t>
            </w:r>
            <w:r w:rsidR="001D4E7A" w:rsidRPr="00231C6C">
              <w:rPr>
                <w:rFonts w:hint="eastAsia"/>
                <w:szCs w:val="26"/>
                <w:rtl/>
              </w:rPr>
              <w:t>ق</w:t>
            </w:r>
            <w:r w:rsidR="001D4E7A" w:rsidRPr="00231C6C">
              <w:rPr>
                <w:szCs w:val="26"/>
                <w:rtl/>
              </w:rPr>
              <w:t xml:space="preserve"> عملکرد مدل‌ها در مح</w:t>
            </w:r>
            <w:r w:rsidR="001D4E7A" w:rsidRPr="00231C6C">
              <w:rPr>
                <w:rFonts w:hint="cs"/>
                <w:szCs w:val="26"/>
                <w:rtl/>
              </w:rPr>
              <w:t>ی</w:t>
            </w:r>
            <w:r w:rsidR="001D4E7A" w:rsidRPr="00231C6C">
              <w:rPr>
                <w:rFonts w:hint="eastAsia"/>
                <w:szCs w:val="26"/>
                <w:rtl/>
              </w:rPr>
              <w:t>ط‌ها</w:t>
            </w:r>
            <w:r w:rsidR="001D4E7A" w:rsidRPr="00231C6C">
              <w:rPr>
                <w:rFonts w:hint="cs"/>
                <w:szCs w:val="26"/>
                <w:rtl/>
              </w:rPr>
              <w:t>ی</w:t>
            </w:r>
            <w:r w:rsidR="001D4E7A" w:rsidRPr="00231C6C">
              <w:rPr>
                <w:szCs w:val="26"/>
                <w:rtl/>
              </w:rPr>
              <w:t xml:space="preserve"> چندزبانه را فراهم م</w:t>
            </w:r>
            <w:r w:rsidR="001D4E7A" w:rsidRPr="00231C6C">
              <w:rPr>
                <w:rFonts w:hint="cs"/>
                <w:szCs w:val="26"/>
                <w:rtl/>
              </w:rPr>
              <w:t>ی‌</w:t>
            </w:r>
            <w:r w:rsidR="001D4E7A" w:rsidRPr="00231C6C">
              <w:rPr>
                <w:rFonts w:hint="eastAsia"/>
                <w:szCs w:val="26"/>
                <w:rtl/>
              </w:rPr>
              <w:t>کند</w:t>
            </w:r>
            <w:r w:rsidR="009C23D8">
              <w:rPr>
                <w:rFonts w:hint="cs"/>
                <w:szCs w:val="26"/>
                <w:rtl/>
              </w:rPr>
              <w:t>.</w:t>
            </w:r>
            <w:r w:rsidR="00D61456">
              <w:rPr>
                <w:rFonts w:hint="cs"/>
                <w:szCs w:val="26"/>
                <w:rtl/>
              </w:rPr>
              <w:t xml:space="preserve"> </w:t>
            </w:r>
            <w:r w:rsidR="000530DA" w:rsidRPr="000530DA">
              <w:rPr>
                <w:szCs w:val="26"/>
                <w:rtl/>
              </w:rPr>
              <w:t>عملکرد سامانه‌ها</w:t>
            </w:r>
            <w:r w:rsidR="000530DA" w:rsidRPr="000530DA">
              <w:rPr>
                <w:rFonts w:hint="cs"/>
                <w:szCs w:val="26"/>
                <w:rtl/>
              </w:rPr>
              <w:t>ی</w:t>
            </w:r>
            <w:r w:rsidR="000530DA" w:rsidRPr="000530DA">
              <w:rPr>
                <w:szCs w:val="26"/>
                <w:rtl/>
              </w:rPr>
              <w:t xml:space="preserve"> مختلف بر رو</w:t>
            </w:r>
            <w:r w:rsidR="000530DA" w:rsidRPr="000530DA">
              <w:rPr>
                <w:rFonts w:hint="cs"/>
                <w:szCs w:val="26"/>
                <w:rtl/>
              </w:rPr>
              <w:t>ی</w:t>
            </w:r>
            <w:r w:rsidR="000530DA" w:rsidRPr="000530DA">
              <w:rPr>
                <w:szCs w:val="26"/>
                <w:rtl/>
              </w:rPr>
              <w:t xml:space="preserve"> ا</w:t>
            </w:r>
            <w:r w:rsidR="000530DA" w:rsidRPr="000530DA">
              <w:rPr>
                <w:rFonts w:hint="cs"/>
                <w:szCs w:val="26"/>
                <w:rtl/>
              </w:rPr>
              <w:t>ی</w:t>
            </w:r>
            <w:r w:rsidR="000530DA" w:rsidRPr="000530DA">
              <w:rPr>
                <w:rFonts w:hint="eastAsia"/>
                <w:szCs w:val="26"/>
                <w:rtl/>
              </w:rPr>
              <w:t>ن</w:t>
            </w:r>
            <w:r w:rsidR="000530DA" w:rsidRPr="000530DA">
              <w:rPr>
                <w:szCs w:val="26"/>
                <w:rtl/>
              </w:rPr>
              <w:t xml:space="preserve"> مجموعه‌داده با استفاده از مع</w:t>
            </w:r>
            <w:r w:rsidR="000530DA" w:rsidRPr="000530DA">
              <w:rPr>
                <w:rFonts w:hint="cs"/>
                <w:szCs w:val="26"/>
                <w:rtl/>
              </w:rPr>
              <w:t>ی</w:t>
            </w:r>
            <w:r w:rsidR="000530DA" w:rsidRPr="000530DA">
              <w:rPr>
                <w:rFonts w:hint="eastAsia"/>
                <w:szCs w:val="26"/>
                <w:rtl/>
              </w:rPr>
              <w:t>ارها</w:t>
            </w:r>
            <w:r w:rsidR="000530DA" w:rsidRPr="000530DA">
              <w:rPr>
                <w:rFonts w:hint="cs"/>
                <w:szCs w:val="26"/>
                <w:rtl/>
              </w:rPr>
              <w:t>یی</w:t>
            </w:r>
            <w:r w:rsidR="000530DA" w:rsidRPr="000530DA">
              <w:rPr>
                <w:szCs w:val="26"/>
                <w:rtl/>
              </w:rPr>
              <w:t xml:space="preserve"> مانند مطابقت دق</w:t>
            </w:r>
            <w:r w:rsidR="000530DA" w:rsidRPr="000530DA">
              <w:rPr>
                <w:rFonts w:hint="cs"/>
                <w:szCs w:val="26"/>
                <w:rtl/>
              </w:rPr>
              <w:t>ی</w:t>
            </w:r>
            <w:r w:rsidR="000530DA" w:rsidRPr="000530DA">
              <w:rPr>
                <w:rFonts w:hint="eastAsia"/>
                <w:szCs w:val="26"/>
                <w:rtl/>
              </w:rPr>
              <w:t>ق</w:t>
            </w:r>
            <w:r w:rsidR="000530DA" w:rsidRPr="000530DA">
              <w:rPr>
                <w:szCs w:val="26"/>
                <w:rtl/>
              </w:rPr>
              <w:t xml:space="preserve"> و </w:t>
            </w:r>
            <w:r w:rsidR="000530DA" w:rsidRPr="000530DA">
              <w:rPr>
                <w:szCs w:val="26"/>
              </w:rPr>
              <w:t>F1</w:t>
            </w:r>
            <w:r w:rsidR="000530DA" w:rsidRPr="000530DA">
              <w:rPr>
                <w:szCs w:val="26"/>
                <w:rtl/>
              </w:rPr>
              <w:t xml:space="preserve"> اندازه‌گ</w:t>
            </w:r>
            <w:r w:rsidR="000530DA" w:rsidRPr="000530DA">
              <w:rPr>
                <w:rFonts w:hint="cs"/>
                <w:szCs w:val="26"/>
                <w:rtl/>
              </w:rPr>
              <w:t>ی</w:t>
            </w:r>
            <w:r w:rsidR="000530DA" w:rsidRPr="000530DA">
              <w:rPr>
                <w:rFonts w:hint="eastAsia"/>
                <w:szCs w:val="26"/>
                <w:rtl/>
              </w:rPr>
              <w:t>ر</w:t>
            </w:r>
            <w:r w:rsidR="000530DA" w:rsidRPr="000530DA">
              <w:rPr>
                <w:rFonts w:hint="cs"/>
                <w:szCs w:val="26"/>
                <w:rtl/>
              </w:rPr>
              <w:t>ی</w:t>
            </w:r>
            <w:r w:rsidR="000530DA" w:rsidRPr="000530DA">
              <w:rPr>
                <w:szCs w:val="26"/>
                <w:rtl/>
              </w:rPr>
              <w:t xml:space="preserve"> م</w:t>
            </w:r>
            <w:r w:rsidR="000530DA" w:rsidRPr="000530DA">
              <w:rPr>
                <w:rFonts w:hint="cs"/>
                <w:szCs w:val="26"/>
                <w:rtl/>
              </w:rPr>
              <w:t>ی‌</w:t>
            </w:r>
            <w:r w:rsidR="000530DA" w:rsidRPr="000530DA">
              <w:rPr>
                <w:rFonts w:hint="eastAsia"/>
                <w:szCs w:val="26"/>
                <w:rtl/>
              </w:rPr>
              <w:t>شود</w:t>
            </w:r>
            <w:r w:rsidR="000530DA" w:rsidRPr="000530DA">
              <w:rPr>
                <w:szCs w:val="26"/>
                <w:rtl/>
              </w:rPr>
              <w:t>.</w:t>
            </w:r>
          </w:p>
          <w:p w14:paraId="2DEEFE11" w14:textId="77777777" w:rsidR="00890DC1" w:rsidRPr="00CE5FAF" w:rsidRDefault="00890DC1" w:rsidP="00890DC1">
            <w:pPr>
              <w:pStyle w:val="ListBullet"/>
              <w:numPr>
                <w:ilvl w:val="0"/>
                <w:numId w:val="0"/>
              </w:numPr>
              <w:ind w:left="360" w:hanging="360"/>
              <w:rPr>
                <w:sz w:val="26"/>
                <w:szCs w:val="26"/>
                <w:rtl/>
              </w:rPr>
            </w:pPr>
          </w:p>
          <w:p w14:paraId="4ADCD2C6" w14:textId="7DA33AC5" w:rsidR="00B20018" w:rsidRDefault="00AE03B1" w:rsidP="001D2E56">
            <w:pPr>
              <w:rPr>
                <w:rFonts w:asciiTheme="majorHAnsi" w:eastAsiaTheme="majorEastAsia" w:hAnsiTheme="majorHAnsi"/>
                <w:sz w:val="26"/>
                <w:szCs w:val="26"/>
                <w:rtl/>
              </w:rPr>
            </w:pPr>
            <w:r>
              <w:rPr>
                <w:rFonts w:asciiTheme="majorHAnsi" w:eastAsiaTheme="majorEastAsia" w:hAnsiTheme="majorHAnsi" w:hint="cs"/>
                <w:sz w:val="26"/>
                <w:szCs w:val="26"/>
                <w:rtl/>
              </w:rPr>
              <w:t xml:space="preserve">از طرفی، </w:t>
            </w:r>
            <w:r w:rsidR="00B20018" w:rsidRPr="00CE5FAF">
              <w:rPr>
                <w:rFonts w:asciiTheme="majorHAnsi" w:eastAsiaTheme="majorEastAsia" w:hAnsiTheme="majorHAnsi" w:hint="cs"/>
                <w:sz w:val="26"/>
                <w:szCs w:val="26"/>
                <w:rtl/>
              </w:rPr>
              <w:t>همان</w:t>
            </w:r>
            <w:r w:rsidR="005D6759">
              <w:rPr>
                <w:rFonts w:asciiTheme="majorHAnsi" w:eastAsiaTheme="majorEastAsia" w:hAnsiTheme="majorHAnsi" w:hint="eastAsia"/>
                <w:sz w:val="26"/>
                <w:szCs w:val="26"/>
                <w:rtl/>
              </w:rPr>
              <w:t>‌</w:t>
            </w:r>
            <w:r w:rsidR="005D6759">
              <w:rPr>
                <w:rFonts w:asciiTheme="majorHAnsi" w:eastAsiaTheme="majorEastAsia" w:hAnsiTheme="majorHAnsi" w:hint="cs"/>
                <w:sz w:val="26"/>
                <w:szCs w:val="26"/>
                <w:rtl/>
              </w:rPr>
              <w:t>گونه</w:t>
            </w:r>
            <w:r w:rsidR="00B20018">
              <w:rPr>
                <w:rFonts w:asciiTheme="majorHAnsi" w:eastAsiaTheme="majorEastAsia" w:hAnsiTheme="majorHAnsi" w:hint="cs"/>
                <w:sz w:val="26"/>
                <w:szCs w:val="26"/>
                <w:rtl/>
              </w:rPr>
              <w:t xml:space="preserve"> که در قسمت چالش</w:t>
            </w:r>
            <w:r w:rsidR="00B20018">
              <w:rPr>
                <w:rFonts w:asciiTheme="majorHAnsi" w:eastAsiaTheme="majorEastAsia" w:hAnsiTheme="majorHAnsi" w:hint="eastAsia"/>
                <w:sz w:val="26"/>
                <w:szCs w:val="26"/>
                <w:rtl/>
              </w:rPr>
              <w:t>‌</w:t>
            </w:r>
            <w:r w:rsidR="00B20018">
              <w:rPr>
                <w:rFonts w:asciiTheme="majorHAnsi" w:eastAsiaTheme="majorEastAsia" w:hAnsiTheme="majorHAnsi" w:hint="cs"/>
                <w:sz w:val="26"/>
                <w:szCs w:val="26"/>
                <w:rtl/>
              </w:rPr>
              <w:t>ها نیز اشاره شد، بعد از منتشر شدن مقاله کای و همکاران</w:t>
            </w:r>
            <w:sdt>
              <w:sdtPr>
                <w:rPr>
                  <w:rFonts w:asciiTheme="majorHAnsi" w:eastAsiaTheme="majorEastAsia" w:hAnsiTheme="majorHAnsi" w:hint="cs"/>
                  <w:color w:val="000000"/>
                  <w:sz w:val="26"/>
                  <w:szCs w:val="26"/>
                  <w:rtl/>
                </w:rPr>
                <w:tag w:val="MENDELEY_CITATION_v3_eyJjaXRhdGlvbklEIjoiTUVOREVMRVlfQ0lUQVRJT05fZDZhMzZhZWEtZDE2YS00MmZmLTkwNjYtMWE0NmEyMWJkOTQ1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iwiY29udGFpbmVyLXRpdGxlLXNob3J0IjoiTWFjaCBMZWFybiBLbm93bCBFeHRyIn0sImlzVGVtcG9yYXJ5IjpmYWxzZX1dfQ=="/>
                <w:id w:val="520280267"/>
                <w:placeholder>
                  <w:docPart w:val="DefaultPlaceholder_-1854013440"/>
                </w:placeholder>
              </w:sdtPr>
              <w:sdtContent>
                <w:r w:rsidR="00A92BFD" w:rsidRPr="00A92BFD">
                  <w:rPr>
                    <w:rFonts w:asciiTheme="majorHAnsi" w:eastAsiaTheme="majorEastAsia" w:hAnsiTheme="majorHAnsi"/>
                    <w:color w:val="000000"/>
                    <w:sz w:val="26"/>
                    <w:szCs w:val="26"/>
                    <w:rtl/>
                  </w:rPr>
                  <w:t>[16]</w:t>
                </w:r>
              </w:sdtContent>
            </w:sdt>
            <w:r w:rsidR="00B20018">
              <w:rPr>
                <w:rFonts w:asciiTheme="majorHAnsi" w:eastAsiaTheme="majorEastAsia" w:hAnsiTheme="majorHAnsi" w:hint="cs"/>
                <w:sz w:val="26"/>
                <w:szCs w:val="26"/>
                <w:rtl/>
              </w:rPr>
              <w:t xml:space="preserve"> در </w:t>
            </w:r>
            <w:r w:rsidR="00FC7844">
              <w:rPr>
                <w:rFonts w:asciiTheme="majorHAnsi" w:eastAsiaTheme="majorEastAsia" w:hAnsiTheme="majorHAnsi" w:hint="cs"/>
                <w:sz w:val="26"/>
                <w:szCs w:val="26"/>
                <w:rtl/>
              </w:rPr>
              <w:t>سال 2024</w:t>
            </w:r>
            <w:r w:rsidR="00B20018">
              <w:rPr>
                <w:rFonts w:asciiTheme="majorHAnsi" w:eastAsiaTheme="majorEastAsia" w:hAnsiTheme="majorHAnsi" w:hint="cs"/>
                <w:sz w:val="26"/>
                <w:szCs w:val="26"/>
                <w:rtl/>
              </w:rPr>
              <w:t xml:space="preserve">، یک مبنای ارزیابی خیلی خوب برای سنجش روش‌های مختلف مبتنی بر </w:t>
            </w:r>
            <w:r w:rsidR="000E19B5">
              <w:rPr>
                <w:rFonts w:asciiTheme="majorHAnsi" w:eastAsiaTheme="majorEastAsia" w:hAnsiTheme="majorHAnsi" w:hint="cs"/>
                <w:sz w:val="26"/>
                <w:szCs w:val="26"/>
                <w:rtl/>
              </w:rPr>
              <w:t>خوشه‌بندی</w:t>
            </w:r>
            <w:r w:rsidR="00B20018">
              <w:rPr>
                <w:rFonts w:asciiTheme="majorHAnsi" w:eastAsiaTheme="majorEastAsia" w:hAnsiTheme="majorHAnsi" w:hint="cs"/>
                <w:sz w:val="26"/>
                <w:szCs w:val="26"/>
                <w:rtl/>
              </w:rPr>
              <w:t xml:space="preserve"> معنایی ارایه شد</w:t>
            </w:r>
            <w:r w:rsidR="001D2E56">
              <w:rPr>
                <w:rFonts w:asciiTheme="majorHAnsi" w:eastAsiaTheme="majorEastAsia" w:hAnsiTheme="majorHAnsi" w:hint="cs"/>
                <w:sz w:val="26"/>
                <w:szCs w:val="26"/>
                <w:rtl/>
              </w:rPr>
              <w:t xml:space="preserve"> که در آن 3216 جمله به عنوان مفهوم انتخاب شده</w:t>
            </w:r>
            <w:r w:rsidR="001D2E56">
              <w:rPr>
                <w:rFonts w:asciiTheme="majorHAnsi" w:eastAsiaTheme="majorEastAsia" w:hAnsiTheme="majorHAnsi" w:hint="eastAsia"/>
                <w:sz w:val="26"/>
                <w:szCs w:val="26"/>
                <w:rtl/>
              </w:rPr>
              <w:t>‌</w:t>
            </w:r>
            <w:r w:rsidR="001D2E56">
              <w:rPr>
                <w:rFonts w:asciiTheme="majorHAnsi" w:eastAsiaTheme="majorEastAsia" w:hAnsiTheme="majorHAnsi" w:hint="cs"/>
                <w:sz w:val="26"/>
                <w:szCs w:val="26"/>
                <w:rtl/>
              </w:rPr>
              <w:t>اند و با استفاده از نظر متخصصان آنها را متناسب با نزدیکی مفهوم و ارتباطشان به یکدیگر مرتب کرده‌اند.</w:t>
            </w:r>
          </w:p>
          <w:p w14:paraId="4F0758B1" w14:textId="7CBB2B31" w:rsidR="001D2E56" w:rsidRDefault="001D2E56" w:rsidP="001D2E56">
            <w:pPr>
              <w:rPr>
                <w:rFonts w:asciiTheme="majorHAnsi" w:eastAsiaTheme="majorEastAsia" w:hAnsiTheme="majorHAnsi"/>
                <w:sz w:val="26"/>
                <w:szCs w:val="26"/>
              </w:rPr>
            </w:pPr>
            <w:r>
              <w:rPr>
                <w:rFonts w:asciiTheme="majorHAnsi" w:eastAsiaTheme="majorEastAsia" w:hAnsiTheme="majorHAnsi" w:hint="cs"/>
                <w:sz w:val="26"/>
                <w:szCs w:val="26"/>
                <w:rtl/>
              </w:rPr>
              <w:lastRenderedPageBreak/>
              <w:t>این روش همچنین باید با روش</w:t>
            </w:r>
            <w:r>
              <w:rPr>
                <w:rFonts w:asciiTheme="majorHAnsi" w:eastAsiaTheme="majorEastAsia" w:hAnsiTheme="majorHAnsi" w:hint="eastAsia"/>
                <w:sz w:val="26"/>
                <w:szCs w:val="26"/>
                <w:rtl/>
              </w:rPr>
              <w:t>‌</w:t>
            </w:r>
            <w:r>
              <w:rPr>
                <w:rFonts w:asciiTheme="majorHAnsi" w:eastAsiaTheme="majorEastAsia" w:hAnsiTheme="majorHAnsi" w:hint="cs"/>
                <w:sz w:val="26"/>
                <w:szCs w:val="26"/>
                <w:rtl/>
              </w:rPr>
              <w:t>های دیگری که در مقاله</w:t>
            </w:r>
            <w:r>
              <w:rPr>
                <w:rFonts w:asciiTheme="majorHAnsi" w:eastAsiaTheme="majorEastAsia" w:hAnsiTheme="majorHAnsi" w:hint="eastAsia"/>
                <w:sz w:val="26"/>
                <w:szCs w:val="26"/>
                <w:rtl/>
              </w:rPr>
              <w:t>‌</w:t>
            </w:r>
            <w:r>
              <w:rPr>
                <w:rFonts w:asciiTheme="majorHAnsi" w:eastAsiaTheme="majorEastAsia" w:hAnsiTheme="majorHAnsi" w:hint="cs"/>
                <w:sz w:val="26"/>
                <w:szCs w:val="26"/>
                <w:rtl/>
              </w:rPr>
              <w:t>های پیشین بیان شده</w:t>
            </w:r>
            <w:r>
              <w:rPr>
                <w:rFonts w:asciiTheme="majorHAnsi" w:eastAsiaTheme="majorEastAsia" w:hAnsiTheme="majorHAnsi" w:hint="eastAsia"/>
                <w:sz w:val="26"/>
                <w:szCs w:val="26"/>
                <w:rtl/>
              </w:rPr>
              <w:t>‌</w:t>
            </w:r>
            <w:r>
              <w:rPr>
                <w:rFonts w:asciiTheme="majorHAnsi" w:eastAsiaTheme="majorEastAsia" w:hAnsiTheme="majorHAnsi" w:hint="cs"/>
                <w:sz w:val="26"/>
                <w:szCs w:val="26"/>
                <w:rtl/>
              </w:rPr>
              <w:t xml:space="preserve">اند نیز مقایسه شود تا بتوان ارزیابی درست و دقیق‌تری از عملکرد </w:t>
            </w:r>
            <w:r w:rsidR="00343E0B">
              <w:rPr>
                <w:rFonts w:asciiTheme="majorHAnsi" w:eastAsiaTheme="majorEastAsia" w:hAnsiTheme="majorHAnsi" w:hint="cs"/>
                <w:sz w:val="26"/>
                <w:szCs w:val="26"/>
                <w:rtl/>
              </w:rPr>
              <w:t xml:space="preserve">آن </w:t>
            </w:r>
            <w:r>
              <w:rPr>
                <w:rFonts w:asciiTheme="majorHAnsi" w:eastAsiaTheme="majorEastAsia" w:hAnsiTheme="majorHAnsi" w:hint="cs"/>
                <w:sz w:val="26"/>
                <w:szCs w:val="26"/>
                <w:rtl/>
              </w:rPr>
              <w:t>داشت. عمده‌ترین مشخصه‌هایی که بین روش‌ها مقایسه خواهد شد سرعت</w:t>
            </w:r>
            <w:r w:rsidR="00343E0B">
              <w:rPr>
                <w:rFonts w:asciiTheme="majorHAnsi" w:eastAsiaTheme="majorEastAsia" w:hAnsiTheme="majorHAnsi" w:hint="cs"/>
                <w:sz w:val="26"/>
                <w:szCs w:val="26"/>
                <w:rtl/>
              </w:rPr>
              <w:t>،</w:t>
            </w:r>
            <w:r>
              <w:rPr>
                <w:rFonts w:asciiTheme="majorHAnsi" w:eastAsiaTheme="majorEastAsia" w:hAnsiTheme="majorHAnsi" w:hint="cs"/>
                <w:sz w:val="26"/>
                <w:szCs w:val="26"/>
                <w:rtl/>
              </w:rPr>
              <w:t xml:space="preserve"> دقت </w:t>
            </w:r>
            <w:r w:rsidR="00343E0B">
              <w:rPr>
                <w:rFonts w:asciiTheme="majorHAnsi" w:eastAsiaTheme="majorEastAsia" w:hAnsiTheme="majorHAnsi" w:hint="cs"/>
                <w:sz w:val="26"/>
                <w:szCs w:val="26"/>
                <w:rtl/>
              </w:rPr>
              <w:t xml:space="preserve">و میزان مصرف منابع </w:t>
            </w:r>
            <w:r>
              <w:rPr>
                <w:rFonts w:asciiTheme="majorHAnsi" w:eastAsiaTheme="majorEastAsia" w:hAnsiTheme="majorHAnsi" w:hint="cs"/>
                <w:sz w:val="26"/>
                <w:szCs w:val="26"/>
                <w:rtl/>
              </w:rPr>
              <w:t>آنها است.</w:t>
            </w:r>
          </w:p>
          <w:p w14:paraId="4FC1149F" w14:textId="3B99BF03" w:rsidR="00450933" w:rsidRPr="001A6537" w:rsidRDefault="00450933" w:rsidP="001D2E56">
            <w:pPr>
              <w:rPr>
                <w:rFonts w:asciiTheme="majorHAnsi" w:eastAsiaTheme="majorEastAsia" w:hAnsiTheme="majorHAnsi"/>
                <w:color w:val="2E74B5" w:themeColor="accent1" w:themeShade="BF"/>
                <w:sz w:val="26"/>
                <w:szCs w:val="26"/>
              </w:rPr>
            </w:pPr>
          </w:p>
        </w:tc>
      </w:tr>
    </w:tbl>
    <w:p w14:paraId="5FDDFE05" w14:textId="77777777" w:rsidR="00500802" w:rsidRPr="001A6537" w:rsidRDefault="00500802" w:rsidP="004E2653">
      <w:pPr>
        <w:spacing w:after="120"/>
        <w:rPr>
          <w:b/>
          <w:bCs/>
          <w:rtl/>
        </w:rPr>
      </w:pPr>
    </w:p>
    <w:tbl>
      <w:tblPr>
        <w:tblStyle w:val="TableGrid"/>
        <w:bidiVisual/>
        <w:tblW w:w="10072" w:type="dxa"/>
        <w:tblInd w:w="-568" w:type="dxa"/>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10072"/>
      </w:tblGrid>
      <w:tr w:rsidR="00D84347" w:rsidRPr="001A6537" w14:paraId="01019A23" w14:textId="77777777" w:rsidTr="001F0A2A">
        <w:tc>
          <w:tcPr>
            <w:tcW w:w="10072" w:type="dxa"/>
            <w:tcBorders>
              <w:top w:val="thinThickSmallGap" w:sz="12" w:space="0" w:color="4472C4" w:themeColor="accent5"/>
              <w:left w:val="thinThickSmallGap" w:sz="12" w:space="0" w:color="4472C4" w:themeColor="accent5"/>
              <w:bottom w:val="thinThickSmallGap" w:sz="12" w:space="0" w:color="4472C4" w:themeColor="accent5"/>
              <w:right w:val="thinThickSmallGap" w:sz="12" w:space="0" w:color="4472C4" w:themeColor="accent5"/>
            </w:tcBorders>
            <w:shd w:val="clear" w:color="auto" w:fill="DEEAF6" w:themeFill="accent1" w:themeFillTint="33"/>
          </w:tcPr>
          <w:p w14:paraId="2380030C" w14:textId="2F8D95A5" w:rsidR="0059151F" w:rsidRPr="001A6537" w:rsidRDefault="007E4626" w:rsidP="00284033">
            <w:pPr>
              <w:pStyle w:val="ListParagraph"/>
              <w:spacing w:after="120" w:line="240" w:lineRule="auto"/>
              <w:ind w:left="0"/>
              <w:jc w:val="center"/>
              <w:rPr>
                <w:b/>
                <w:bCs/>
                <w:rtl/>
              </w:rPr>
            </w:pPr>
            <w:r>
              <w:rPr>
                <w:rFonts w:hint="cs"/>
                <w:szCs w:val="24"/>
                <w:rtl/>
              </w:rPr>
              <w:t>4-3.</w:t>
            </w:r>
            <w:r w:rsidR="0059151F" w:rsidRPr="001A6537">
              <w:rPr>
                <w:rFonts w:hint="cs"/>
                <w:szCs w:val="24"/>
                <w:rtl/>
              </w:rPr>
              <w:t xml:space="preserve"> پ</w:t>
            </w:r>
            <w:r w:rsidR="00680891" w:rsidRPr="001A6537">
              <w:rPr>
                <w:rFonts w:hint="cs"/>
                <w:szCs w:val="24"/>
                <w:rtl/>
              </w:rPr>
              <w:t>ی</w:t>
            </w:r>
            <w:r w:rsidR="0059151F" w:rsidRPr="001A6537">
              <w:rPr>
                <w:rFonts w:hint="cs"/>
                <w:szCs w:val="24"/>
                <w:rtl/>
              </w:rPr>
              <w:t>ش</w:t>
            </w:r>
            <w:r w:rsidR="00680891" w:rsidRPr="001A6537">
              <w:rPr>
                <w:rFonts w:hint="cs"/>
                <w:szCs w:val="24"/>
                <w:rtl/>
              </w:rPr>
              <w:t>ی</w:t>
            </w:r>
            <w:r w:rsidR="0059151F" w:rsidRPr="001A6537">
              <w:rPr>
                <w:rFonts w:hint="cs"/>
                <w:szCs w:val="24"/>
                <w:rtl/>
              </w:rPr>
              <w:t>نه پژوهش (همراه با ذ</w:t>
            </w:r>
            <w:r w:rsidR="00680891" w:rsidRPr="001A6537">
              <w:rPr>
                <w:rFonts w:hint="cs"/>
                <w:szCs w:val="24"/>
                <w:rtl/>
              </w:rPr>
              <w:t>ک</w:t>
            </w:r>
            <w:r w:rsidR="0059151F" w:rsidRPr="001A6537">
              <w:rPr>
                <w:rFonts w:hint="cs"/>
                <w:szCs w:val="24"/>
                <w:rtl/>
              </w:rPr>
              <w:t>ر منابع اساس</w:t>
            </w:r>
            <w:r w:rsidR="00680891" w:rsidRPr="001A6537">
              <w:rPr>
                <w:rFonts w:hint="cs"/>
                <w:szCs w:val="24"/>
                <w:rtl/>
              </w:rPr>
              <w:t>ی</w:t>
            </w:r>
            <w:r w:rsidR="0059151F" w:rsidRPr="001A6537">
              <w:rPr>
                <w:rFonts w:hint="cs"/>
                <w:szCs w:val="24"/>
                <w:rtl/>
              </w:rPr>
              <w:t>)</w:t>
            </w:r>
          </w:p>
        </w:tc>
      </w:tr>
      <w:tr w:rsidR="00D84347" w:rsidRPr="001A6537" w14:paraId="2B83E1A6" w14:textId="77777777" w:rsidTr="001F0A2A">
        <w:tc>
          <w:tcPr>
            <w:tcW w:w="10072" w:type="dxa"/>
            <w:tcBorders>
              <w:top w:val="thinThickSmallGap" w:sz="12" w:space="0" w:color="4472C4" w:themeColor="accent5"/>
              <w:left w:val="thinThickSmallGap" w:sz="12" w:space="0" w:color="4472C4" w:themeColor="accent5"/>
              <w:bottom w:val="thinThickSmallGap" w:sz="12" w:space="0" w:color="4472C4" w:themeColor="accent5"/>
              <w:right w:val="thinThickSmallGap" w:sz="12" w:space="0" w:color="4472C4" w:themeColor="accent5"/>
            </w:tcBorders>
          </w:tcPr>
          <w:p w14:paraId="1E3D889F" w14:textId="63B6CF7C" w:rsidR="0059151F" w:rsidRDefault="006D6609" w:rsidP="00D93288">
            <w:pPr>
              <w:jc w:val="lowKashida"/>
              <w:rPr>
                <w:rFonts w:asciiTheme="majorHAnsi" w:eastAsiaTheme="majorEastAsia" w:hAnsiTheme="majorHAnsi"/>
                <w:color w:val="2E74B5" w:themeColor="accent1" w:themeShade="BF"/>
                <w:sz w:val="26"/>
                <w:szCs w:val="26"/>
                <w:rtl/>
              </w:rPr>
            </w:pPr>
            <w:r>
              <w:rPr>
                <w:rFonts w:asciiTheme="majorHAnsi" w:eastAsiaTheme="majorEastAsia" w:hAnsiTheme="majorHAnsi" w:hint="cs"/>
                <w:color w:val="2E74B5" w:themeColor="accent1" w:themeShade="BF"/>
                <w:sz w:val="26"/>
                <w:szCs w:val="26"/>
                <w:rtl/>
              </w:rPr>
              <w:t>پیشینه پژوهش</w:t>
            </w:r>
          </w:p>
          <w:p w14:paraId="35359C58" w14:textId="309CA338" w:rsidR="0009549D" w:rsidRPr="004A61A5" w:rsidRDefault="0009549D" w:rsidP="0009549D">
            <w:pPr>
              <w:rPr>
                <w:rFonts w:eastAsiaTheme="majorEastAsia"/>
                <w:szCs w:val="26"/>
                <w:rtl/>
              </w:rPr>
            </w:pPr>
            <w:r w:rsidRPr="00476484">
              <w:rPr>
                <w:rFonts w:asciiTheme="majorHAnsi" w:eastAsiaTheme="majorEastAsia" w:hAnsiTheme="majorHAnsi"/>
                <w:sz w:val="26"/>
                <w:szCs w:val="26"/>
                <w:rtl/>
              </w:rPr>
              <w:t>پژوهش</w:t>
            </w:r>
            <w:r>
              <w:rPr>
                <w:rFonts w:ascii="Arial" w:eastAsiaTheme="majorEastAsia" w:hAnsi="Arial" w:cs="Arial"/>
                <w:sz w:val="26"/>
                <w:szCs w:val="26"/>
                <w:rtl/>
              </w:rPr>
              <w:t>‌</w:t>
            </w:r>
            <w:r w:rsidRPr="00476484">
              <w:rPr>
                <w:rFonts w:asciiTheme="majorHAnsi" w:eastAsiaTheme="majorEastAsia" w:hAnsiTheme="majorHAnsi"/>
                <w:sz w:val="26"/>
                <w:szCs w:val="26"/>
                <w:rtl/>
              </w:rPr>
              <w:t>ها</w:t>
            </w:r>
            <w:r w:rsidRPr="00476484">
              <w:rPr>
                <w:rFonts w:asciiTheme="majorHAnsi" w:eastAsiaTheme="majorEastAsia" w:hAnsiTheme="majorHAnsi" w:hint="cs"/>
                <w:sz w:val="26"/>
                <w:szCs w:val="26"/>
                <w:rtl/>
              </w:rPr>
              <w:t>ی</w:t>
            </w:r>
            <w:r w:rsidRPr="00476484">
              <w:rPr>
                <w:rFonts w:asciiTheme="majorHAnsi" w:eastAsiaTheme="majorEastAsia" w:hAnsiTheme="majorHAnsi"/>
                <w:sz w:val="26"/>
                <w:szCs w:val="26"/>
                <w:rtl/>
              </w:rPr>
              <w:t xml:space="preserve"> انجام گرفته </w:t>
            </w:r>
            <w:r w:rsidR="00257102">
              <w:rPr>
                <w:rFonts w:asciiTheme="majorHAnsi" w:eastAsiaTheme="majorEastAsia" w:hAnsiTheme="majorHAnsi" w:hint="cs"/>
                <w:szCs w:val="26"/>
                <w:rtl/>
              </w:rPr>
              <w:t>پیرامون</w:t>
            </w:r>
            <w:r w:rsidRPr="004A61A5">
              <w:rPr>
                <w:rFonts w:eastAsiaTheme="majorEastAsia"/>
                <w:szCs w:val="26"/>
                <w:rtl/>
              </w:rPr>
              <w:t xml:space="preserve"> تحل</w:t>
            </w:r>
            <w:r w:rsidRPr="004A61A5">
              <w:rPr>
                <w:rFonts w:eastAsiaTheme="majorEastAsia" w:hint="cs"/>
                <w:szCs w:val="26"/>
                <w:rtl/>
              </w:rPr>
              <w:t>ی</w:t>
            </w:r>
            <w:r w:rsidRPr="004A61A5">
              <w:rPr>
                <w:rFonts w:eastAsiaTheme="majorEastAsia" w:hint="eastAsia"/>
                <w:szCs w:val="26"/>
                <w:rtl/>
              </w:rPr>
              <w:t>ل</w:t>
            </w:r>
            <w:r w:rsidRPr="004A61A5">
              <w:rPr>
                <w:rFonts w:eastAsiaTheme="majorEastAsia"/>
                <w:szCs w:val="26"/>
                <w:rtl/>
              </w:rPr>
              <w:t xml:space="preserve"> </w:t>
            </w:r>
            <w:r w:rsidR="00602552">
              <w:rPr>
                <w:rFonts w:eastAsiaTheme="majorEastAsia"/>
                <w:szCs w:val="26"/>
                <w:rtl/>
              </w:rPr>
              <w:t>سامانه</w:t>
            </w:r>
            <w:r w:rsidRPr="004A61A5">
              <w:rPr>
                <w:rFonts w:eastAsiaTheme="majorEastAsia" w:cs="Arial"/>
                <w:szCs w:val="26"/>
                <w:rtl/>
              </w:rPr>
              <w:t>‌</w:t>
            </w:r>
            <w:r w:rsidRPr="004A61A5">
              <w:rPr>
                <w:rFonts w:eastAsiaTheme="majorEastAsia" w:hint="eastAsia"/>
                <w:szCs w:val="26"/>
                <w:rtl/>
              </w:rPr>
              <w:t>ها</w:t>
            </w:r>
            <w:r w:rsidRPr="004A61A5">
              <w:rPr>
                <w:rFonts w:eastAsiaTheme="majorEastAsia" w:hint="cs"/>
                <w:szCs w:val="26"/>
                <w:rtl/>
              </w:rPr>
              <w:t>ی</w:t>
            </w:r>
            <w:r w:rsidRPr="004A61A5">
              <w:rPr>
                <w:rFonts w:eastAsiaTheme="majorEastAsia"/>
                <w:szCs w:val="26"/>
                <w:rtl/>
              </w:rPr>
              <w:t xml:space="preserve"> پرسش و پاسخ نشان م</w:t>
            </w:r>
            <w:r w:rsidRPr="004A61A5">
              <w:rPr>
                <w:rFonts w:eastAsiaTheme="majorEastAsia" w:hint="cs"/>
                <w:szCs w:val="26"/>
                <w:rtl/>
              </w:rPr>
              <w:t>ی</w:t>
            </w:r>
            <w:r w:rsidRPr="004A61A5">
              <w:rPr>
                <w:rFonts w:eastAsiaTheme="majorEastAsia" w:cs="Arial"/>
                <w:szCs w:val="26"/>
                <w:rtl/>
              </w:rPr>
              <w:t>‌</w:t>
            </w:r>
            <w:r w:rsidRPr="004A61A5">
              <w:rPr>
                <w:rFonts w:eastAsiaTheme="majorEastAsia" w:hint="eastAsia"/>
                <w:szCs w:val="26"/>
                <w:rtl/>
              </w:rPr>
              <w:t>دهد</w:t>
            </w:r>
            <w:r w:rsidRPr="004A61A5">
              <w:rPr>
                <w:rFonts w:eastAsiaTheme="majorEastAsia"/>
                <w:szCs w:val="26"/>
                <w:rtl/>
              </w:rPr>
              <w:t xml:space="preserve"> که مطالعات در 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حوزه به دو دسته تقس</w:t>
            </w:r>
            <w:r w:rsidRPr="004A61A5">
              <w:rPr>
                <w:rFonts w:eastAsiaTheme="majorEastAsia" w:hint="cs"/>
                <w:szCs w:val="26"/>
                <w:rtl/>
              </w:rPr>
              <w:t>ی</w:t>
            </w:r>
            <w:r w:rsidRPr="004A61A5">
              <w:rPr>
                <w:rFonts w:eastAsiaTheme="majorEastAsia" w:hint="eastAsia"/>
                <w:szCs w:val="26"/>
                <w:rtl/>
              </w:rPr>
              <w:t>م</w:t>
            </w:r>
            <w:r w:rsidRPr="004A61A5">
              <w:rPr>
                <w:rFonts w:eastAsiaTheme="majorEastAsia"/>
                <w:szCs w:val="26"/>
                <w:rtl/>
              </w:rPr>
              <w:t xml:space="preserve"> م</w:t>
            </w:r>
            <w:r w:rsidRPr="004A61A5">
              <w:rPr>
                <w:rFonts w:eastAsiaTheme="majorEastAsia" w:hint="cs"/>
                <w:szCs w:val="26"/>
                <w:rtl/>
              </w:rPr>
              <w:t>ی</w:t>
            </w:r>
            <w:r w:rsidRPr="004A61A5">
              <w:rPr>
                <w:rFonts w:eastAsiaTheme="majorEastAsia" w:cs="Arial"/>
                <w:szCs w:val="26"/>
                <w:rtl/>
              </w:rPr>
              <w:t>‌</w:t>
            </w:r>
            <w:r w:rsidRPr="004A61A5">
              <w:rPr>
                <w:rFonts w:eastAsiaTheme="majorEastAsia" w:hint="eastAsia"/>
                <w:szCs w:val="26"/>
                <w:rtl/>
              </w:rPr>
              <w:t>شود</w:t>
            </w:r>
            <w:sdt>
              <w:sdtPr>
                <w:rPr>
                  <w:rFonts w:eastAsiaTheme="majorEastAsia" w:hint="eastAsia"/>
                  <w:color w:val="000000"/>
                  <w:szCs w:val="26"/>
                  <w:rtl/>
                </w:rPr>
                <w:tag w:val="MENDELEY_CITATION_v3_eyJjaXRhdGlvbklEIjoiTUVOREVMRVlfQ0lUQVRJT05fYTUzODhhZDgtYzlkMi00YThlLWE5YTktZGMyMDk0MGU2MTgwIiwicHJvcGVydGllcyI6eyJub3RlSW5kZXgiOjB9LCJpc0VkaXRlZCI6ZmFsc2UsIm1hbnVhbE92ZXJyaWRlIjp7ImlzTWFudWFsbHlPdmVycmlkZGVuIjpmYWxzZSwiY2l0ZXByb2NUZXh0Ijoi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UsInN1cHByZXNzLWF1dGhvciI6ZmFsc2UsImNvbXBvc2l0ZSI6ZmFsc2UsImF1dGhvci1vbmx5IjpmYWxzZX1dfQ=="/>
                <w:id w:val="-1638328825"/>
                <w:placeholder>
                  <w:docPart w:val="DefaultPlaceholder_-1854013440"/>
                </w:placeholder>
              </w:sdtPr>
              <w:sdtContent>
                <w:r w:rsidR="00A92BFD" w:rsidRPr="00A92BFD">
                  <w:rPr>
                    <w:rFonts w:eastAsiaTheme="majorEastAsia"/>
                    <w:color w:val="000000"/>
                    <w:szCs w:val="26"/>
                    <w:rtl/>
                  </w:rPr>
                  <w:t>[30]</w:t>
                </w:r>
              </w:sdtContent>
            </w:sdt>
            <w:r w:rsidRPr="004A61A5">
              <w:rPr>
                <w:rFonts w:eastAsiaTheme="majorEastAsia"/>
                <w:szCs w:val="26"/>
                <w:rtl/>
              </w:rPr>
              <w:t>:</w:t>
            </w:r>
          </w:p>
          <w:p w14:paraId="2658B7A0" w14:textId="1A7945F5" w:rsidR="0009549D" w:rsidRPr="004A61A5" w:rsidRDefault="0009549D" w:rsidP="0009549D">
            <w:pPr>
              <w:rPr>
                <w:rFonts w:eastAsiaTheme="majorEastAsia"/>
                <w:szCs w:val="26"/>
                <w:rtl/>
              </w:rPr>
            </w:pPr>
            <w:r w:rsidRPr="004A61A5">
              <w:rPr>
                <w:rFonts w:eastAsiaTheme="majorEastAsia" w:hint="eastAsia"/>
                <w:b/>
                <w:bCs/>
                <w:szCs w:val="26"/>
                <w:rtl/>
              </w:rPr>
              <w:t>دسته</w:t>
            </w:r>
            <w:r w:rsidRPr="004A61A5">
              <w:rPr>
                <w:rFonts w:eastAsiaTheme="majorEastAsia"/>
                <w:b/>
                <w:bCs/>
                <w:szCs w:val="26"/>
                <w:rtl/>
              </w:rPr>
              <w:t xml:space="preserve"> اول، </w:t>
            </w:r>
            <w:r w:rsidRPr="004A61A5">
              <w:rPr>
                <w:rFonts w:eastAsiaTheme="majorEastAsia"/>
                <w:szCs w:val="26"/>
                <w:rtl/>
              </w:rPr>
              <w:t>مطالعات محتوا محور که پرسش و پاسخ</w:t>
            </w:r>
            <w:r w:rsidRPr="004A61A5">
              <w:rPr>
                <w:rFonts w:eastAsiaTheme="majorEastAsia" w:cs="Arial"/>
                <w:szCs w:val="26"/>
                <w:rtl/>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ارا</w:t>
            </w:r>
            <w:r w:rsidRPr="004A61A5">
              <w:rPr>
                <w:rFonts w:eastAsiaTheme="majorEastAsia" w:hint="cs"/>
                <w:szCs w:val="26"/>
                <w:rtl/>
              </w:rPr>
              <w:t>ی</w:t>
            </w:r>
            <w:r w:rsidRPr="004A61A5">
              <w:rPr>
                <w:rFonts w:eastAsiaTheme="majorEastAsia"/>
                <w:szCs w:val="26"/>
                <w:rtl/>
              </w:rPr>
              <w:t xml:space="preserve">ه شده در </w:t>
            </w:r>
            <w:r w:rsidR="00602552">
              <w:rPr>
                <w:rFonts w:eastAsiaTheme="majorEastAsia"/>
                <w:szCs w:val="26"/>
                <w:rtl/>
              </w:rPr>
              <w:t>سامانه</w:t>
            </w:r>
            <w:r w:rsidRPr="004A61A5">
              <w:rPr>
                <w:rFonts w:eastAsiaTheme="majorEastAsia" w:hint="eastAsia"/>
                <w:szCs w:val="26"/>
                <w:rtl/>
              </w:rPr>
              <w:t>،</w:t>
            </w:r>
            <w:r w:rsidRPr="004A61A5">
              <w:rPr>
                <w:rFonts w:eastAsiaTheme="majorEastAsia"/>
                <w:szCs w:val="26"/>
                <w:rtl/>
              </w:rPr>
              <w:t xml:space="preserve"> بررس</w:t>
            </w:r>
            <w:r w:rsidRPr="004A61A5">
              <w:rPr>
                <w:rFonts w:eastAsiaTheme="majorEastAsia" w:hint="cs"/>
                <w:szCs w:val="26"/>
                <w:rtl/>
              </w:rPr>
              <w:t>ی</w:t>
            </w:r>
            <w:r w:rsidRPr="004A61A5">
              <w:rPr>
                <w:rFonts w:eastAsiaTheme="majorEastAsia"/>
                <w:szCs w:val="26"/>
                <w:rtl/>
              </w:rPr>
              <w:t xml:space="preserve"> و ارز</w:t>
            </w:r>
            <w:r w:rsidRPr="004A61A5">
              <w:rPr>
                <w:rFonts w:eastAsiaTheme="majorEastAsia" w:hint="cs"/>
                <w:szCs w:val="26"/>
                <w:rtl/>
              </w:rPr>
              <w:t>ی</w:t>
            </w:r>
            <w:r w:rsidRPr="004A61A5">
              <w:rPr>
                <w:rFonts w:eastAsiaTheme="majorEastAsia" w:hint="eastAsia"/>
                <w:szCs w:val="26"/>
                <w:rtl/>
              </w:rPr>
              <w:t>اب</w:t>
            </w:r>
            <w:r w:rsidRPr="004A61A5">
              <w:rPr>
                <w:rFonts w:eastAsiaTheme="majorEastAsia" w:hint="cs"/>
                <w:szCs w:val="26"/>
                <w:rtl/>
              </w:rPr>
              <w:t>ی</w:t>
            </w:r>
            <w:r w:rsidRPr="004A61A5">
              <w:rPr>
                <w:rFonts w:eastAsiaTheme="majorEastAsia"/>
                <w:szCs w:val="26"/>
                <w:rtl/>
              </w:rPr>
              <w:t xml:space="preserve"> ک</w:t>
            </w:r>
            <w:r w:rsidRPr="004A61A5">
              <w:rPr>
                <w:rFonts w:eastAsiaTheme="majorEastAsia" w:hint="cs"/>
                <w:szCs w:val="26"/>
                <w:rtl/>
              </w:rPr>
              <w:t>ی</w:t>
            </w:r>
            <w:r w:rsidRPr="004A61A5">
              <w:rPr>
                <w:rFonts w:eastAsiaTheme="majorEastAsia" w:hint="eastAsia"/>
                <w:szCs w:val="26"/>
                <w:rtl/>
              </w:rPr>
              <w:t>ف</w:t>
            </w:r>
            <w:r w:rsidRPr="004A61A5">
              <w:rPr>
                <w:rFonts w:eastAsiaTheme="majorEastAsia" w:hint="cs"/>
                <w:szCs w:val="26"/>
                <w:rtl/>
              </w:rPr>
              <w:t>ی</w:t>
            </w:r>
            <w:r w:rsidRPr="004A61A5">
              <w:rPr>
                <w:rFonts w:eastAsiaTheme="majorEastAsia" w:hint="eastAsia"/>
                <w:szCs w:val="26"/>
                <w:rtl/>
              </w:rPr>
              <w:t>ت</w:t>
            </w:r>
            <w:r w:rsidRPr="004A61A5">
              <w:rPr>
                <w:rFonts w:eastAsiaTheme="majorEastAsia"/>
                <w:szCs w:val="26"/>
                <w:rtl/>
              </w:rPr>
              <w:t xml:space="preserve"> پاسخ</w:t>
            </w:r>
            <w:r w:rsidRPr="004A61A5">
              <w:rPr>
                <w:rFonts w:eastAsiaTheme="majorEastAsia" w:cs="Arial"/>
                <w:szCs w:val="26"/>
                <w:rtl/>
              </w:rPr>
              <w:t>‌</w:t>
            </w:r>
            <w:r w:rsidRPr="004A61A5">
              <w:rPr>
                <w:rFonts w:eastAsiaTheme="majorEastAsia"/>
                <w:szCs w:val="26"/>
                <w:rtl/>
              </w:rPr>
              <w:t>ها، ارا</w:t>
            </w:r>
            <w:r w:rsidRPr="004A61A5">
              <w:rPr>
                <w:rFonts w:eastAsiaTheme="majorEastAsia" w:hint="cs"/>
                <w:szCs w:val="26"/>
                <w:rtl/>
              </w:rPr>
              <w:t>ی</w:t>
            </w:r>
            <w:r w:rsidRPr="004A61A5">
              <w:rPr>
                <w:rFonts w:eastAsiaTheme="majorEastAsia"/>
                <w:szCs w:val="26"/>
                <w:rtl/>
              </w:rPr>
              <w:t>ه مدل</w:t>
            </w:r>
            <w:r w:rsidRPr="004A61A5">
              <w:rPr>
                <w:rFonts w:eastAsiaTheme="majorEastAsia" w:cs="Arial"/>
                <w:szCs w:val="26"/>
                <w:rtl/>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پ</w:t>
            </w:r>
            <w:r w:rsidRPr="004A61A5">
              <w:rPr>
                <w:rFonts w:eastAsiaTheme="majorEastAsia" w:hint="cs"/>
                <w:szCs w:val="26"/>
                <w:rtl/>
              </w:rPr>
              <w:t>ی</w:t>
            </w:r>
            <w:r w:rsidRPr="004A61A5">
              <w:rPr>
                <w:rFonts w:eastAsiaTheme="majorEastAsia" w:hint="eastAsia"/>
                <w:szCs w:val="26"/>
                <w:rtl/>
              </w:rPr>
              <w:t>ش</w:t>
            </w:r>
            <w:r w:rsidR="00D84347" w:rsidRPr="004A61A5">
              <w:rPr>
                <w:rFonts w:eastAsiaTheme="majorEastAsia" w:hint="eastAsia"/>
                <w:szCs w:val="26"/>
              </w:rPr>
              <w:t>‌</w:t>
            </w:r>
            <w:r w:rsidRPr="004A61A5">
              <w:rPr>
                <w:rFonts w:eastAsiaTheme="majorEastAsia" w:hint="eastAsia"/>
                <w:szCs w:val="26"/>
                <w:rtl/>
              </w:rPr>
              <w:t>ب</w:t>
            </w:r>
            <w:r w:rsidRPr="004A61A5">
              <w:rPr>
                <w:rFonts w:eastAsiaTheme="majorEastAsia" w:hint="cs"/>
                <w:szCs w:val="26"/>
                <w:rtl/>
              </w:rPr>
              <w:t>ی</w:t>
            </w:r>
            <w:r w:rsidRPr="004A61A5">
              <w:rPr>
                <w:rFonts w:eastAsiaTheme="majorEastAsia" w:hint="eastAsia"/>
                <w:szCs w:val="26"/>
                <w:rtl/>
              </w:rPr>
              <w:t>ن</w:t>
            </w:r>
            <w:r w:rsidRPr="004A61A5">
              <w:rPr>
                <w:rFonts w:eastAsiaTheme="majorEastAsia" w:hint="cs"/>
                <w:szCs w:val="26"/>
                <w:rtl/>
              </w:rPr>
              <w:t>ی</w:t>
            </w:r>
            <w:r w:rsidRPr="004A61A5">
              <w:rPr>
                <w:rFonts w:eastAsiaTheme="majorEastAsia"/>
                <w:szCs w:val="26"/>
                <w:rtl/>
              </w:rPr>
              <w:t xml:space="preserve"> </w:t>
            </w:r>
            <w:r w:rsidRPr="004A61A5">
              <w:rPr>
                <w:rFonts w:eastAsiaTheme="majorEastAsia" w:hint="eastAsia"/>
                <w:szCs w:val="26"/>
                <w:rtl/>
              </w:rPr>
              <w:t>بهتر</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پاسخ</w:t>
            </w:r>
            <w:r w:rsidRPr="004A61A5">
              <w:rPr>
                <w:rFonts w:eastAsiaTheme="majorEastAsia" w:cs="Arial"/>
                <w:szCs w:val="26"/>
                <w:rtl/>
              </w:rPr>
              <w:t>‌</w:t>
            </w:r>
            <w:r w:rsidRPr="004A61A5">
              <w:rPr>
                <w:rFonts w:eastAsiaTheme="majorEastAsia"/>
                <w:szCs w:val="26"/>
                <w:rtl/>
              </w:rPr>
              <w:t>ها، تع</w:t>
            </w:r>
            <w:r w:rsidRPr="004A61A5">
              <w:rPr>
                <w:rFonts w:eastAsiaTheme="majorEastAsia" w:hint="cs"/>
                <w:szCs w:val="26"/>
                <w:rtl/>
              </w:rPr>
              <w:t>یی</w:t>
            </w:r>
            <w:r w:rsidRPr="004A61A5">
              <w:rPr>
                <w:rFonts w:eastAsiaTheme="majorEastAsia" w:hint="eastAsia"/>
                <w:szCs w:val="26"/>
                <w:rtl/>
              </w:rPr>
              <w:t>ن</w:t>
            </w:r>
            <w:r w:rsidRPr="004A61A5">
              <w:rPr>
                <w:rFonts w:eastAsiaTheme="majorEastAsia"/>
                <w:szCs w:val="26"/>
                <w:rtl/>
              </w:rPr>
              <w:t xml:space="preserve"> و زمان در</w:t>
            </w:r>
            <w:r w:rsidRPr="004A61A5">
              <w:rPr>
                <w:rFonts w:eastAsiaTheme="majorEastAsia" w:hint="cs"/>
                <w:szCs w:val="26"/>
                <w:rtl/>
              </w:rPr>
              <w:t>ی</w:t>
            </w:r>
            <w:r w:rsidRPr="004A61A5">
              <w:rPr>
                <w:rFonts w:eastAsiaTheme="majorEastAsia" w:hint="eastAsia"/>
                <w:szCs w:val="26"/>
                <w:rtl/>
              </w:rPr>
              <w:t>افت</w:t>
            </w:r>
            <w:r w:rsidRPr="004A61A5">
              <w:rPr>
                <w:rFonts w:eastAsiaTheme="majorEastAsia"/>
                <w:szCs w:val="26"/>
                <w:rtl/>
              </w:rPr>
              <w:t xml:space="preserve"> بهتر</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پاسخ و چگونگ</w:t>
            </w:r>
            <w:r w:rsidRPr="004A61A5">
              <w:rPr>
                <w:rFonts w:eastAsiaTheme="majorEastAsia" w:hint="cs"/>
                <w:szCs w:val="26"/>
                <w:rtl/>
              </w:rPr>
              <w:t>ی</w:t>
            </w:r>
            <w:r w:rsidRPr="004A61A5">
              <w:rPr>
                <w:rFonts w:eastAsiaTheme="majorEastAsia"/>
                <w:szCs w:val="26"/>
                <w:rtl/>
              </w:rPr>
              <w:t xml:space="preserve"> ارا</w:t>
            </w:r>
            <w:r w:rsidRPr="004A61A5">
              <w:rPr>
                <w:rFonts w:eastAsiaTheme="majorEastAsia" w:hint="cs"/>
                <w:szCs w:val="26"/>
                <w:rtl/>
              </w:rPr>
              <w:t>ی</w:t>
            </w:r>
            <w:r w:rsidRPr="004A61A5">
              <w:rPr>
                <w:rFonts w:eastAsiaTheme="majorEastAsia"/>
                <w:szCs w:val="26"/>
                <w:rtl/>
              </w:rPr>
              <w:t>ه پرسش</w:t>
            </w:r>
            <w:r w:rsidRPr="004A61A5">
              <w:rPr>
                <w:rFonts w:eastAsiaTheme="majorEastAsia" w:cs="Arial"/>
                <w:szCs w:val="26"/>
                <w:rtl/>
              </w:rPr>
              <w:t>‌</w:t>
            </w:r>
            <w:r w:rsidRPr="004A61A5">
              <w:rPr>
                <w:rFonts w:eastAsiaTheme="majorEastAsia"/>
                <w:szCs w:val="26"/>
                <w:rtl/>
              </w:rPr>
              <w:t>ها</w:t>
            </w:r>
            <w:r w:rsidR="009A28EE" w:rsidRPr="004A61A5">
              <w:rPr>
                <w:rFonts w:eastAsiaTheme="majorEastAsia" w:hint="cs"/>
                <w:szCs w:val="26"/>
                <w:rtl/>
              </w:rPr>
              <w:t>،</w:t>
            </w:r>
            <w:r w:rsidRPr="004A61A5">
              <w:rPr>
                <w:rFonts w:eastAsiaTheme="majorEastAsia"/>
                <w:szCs w:val="26"/>
                <w:rtl/>
              </w:rPr>
              <w:t xml:space="preserve"> جهت در</w:t>
            </w:r>
            <w:r w:rsidRPr="004A61A5">
              <w:rPr>
                <w:rFonts w:eastAsiaTheme="majorEastAsia" w:hint="cs"/>
                <w:szCs w:val="26"/>
                <w:rtl/>
              </w:rPr>
              <w:t>ی</w:t>
            </w:r>
            <w:r w:rsidRPr="004A61A5">
              <w:rPr>
                <w:rFonts w:eastAsiaTheme="majorEastAsia" w:hint="eastAsia"/>
                <w:szCs w:val="26"/>
                <w:rtl/>
              </w:rPr>
              <w:t>افت</w:t>
            </w:r>
            <w:r w:rsidRPr="004A61A5">
              <w:rPr>
                <w:rFonts w:eastAsiaTheme="majorEastAsia"/>
                <w:szCs w:val="26"/>
                <w:rtl/>
              </w:rPr>
              <w:t xml:space="preserve"> بهتر</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پاسخ </w:t>
            </w:r>
            <w:r w:rsidR="00A77915" w:rsidRPr="004A61A5">
              <w:rPr>
                <w:rFonts w:eastAsiaTheme="majorEastAsia" w:hint="cs"/>
                <w:szCs w:val="26"/>
                <w:rtl/>
              </w:rPr>
              <w:t>را شامل می‌شود</w:t>
            </w:r>
            <w:r w:rsidRPr="004A61A5">
              <w:rPr>
                <w:rFonts w:eastAsiaTheme="majorEastAsia" w:hint="cs"/>
                <w:szCs w:val="26"/>
                <w:rtl/>
              </w:rPr>
              <w:t>.</w:t>
            </w:r>
          </w:p>
          <w:p w14:paraId="691750B3" w14:textId="14D2FE34" w:rsidR="0009549D" w:rsidRPr="004A61A5" w:rsidRDefault="0009549D" w:rsidP="0009549D">
            <w:pPr>
              <w:rPr>
                <w:rFonts w:eastAsiaTheme="majorEastAsia"/>
                <w:szCs w:val="26"/>
              </w:rPr>
            </w:pPr>
            <w:r w:rsidRPr="004A61A5">
              <w:rPr>
                <w:rFonts w:eastAsiaTheme="majorEastAsia"/>
                <w:b/>
                <w:bCs/>
                <w:szCs w:val="26"/>
                <w:rtl/>
              </w:rPr>
              <w:t xml:space="preserve">دسته دوم، </w:t>
            </w:r>
            <w:r w:rsidRPr="004A61A5">
              <w:rPr>
                <w:rFonts w:eastAsiaTheme="majorEastAsia"/>
                <w:szCs w:val="26"/>
                <w:rtl/>
              </w:rPr>
              <w:t>مطالعات</w:t>
            </w:r>
            <w:r w:rsidRPr="004A61A5">
              <w:rPr>
                <w:rFonts w:eastAsiaTheme="majorEastAsia" w:hint="cs"/>
                <w:szCs w:val="26"/>
                <w:rtl/>
              </w:rPr>
              <w:t xml:space="preserve"> </w:t>
            </w:r>
            <w:r w:rsidRPr="004A61A5">
              <w:rPr>
                <w:rFonts w:eastAsiaTheme="majorEastAsia" w:hint="eastAsia"/>
                <w:szCs w:val="26"/>
                <w:rtl/>
              </w:rPr>
              <w:t>کاربر</w:t>
            </w:r>
            <w:r w:rsidR="00D84347" w:rsidRPr="004A61A5">
              <w:rPr>
                <w:rFonts w:eastAsiaTheme="majorEastAsia" w:hint="cs"/>
                <w:szCs w:val="26"/>
                <w:rtl/>
              </w:rPr>
              <w:t xml:space="preserve"> </w:t>
            </w:r>
            <w:r w:rsidRPr="004A61A5">
              <w:rPr>
                <w:rFonts w:eastAsiaTheme="majorEastAsia" w:hint="eastAsia"/>
                <w:szCs w:val="26"/>
                <w:rtl/>
              </w:rPr>
              <w:t>محور</w:t>
            </w:r>
            <w:r w:rsidRPr="004A61A5">
              <w:rPr>
                <w:rFonts w:eastAsiaTheme="majorEastAsia"/>
                <w:szCs w:val="26"/>
                <w:rtl/>
              </w:rPr>
              <w:t xml:space="preserve"> که </w:t>
            </w:r>
            <w:r w:rsidR="00A77915" w:rsidRPr="004A61A5">
              <w:rPr>
                <w:rFonts w:eastAsiaTheme="majorEastAsia" w:hint="cs"/>
                <w:szCs w:val="26"/>
                <w:rtl/>
              </w:rPr>
              <w:t xml:space="preserve">شامل </w:t>
            </w:r>
            <w:r w:rsidRPr="004A61A5">
              <w:rPr>
                <w:rFonts w:eastAsiaTheme="majorEastAsia"/>
                <w:szCs w:val="26"/>
                <w:rtl/>
              </w:rPr>
              <w:t>بررس</w:t>
            </w:r>
            <w:r w:rsidRPr="004A61A5">
              <w:rPr>
                <w:rFonts w:eastAsiaTheme="majorEastAsia" w:hint="cs"/>
                <w:szCs w:val="26"/>
                <w:rtl/>
              </w:rPr>
              <w:t>ی</w:t>
            </w:r>
            <w:r w:rsidRPr="004A61A5">
              <w:rPr>
                <w:rFonts w:eastAsiaTheme="majorEastAsia"/>
                <w:szCs w:val="26"/>
                <w:rtl/>
              </w:rPr>
              <w:t xml:space="preserve"> و</w:t>
            </w:r>
            <w:r w:rsidRPr="004A61A5">
              <w:rPr>
                <w:rFonts w:eastAsiaTheme="majorEastAsia" w:hint="cs"/>
                <w:szCs w:val="26"/>
                <w:rtl/>
              </w:rPr>
              <w:t>ی</w:t>
            </w:r>
            <w:r w:rsidRPr="004A61A5">
              <w:rPr>
                <w:rFonts w:eastAsiaTheme="majorEastAsia" w:hint="eastAsia"/>
                <w:szCs w:val="26"/>
                <w:rtl/>
              </w:rPr>
              <w:t>ژگ</w:t>
            </w:r>
            <w:r w:rsidRPr="004A61A5">
              <w:rPr>
                <w:rFonts w:eastAsiaTheme="majorEastAsia" w:hint="cs"/>
                <w:szCs w:val="26"/>
                <w:rtl/>
              </w:rPr>
              <w:t>ی</w:t>
            </w:r>
            <w:r w:rsidRPr="004A61A5">
              <w:rPr>
                <w:rFonts w:eastAsiaTheme="majorEastAsia"/>
                <w:szCs w:val="26"/>
                <w:rtl/>
              </w:rPr>
              <w:t xml:space="preserve"> و ع</w:t>
            </w:r>
            <w:r w:rsidRPr="004A61A5">
              <w:rPr>
                <w:rFonts w:eastAsiaTheme="majorEastAsia" w:hint="cs"/>
                <w:szCs w:val="26"/>
                <w:rtl/>
              </w:rPr>
              <w:t>لاق</w:t>
            </w:r>
            <w:r w:rsidRPr="004A61A5">
              <w:rPr>
                <w:rFonts w:eastAsiaTheme="majorEastAsia"/>
                <w:szCs w:val="26"/>
                <w:rtl/>
              </w:rPr>
              <w:t>ه</w:t>
            </w:r>
            <w:r w:rsidRPr="004A61A5">
              <w:rPr>
                <w:rFonts w:eastAsiaTheme="majorEastAsia" w:cs="Arial"/>
                <w:szCs w:val="26"/>
                <w:rtl/>
              </w:rPr>
              <w:t>‌</w:t>
            </w:r>
            <w:r w:rsidRPr="004A61A5">
              <w:rPr>
                <w:rFonts w:eastAsiaTheme="majorEastAsia" w:hint="cs"/>
                <w:szCs w:val="26"/>
                <w:rtl/>
              </w:rPr>
              <w:t>ی</w:t>
            </w:r>
            <w:r w:rsidRPr="004A61A5">
              <w:rPr>
                <w:rFonts w:eastAsiaTheme="majorEastAsia"/>
                <w:szCs w:val="26"/>
                <w:rtl/>
              </w:rPr>
              <w:t xml:space="preserve"> افراد شرکت کننده در فعال</w:t>
            </w:r>
            <w:r w:rsidRPr="004A61A5">
              <w:rPr>
                <w:rFonts w:eastAsiaTheme="majorEastAsia" w:hint="cs"/>
                <w:szCs w:val="26"/>
                <w:rtl/>
              </w:rPr>
              <w:t>ی</w:t>
            </w:r>
            <w:r w:rsidRPr="004A61A5">
              <w:rPr>
                <w:rFonts w:eastAsiaTheme="majorEastAsia" w:hint="eastAsia"/>
                <w:szCs w:val="26"/>
                <w:rtl/>
              </w:rPr>
              <w:t>ت</w:t>
            </w:r>
            <w:r w:rsidRPr="004A61A5">
              <w:rPr>
                <w:rFonts w:eastAsiaTheme="majorEastAsia"/>
                <w:szCs w:val="26"/>
                <w:rtl/>
              </w:rPr>
              <w:t xml:space="preserve"> پرسش و پاسخ 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w:t>
            </w:r>
            <w:r w:rsidR="00602552">
              <w:rPr>
                <w:rFonts w:eastAsiaTheme="majorEastAsia"/>
                <w:szCs w:val="26"/>
                <w:rtl/>
              </w:rPr>
              <w:t>سامانه</w:t>
            </w:r>
            <w:r w:rsidRPr="004A61A5">
              <w:rPr>
                <w:rFonts w:eastAsiaTheme="majorEastAsia" w:cs="Arial"/>
                <w:szCs w:val="26"/>
                <w:rtl/>
              </w:rPr>
              <w:t>‌</w:t>
            </w:r>
            <w:r w:rsidRPr="004A61A5">
              <w:rPr>
                <w:rFonts w:eastAsiaTheme="majorEastAsia" w:hint="eastAsia"/>
                <w:szCs w:val="26"/>
                <w:rtl/>
              </w:rPr>
              <w:t>ها</w:t>
            </w:r>
            <w:r w:rsidRPr="004A61A5">
              <w:rPr>
                <w:rFonts w:eastAsiaTheme="majorEastAsia"/>
                <w:szCs w:val="26"/>
                <w:rtl/>
              </w:rPr>
              <w:t xml:space="preserve"> </w:t>
            </w:r>
            <w:r w:rsidR="00A77915" w:rsidRPr="004A61A5">
              <w:rPr>
                <w:rFonts w:eastAsiaTheme="majorEastAsia" w:hint="cs"/>
                <w:szCs w:val="26"/>
                <w:rtl/>
              </w:rPr>
              <w:t>است</w:t>
            </w:r>
            <w:r w:rsidRPr="004A61A5">
              <w:rPr>
                <w:rFonts w:eastAsiaTheme="majorEastAsia"/>
                <w:szCs w:val="26"/>
                <w:rtl/>
              </w:rPr>
              <w:t xml:space="preserve">. </w:t>
            </w:r>
            <w:r w:rsidR="00A77915" w:rsidRPr="004A61A5">
              <w:rPr>
                <w:rFonts w:eastAsiaTheme="majorEastAsia" w:hint="cs"/>
                <w:szCs w:val="26"/>
                <w:rtl/>
              </w:rPr>
              <w:t>با وجود</w:t>
            </w:r>
            <w:r w:rsidRPr="004A61A5">
              <w:rPr>
                <w:rFonts w:eastAsiaTheme="majorEastAsia"/>
                <w:szCs w:val="26"/>
                <w:rtl/>
              </w:rPr>
              <w:t xml:space="preserve"> </w:t>
            </w:r>
            <w:r w:rsidRPr="004A61A5">
              <w:rPr>
                <w:rFonts w:eastAsiaTheme="majorEastAsia" w:hint="eastAsia"/>
                <w:szCs w:val="26"/>
                <w:rtl/>
              </w:rPr>
              <w:t>ا</w:t>
            </w:r>
            <w:r w:rsidRPr="004A61A5">
              <w:rPr>
                <w:rFonts w:eastAsiaTheme="majorEastAsia" w:hint="cs"/>
                <w:szCs w:val="26"/>
                <w:rtl/>
              </w:rPr>
              <w:t>ی</w:t>
            </w:r>
            <w:r w:rsidRPr="004A61A5">
              <w:rPr>
                <w:rFonts w:eastAsiaTheme="majorEastAsia" w:hint="eastAsia"/>
                <w:szCs w:val="26"/>
                <w:rtl/>
              </w:rPr>
              <w:t>رادات،</w:t>
            </w:r>
            <w:r w:rsidRPr="004A61A5">
              <w:rPr>
                <w:rFonts w:eastAsiaTheme="majorEastAsia"/>
                <w:szCs w:val="26"/>
                <w:rtl/>
              </w:rPr>
              <w:t xml:space="preserve"> داشتن و</w:t>
            </w:r>
            <w:r w:rsidRPr="004A61A5">
              <w:rPr>
                <w:rFonts w:eastAsiaTheme="majorEastAsia" w:hint="cs"/>
                <w:szCs w:val="26"/>
                <w:rtl/>
              </w:rPr>
              <w:t>ی</w:t>
            </w:r>
            <w:r w:rsidRPr="004A61A5">
              <w:rPr>
                <w:rFonts w:eastAsiaTheme="majorEastAsia" w:hint="eastAsia"/>
                <w:szCs w:val="26"/>
                <w:rtl/>
              </w:rPr>
              <w:t>ژگ</w:t>
            </w:r>
            <w:r w:rsidRPr="004A61A5">
              <w:rPr>
                <w:rFonts w:eastAsiaTheme="majorEastAsia" w:hint="cs"/>
                <w:szCs w:val="26"/>
                <w:rtl/>
              </w:rPr>
              <w:t>ی</w:t>
            </w:r>
            <w:r w:rsidRPr="004A61A5">
              <w:rPr>
                <w:rFonts w:eastAsiaTheme="majorEastAsia" w:cs="Arial"/>
                <w:szCs w:val="26"/>
                <w:rtl/>
              </w:rPr>
              <w:t>‌</w:t>
            </w:r>
            <w:r w:rsidRPr="004A61A5">
              <w:rPr>
                <w:rFonts w:eastAsiaTheme="majorEastAsia" w:hint="eastAsia"/>
                <w:szCs w:val="26"/>
                <w:rtl/>
              </w:rPr>
              <w:t>ها</w:t>
            </w:r>
            <w:r w:rsidRPr="004A61A5">
              <w:rPr>
                <w:rFonts w:eastAsiaTheme="majorEastAsia" w:hint="cs"/>
                <w:szCs w:val="26"/>
                <w:rtl/>
              </w:rPr>
              <w:t>یی</w:t>
            </w:r>
            <w:r w:rsidRPr="004A61A5">
              <w:rPr>
                <w:rFonts w:eastAsiaTheme="majorEastAsia"/>
                <w:szCs w:val="26"/>
                <w:rtl/>
              </w:rPr>
              <w:t xml:space="preserve"> از قب</w:t>
            </w:r>
            <w:r w:rsidRPr="004A61A5">
              <w:rPr>
                <w:rFonts w:eastAsiaTheme="majorEastAsia" w:hint="cs"/>
                <w:szCs w:val="26"/>
                <w:rtl/>
              </w:rPr>
              <w:t>ی</w:t>
            </w:r>
            <w:r w:rsidRPr="004A61A5">
              <w:rPr>
                <w:rFonts w:eastAsiaTheme="majorEastAsia" w:hint="eastAsia"/>
                <w:szCs w:val="26"/>
                <w:rtl/>
              </w:rPr>
              <w:t>ل</w:t>
            </w:r>
            <w:r w:rsidRPr="004A61A5">
              <w:rPr>
                <w:rFonts w:eastAsiaTheme="majorEastAsia"/>
                <w:szCs w:val="26"/>
                <w:rtl/>
              </w:rPr>
              <w:t xml:space="preserve"> ا</w:t>
            </w:r>
            <w:r w:rsidRPr="004A61A5">
              <w:rPr>
                <w:rFonts w:eastAsiaTheme="majorEastAsia" w:hint="cs"/>
                <w:szCs w:val="26"/>
                <w:rtl/>
              </w:rPr>
              <w:t>ی</w:t>
            </w:r>
            <w:r w:rsidRPr="004A61A5">
              <w:rPr>
                <w:rFonts w:eastAsiaTheme="majorEastAsia" w:hint="eastAsia"/>
                <w:szCs w:val="26"/>
                <w:rtl/>
              </w:rPr>
              <w:t>نکه</w:t>
            </w:r>
            <w:r w:rsidRPr="004A61A5">
              <w:rPr>
                <w:rFonts w:eastAsiaTheme="majorEastAsia"/>
                <w:szCs w:val="26"/>
                <w:rtl/>
              </w:rPr>
              <w:t xml:space="preserve"> کاربران نقطه نظرات مختلف</w:t>
            </w:r>
            <w:r w:rsidRPr="004A61A5">
              <w:rPr>
                <w:rFonts w:eastAsiaTheme="majorEastAsia" w:hint="cs"/>
                <w:szCs w:val="26"/>
                <w:rtl/>
              </w:rPr>
              <w:t>ی</w:t>
            </w:r>
            <w:r w:rsidRPr="004A61A5">
              <w:rPr>
                <w:rFonts w:eastAsiaTheme="majorEastAsia"/>
                <w:szCs w:val="26"/>
                <w:rtl/>
              </w:rPr>
              <w:t xml:space="preserve"> راجع به</w:t>
            </w:r>
            <w:r w:rsidR="0071526D" w:rsidRPr="004A61A5">
              <w:rPr>
                <w:rFonts w:eastAsiaTheme="majorEastAsia" w:hint="cs"/>
                <w:szCs w:val="26"/>
                <w:rtl/>
              </w:rPr>
              <w:t xml:space="preserve"> پاسخ سوالات خود</w:t>
            </w:r>
            <w:r w:rsidRPr="004A61A5">
              <w:rPr>
                <w:rFonts w:eastAsiaTheme="majorEastAsia"/>
                <w:szCs w:val="26"/>
                <w:rtl/>
              </w:rPr>
              <w:t xml:space="preserve"> در</w:t>
            </w:r>
            <w:r w:rsidRPr="004A61A5">
              <w:rPr>
                <w:rFonts w:eastAsiaTheme="majorEastAsia" w:hint="cs"/>
                <w:szCs w:val="26"/>
                <w:rtl/>
              </w:rPr>
              <w:t>ی</w:t>
            </w:r>
            <w:r w:rsidRPr="004A61A5">
              <w:rPr>
                <w:rFonts w:eastAsiaTheme="majorEastAsia" w:hint="eastAsia"/>
                <w:szCs w:val="26"/>
                <w:rtl/>
              </w:rPr>
              <w:t>افت</w:t>
            </w:r>
            <w:r w:rsidRPr="004A61A5">
              <w:rPr>
                <w:rFonts w:eastAsiaTheme="majorEastAsia"/>
                <w:szCs w:val="26"/>
                <w:rtl/>
              </w:rPr>
              <w:t xml:space="preserve"> م</w:t>
            </w:r>
            <w:r w:rsidRPr="004A61A5">
              <w:rPr>
                <w:rFonts w:eastAsiaTheme="majorEastAsia" w:hint="cs"/>
                <w:szCs w:val="26"/>
                <w:rtl/>
              </w:rPr>
              <w:t>ی</w:t>
            </w:r>
            <w:r w:rsidRPr="004A61A5">
              <w:rPr>
                <w:rFonts w:eastAsiaTheme="majorEastAsia" w:cs="Arial"/>
                <w:szCs w:val="26"/>
                <w:rtl/>
              </w:rPr>
              <w:t>‌</w:t>
            </w:r>
            <w:r w:rsidRPr="004A61A5">
              <w:rPr>
                <w:rFonts w:eastAsiaTheme="majorEastAsia" w:hint="eastAsia"/>
                <w:szCs w:val="26"/>
                <w:rtl/>
              </w:rPr>
              <w:t>کنند</w:t>
            </w:r>
            <w:r w:rsidRPr="004A61A5">
              <w:rPr>
                <w:rFonts w:eastAsiaTheme="majorEastAsia"/>
                <w:szCs w:val="26"/>
                <w:rtl/>
              </w:rPr>
              <w:t xml:space="preserve"> و م</w:t>
            </w:r>
            <w:r w:rsidRPr="004A61A5">
              <w:rPr>
                <w:rFonts w:eastAsiaTheme="majorEastAsia" w:hint="cs"/>
                <w:szCs w:val="26"/>
                <w:rtl/>
              </w:rPr>
              <w:t>ی</w:t>
            </w:r>
            <w:r w:rsidRPr="004A61A5">
              <w:rPr>
                <w:rFonts w:eastAsiaTheme="majorEastAsia" w:cs="Arial"/>
                <w:szCs w:val="26"/>
                <w:rtl/>
              </w:rPr>
              <w:t>‌</w:t>
            </w:r>
            <w:r w:rsidRPr="004A61A5">
              <w:rPr>
                <w:rFonts w:eastAsiaTheme="majorEastAsia" w:hint="eastAsia"/>
                <w:szCs w:val="26"/>
                <w:rtl/>
              </w:rPr>
              <w:t>توانند</w:t>
            </w:r>
            <w:r w:rsidRPr="004A61A5">
              <w:rPr>
                <w:rFonts w:eastAsiaTheme="majorEastAsia"/>
                <w:szCs w:val="26"/>
                <w:rtl/>
              </w:rPr>
              <w:t xml:space="preserve"> از ب</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آنها بهتر</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w:t>
            </w:r>
            <w:r w:rsidRPr="004A61A5">
              <w:rPr>
                <w:rFonts w:eastAsiaTheme="majorEastAsia" w:hint="eastAsia"/>
                <w:szCs w:val="26"/>
                <w:rtl/>
              </w:rPr>
              <w:t>را</w:t>
            </w:r>
            <w:r w:rsidRPr="004A61A5">
              <w:rPr>
                <w:rFonts w:eastAsiaTheme="majorEastAsia"/>
                <w:szCs w:val="26"/>
                <w:rtl/>
              </w:rPr>
              <w:t xml:space="preserve"> انتخاب کنند و </w:t>
            </w:r>
            <w:r w:rsidRPr="004A61A5">
              <w:rPr>
                <w:rFonts w:eastAsiaTheme="majorEastAsia" w:hint="cs"/>
                <w:szCs w:val="26"/>
                <w:rtl/>
              </w:rPr>
              <w:t>ی</w:t>
            </w:r>
            <w:r w:rsidRPr="004A61A5">
              <w:rPr>
                <w:rFonts w:eastAsiaTheme="majorEastAsia" w:hint="eastAsia"/>
                <w:szCs w:val="26"/>
                <w:rtl/>
              </w:rPr>
              <w:t>ا</w:t>
            </w:r>
            <w:r w:rsidRPr="004A61A5">
              <w:rPr>
                <w:rFonts w:eastAsiaTheme="majorEastAsia"/>
                <w:szCs w:val="26"/>
                <w:rtl/>
              </w:rPr>
              <w:t xml:space="preserve"> با ا</w:t>
            </w:r>
            <w:r w:rsidRPr="004A61A5">
              <w:rPr>
                <w:rFonts w:eastAsiaTheme="majorEastAsia" w:hint="cs"/>
                <w:szCs w:val="26"/>
                <w:rtl/>
              </w:rPr>
              <w:t>ی</w:t>
            </w:r>
            <w:r w:rsidRPr="004A61A5">
              <w:rPr>
                <w:rFonts w:eastAsiaTheme="majorEastAsia" w:hint="eastAsia"/>
                <w:szCs w:val="26"/>
                <w:rtl/>
              </w:rPr>
              <w:t>جاد</w:t>
            </w:r>
            <w:r w:rsidRPr="004A61A5">
              <w:rPr>
                <w:rFonts w:eastAsiaTheme="majorEastAsia"/>
                <w:szCs w:val="26"/>
                <w:rtl/>
              </w:rPr>
              <w:t xml:space="preserve"> پ</w:t>
            </w:r>
            <w:r w:rsidRPr="004A61A5">
              <w:rPr>
                <w:rFonts w:eastAsiaTheme="majorEastAsia" w:hint="cs"/>
                <w:szCs w:val="26"/>
                <w:rtl/>
              </w:rPr>
              <w:t>ی</w:t>
            </w:r>
            <w:r w:rsidRPr="004A61A5">
              <w:rPr>
                <w:rFonts w:eastAsiaTheme="majorEastAsia" w:hint="eastAsia"/>
                <w:szCs w:val="26"/>
                <w:rtl/>
              </w:rPr>
              <w:t>وند</w:t>
            </w:r>
            <w:r w:rsidRPr="004A61A5">
              <w:rPr>
                <w:rFonts w:eastAsiaTheme="majorEastAsia"/>
                <w:szCs w:val="26"/>
                <w:rtl/>
              </w:rPr>
              <w:t xml:space="preserve"> با کاربر </w:t>
            </w:r>
            <w:r w:rsidRPr="004A61A5">
              <w:rPr>
                <w:rFonts w:eastAsiaTheme="majorEastAsia" w:hint="cs"/>
                <w:szCs w:val="26"/>
                <w:rtl/>
              </w:rPr>
              <w:t>ی</w:t>
            </w:r>
            <w:r w:rsidRPr="004A61A5">
              <w:rPr>
                <w:rFonts w:eastAsiaTheme="majorEastAsia" w:hint="eastAsia"/>
                <w:szCs w:val="26"/>
                <w:rtl/>
              </w:rPr>
              <w:t>ا</w:t>
            </w:r>
            <w:r w:rsidRPr="004A61A5">
              <w:rPr>
                <w:rFonts w:eastAsiaTheme="majorEastAsia"/>
                <w:szCs w:val="26"/>
                <w:rtl/>
              </w:rPr>
              <w:t xml:space="preserve"> کاربران د</w:t>
            </w:r>
            <w:r w:rsidRPr="004A61A5">
              <w:rPr>
                <w:rFonts w:eastAsiaTheme="majorEastAsia" w:hint="cs"/>
                <w:szCs w:val="26"/>
                <w:rtl/>
              </w:rPr>
              <w:t>ی</w:t>
            </w:r>
            <w:r w:rsidRPr="004A61A5">
              <w:rPr>
                <w:rFonts w:eastAsiaTheme="majorEastAsia" w:hint="eastAsia"/>
                <w:szCs w:val="26"/>
                <w:rtl/>
              </w:rPr>
              <w:t>گر</w:t>
            </w:r>
            <w:r w:rsidRPr="004A61A5">
              <w:rPr>
                <w:rFonts w:eastAsiaTheme="majorEastAsia"/>
                <w:szCs w:val="26"/>
                <w:rtl/>
              </w:rPr>
              <w:t xml:space="preserve"> و افزودن آنها به ل</w:t>
            </w:r>
            <w:r w:rsidRPr="004A61A5">
              <w:rPr>
                <w:rFonts w:eastAsiaTheme="majorEastAsia" w:hint="cs"/>
                <w:szCs w:val="26"/>
                <w:rtl/>
              </w:rPr>
              <w:t>ی</w:t>
            </w:r>
            <w:r w:rsidRPr="004A61A5">
              <w:rPr>
                <w:rFonts w:eastAsiaTheme="majorEastAsia" w:hint="eastAsia"/>
                <w:szCs w:val="26"/>
                <w:rtl/>
              </w:rPr>
              <w:t>ست</w:t>
            </w:r>
            <w:r w:rsidRPr="004A61A5">
              <w:rPr>
                <w:rFonts w:eastAsiaTheme="majorEastAsia"/>
                <w:szCs w:val="26"/>
                <w:rtl/>
              </w:rPr>
              <w:t xml:space="preserve"> مخاطبان خود به طور مرتب در جر</w:t>
            </w:r>
            <w:r w:rsidRPr="004A61A5">
              <w:rPr>
                <w:rFonts w:eastAsiaTheme="majorEastAsia" w:hint="cs"/>
                <w:szCs w:val="26"/>
                <w:rtl/>
              </w:rPr>
              <w:t>ی</w:t>
            </w:r>
            <w:r w:rsidRPr="004A61A5">
              <w:rPr>
                <w:rFonts w:eastAsiaTheme="majorEastAsia" w:hint="eastAsia"/>
                <w:szCs w:val="26"/>
                <w:rtl/>
              </w:rPr>
              <w:t>ان</w:t>
            </w:r>
            <w:r w:rsidRPr="004A61A5">
              <w:rPr>
                <w:rFonts w:eastAsiaTheme="majorEastAsia"/>
                <w:szCs w:val="26"/>
                <w:rtl/>
              </w:rPr>
              <w:t xml:space="preserve"> تبادل</w:t>
            </w:r>
            <w:r w:rsidRPr="004A61A5">
              <w:rPr>
                <w:rFonts w:eastAsiaTheme="majorEastAsia" w:hint="cs"/>
                <w:szCs w:val="26"/>
                <w:rtl/>
              </w:rPr>
              <w:t>ا</w:t>
            </w:r>
            <w:r w:rsidRPr="004A61A5">
              <w:rPr>
                <w:rFonts w:eastAsiaTheme="majorEastAsia"/>
                <w:szCs w:val="26"/>
                <w:rtl/>
              </w:rPr>
              <w:t xml:space="preserve">ت </w:t>
            </w:r>
            <w:r w:rsidRPr="004A61A5">
              <w:rPr>
                <w:rFonts w:eastAsiaTheme="majorEastAsia" w:hint="eastAsia"/>
                <w:szCs w:val="26"/>
                <w:rtl/>
              </w:rPr>
              <w:t>دانش</w:t>
            </w:r>
            <w:r w:rsidRPr="004A61A5">
              <w:rPr>
                <w:rFonts w:eastAsiaTheme="majorEastAsia" w:hint="cs"/>
                <w:szCs w:val="26"/>
                <w:rtl/>
              </w:rPr>
              <w:t>ی</w:t>
            </w:r>
            <w:r w:rsidRPr="004A61A5">
              <w:rPr>
                <w:rFonts w:eastAsiaTheme="majorEastAsia"/>
                <w:szCs w:val="26"/>
                <w:rtl/>
              </w:rPr>
              <w:t xml:space="preserve"> آنها باشند</w:t>
            </w:r>
            <w:sdt>
              <w:sdtPr>
                <w:rPr>
                  <w:rFonts w:eastAsiaTheme="majorEastAsia"/>
                  <w:color w:val="000000"/>
                  <w:szCs w:val="26"/>
                  <w:rtl/>
                </w:rPr>
                <w:tag w:val="MENDELEY_CITATION_v3_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"/>
                <w:id w:val="-259533881"/>
                <w:placeholder>
                  <w:docPart w:val="DefaultPlaceholder_-1854013440"/>
                </w:placeholder>
              </w:sdtPr>
              <w:sdtContent>
                <w:r w:rsidR="00A92BFD" w:rsidRPr="00A92BFD">
                  <w:rPr>
                    <w:rFonts w:eastAsiaTheme="majorEastAsia"/>
                    <w:color w:val="000000"/>
                    <w:szCs w:val="26"/>
                    <w:rtl/>
                  </w:rPr>
                  <w:t>[31]</w:t>
                </w:r>
              </w:sdtContent>
            </w:sdt>
            <w:r w:rsidR="00984999" w:rsidRPr="004A61A5">
              <w:rPr>
                <w:rFonts w:eastAsiaTheme="majorEastAsia" w:hint="cs"/>
                <w:szCs w:val="26"/>
                <w:rtl/>
              </w:rPr>
              <w:t>.</w:t>
            </w:r>
          </w:p>
          <w:p w14:paraId="0091590A" w14:textId="1EC34C90" w:rsidR="0009549D" w:rsidRPr="004A61A5" w:rsidRDefault="00A77915" w:rsidP="00DF488B">
            <w:pPr>
              <w:rPr>
                <w:rFonts w:eastAsiaTheme="majorEastAsia"/>
                <w:szCs w:val="26"/>
                <w:rtl/>
              </w:rPr>
            </w:pPr>
            <w:r w:rsidRPr="004A61A5">
              <w:rPr>
                <w:rFonts w:eastAsiaTheme="majorEastAsia" w:hint="cs"/>
                <w:szCs w:val="26"/>
                <w:rtl/>
              </w:rPr>
              <w:t xml:space="preserve">از طرفی </w:t>
            </w:r>
            <w:r w:rsidR="0009549D" w:rsidRPr="004A61A5">
              <w:rPr>
                <w:rFonts w:eastAsiaTheme="majorEastAsia" w:hint="eastAsia"/>
                <w:szCs w:val="26"/>
                <w:rtl/>
              </w:rPr>
              <w:t>تاکنون</w:t>
            </w:r>
            <w:r w:rsidR="0009549D" w:rsidRPr="004A61A5">
              <w:rPr>
                <w:rFonts w:eastAsiaTheme="majorEastAsia"/>
                <w:szCs w:val="26"/>
                <w:rtl/>
              </w:rPr>
              <w:t xml:space="preserve"> روش</w:t>
            </w:r>
            <w:r w:rsidR="00DF488B" w:rsidRPr="004A61A5">
              <w:rPr>
                <w:rFonts w:eastAsiaTheme="majorEastAsia" w:cs="Arial"/>
                <w:szCs w:val="26"/>
                <w:rtl/>
              </w:rPr>
              <w:t>‌</w:t>
            </w:r>
            <w:r w:rsidR="0009549D" w:rsidRPr="004A61A5">
              <w:rPr>
                <w:rFonts w:eastAsiaTheme="majorEastAsia"/>
                <w:szCs w:val="26"/>
                <w:rtl/>
              </w:rPr>
              <w:t>ها</w:t>
            </w:r>
            <w:r w:rsidR="0009549D" w:rsidRPr="004A61A5">
              <w:rPr>
                <w:rFonts w:eastAsiaTheme="majorEastAsia" w:hint="cs"/>
                <w:szCs w:val="26"/>
                <w:rtl/>
              </w:rPr>
              <w:t>ی</w:t>
            </w:r>
            <w:r w:rsidR="0009549D" w:rsidRPr="004A61A5">
              <w:rPr>
                <w:rFonts w:eastAsiaTheme="majorEastAsia"/>
                <w:szCs w:val="26"/>
                <w:rtl/>
              </w:rPr>
              <w:t xml:space="preserve"> گوناگون</w:t>
            </w:r>
            <w:r w:rsidR="0009549D" w:rsidRPr="004A61A5">
              <w:rPr>
                <w:rFonts w:eastAsiaTheme="majorEastAsia" w:hint="cs"/>
                <w:szCs w:val="26"/>
                <w:rtl/>
              </w:rPr>
              <w:t>ی</w:t>
            </w:r>
            <w:r w:rsidR="0009549D" w:rsidRPr="004A61A5">
              <w:rPr>
                <w:rFonts w:eastAsiaTheme="majorEastAsia"/>
                <w:szCs w:val="26"/>
                <w:rtl/>
              </w:rPr>
              <w:t xml:space="preserve"> برا</w:t>
            </w:r>
            <w:r w:rsidR="0009549D" w:rsidRPr="004A61A5">
              <w:rPr>
                <w:rFonts w:eastAsiaTheme="majorEastAsia" w:hint="cs"/>
                <w:szCs w:val="26"/>
                <w:rtl/>
              </w:rPr>
              <w:t>ی</w:t>
            </w:r>
            <w:r w:rsidR="0009549D" w:rsidRPr="004A61A5">
              <w:rPr>
                <w:rFonts w:eastAsiaTheme="majorEastAsia"/>
                <w:szCs w:val="26"/>
                <w:rtl/>
              </w:rPr>
              <w:t xml:space="preserve"> پاسخگو</w:t>
            </w:r>
            <w:r w:rsidR="0009549D" w:rsidRPr="004A61A5">
              <w:rPr>
                <w:rFonts w:eastAsiaTheme="majorEastAsia" w:hint="cs"/>
                <w:szCs w:val="26"/>
                <w:rtl/>
              </w:rPr>
              <w:t>یی</w:t>
            </w:r>
            <w:r w:rsidR="0009549D" w:rsidRPr="004A61A5">
              <w:rPr>
                <w:rFonts w:eastAsiaTheme="majorEastAsia"/>
                <w:szCs w:val="26"/>
                <w:rtl/>
              </w:rPr>
              <w:t xml:space="preserve"> به سوا</w:t>
            </w:r>
            <w:r w:rsidRPr="004A61A5">
              <w:rPr>
                <w:rFonts w:eastAsiaTheme="majorEastAsia" w:hint="cs"/>
                <w:szCs w:val="26"/>
                <w:rtl/>
              </w:rPr>
              <w:t>لا</w:t>
            </w:r>
            <w:r w:rsidR="0009549D" w:rsidRPr="004A61A5">
              <w:rPr>
                <w:rFonts w:eastAsiaTheme="majorEastAsia"/>
                <w:szCs w:val="26"/>
                <w:rtl/>
              </w:rPr>
              <w:t>ت ا</w:t>
            </w:r>
            <w:r w:rsidR="0009549D" w:rsidRPr="004A61A5">
              <w:rPr>
                <w:rFonts w:eastAsiaTheme="majorEastAsia" w:hint="cs"/>
                <w:szCs w:val="26"/>
                <w:rtl/>
              </w:rPr>
              <w:t>ی</w:t>
            </w:r>
            <w:r w:rsidR="0009549D" w:rsidRPr="004A61A5">
              <w:rPr>
                <w:rFonts w:eastAsiaTheme="majorEastAsia" w:hint="eastAsia"/>
                <w:szCs w:val="26"/>
                <w:rtl/>
              </w:rPr>
              <w:t>جاد</w:t>
            </w:r>
            <w:r w:rsidR="0009549D" w:rsidRPr="004A61A5">
              <w:rPr>
                <w:rFonts w:eastAsiaTheme="majorEastAsia"/>
                <w:szCs w:val="26"/>
                <w:rtl/>
              </w:rPr>
              <w:t xml:space="preserve"> و توسعه داده شده است. به عنوان مثال </w:t>
            </w:r>
            <w:r w:rsidRPr="004A61A5">
              <w:rPr>
                <w:rFonts w:eastAsiaTheme="majorEastAsia" w:hint="cs"/>
                <w:szCs w:val="26"/>
                <w:rtl/>
              </w:rPr>
              <w:t>امکان</w:t>
            </w:r>
            <w:r w:rsidR="0009549D" w:rsidRPr="004A61A5">
              <w:rPr>
                <w:rFonts w:eastAsiaTheme="majorEastAsia"/>
                <w:szCs w:val="26"/>
                <w:rtl/>
              </w:rPr>
              <w:t xml:space="preserve"> پاسخگو</w:t>
            </w:r>
            <w:r w:rsidR="0009549D" w:rsidRPr="004A61A5">
              <w:rPr>
                <w:rFonts w:eastAsiaTheme="majorEastAsia" w:hint="cs"/>
                <w:szCs w:val="26"/>
                <w:rtl/>
              </w:rPr>
              <w:t>یی</w:t>
            </w:r>
            <w:r w:rsidR="0009549D" w:rsidRPr="004A61A5">
              <w:rPr>
                <w:rFonts w:eastAsiaTheme="majorEastAsia"/>
                <w:szCs w:val="26"/>
                <w:rtl/>
              </w:rPr>
              <w:t xml:space="preserve"> به</w:t>
            </w:r>
            <w:r w:rsidR="00DF488B" w:rsidRPr="004A61A5">
              <w:rPr>
                <w:rFonts w:eastAsiaTheme="majorEastAsia" w:hint="cs"/>
                <w:szCs w:val="26"/>
                <w:rtl/>
              </w:rPr>
              <w:t xml:space="preserve"> </w:t>
            </w:r>
            <w:r w:rsidR="0009549D" w:rsidRPr="004A61A5">
              <w:rPr>
                <w:rFonts w:eastAsiaTheme="majorEastAsia"/>
                <w:szCs w:val="26"/>
                <w:rtl/>
              </w:rPr>
              <w:t>سوا</w:t>
            </w:r>
            <w:r w:rsidR="00DF488B" w:rsidRPr="004A61A5">
              <w:rPr>
                <w:rFonts w:eastAsiaTheme="majorEastAsia" w:hint="cs"/>
                <w:szCs w:val="26"/>
                <w:rtl/>
              </w:rPr>
              <w:t>لا</w:t>
            </w:r>
            <w:r w:rsidR="0009549D" w:rsidRPr="004A61A5">
              <w:rPr>
                <w:rFonts w:eastAsiaTheme="majorEastAsia"/>
                <w:szCs w:val="26"/>
                <w:rtl/>
              </w:rPr>
              <w:t xml:space="preserve">ت در </w:t>
            </w:r>
            <w:r w:rsidR="0009549D" w:rsidRPr="004A61A5">
              <w:rPr>
                <w:rFonts w:eastAsiaTheme="majorEastAsia" w:hint="cs"/>
                <w:szCs w:val="26"/>
                <w:rtl/>
              </w:rPr>
              <w:t>ی</w:t>
            </w:r>
            <w:r w:rsidR="0009549D" w:rsidRPr="004A61A5">
              <w:rPr>
                <w:rFonts w:eastAsiaTheme="majorEastAsia" w:hint="eastAsia"/>
                <w:szCs w:val="26"/>
                <w:rtl/>
              </w:rPr>
              <w:t>ک</w:t>
            </w:r>
            <w:r w:rsidR="00DF488B" w:rsidRPr="004A61A5">
              <w:rPr>
                <w:rFonts w:eastAsiaTheme="majorEastAsia" w:hint="cs"/>
                <w:szCs w:val="26"/>
                <w:rtl/>
              </w:rPr>
              <w:t xml:space="preserve"> </w:t>
            </w:r>
            <w:r w:rsidR="0009549D" w:rsidRPr="004A61A5">
              <w:rPr>
                <w:rFonts w:eastAsiaTheme="majorEastAsia"/>
                <w:szCs w:val="26"/>
                <w:rtl/>
              </w:rPr>
              <w:t>جامعه تخصص</w:t>
            </w:r>
            <w:r w:rsidR="0009549D" w:rsidRPr="004A61A5">
              <w:rPr>
                <w:rFonts w:eastAsiaTheme="majorEastAsia" w:hint="cs"/>
                <w:szCs w:val="26"/>
                <w:rtl/>
              </w:rPr>
              <w:t>ی</w:t>
            </w:r>
            <w:r w:rsidR="0009549D" w:rsidRPr="004A61A5">
              <w:rPr>
                <w:rFonts w:eastAsiaTheme="majorEastAsia"/>
                <w:szCs w:val="26"/>
                <w:rtl/>
              </w:rPr>
              <w:t xml:space="preserve"> </w:t>
            </w:r>
            <w:r w:rsidRPr="004A61A5">
              <w:rPr>
                <w:rFonts w:eastAsiaTheme="majorEastAsia" w:hint="cs"/>
                <w:szCs w:val="26"/>
                <w:rtl/>
              </w:rPr>
              <w:t>(</w:t>
            </w:r>
            <w:r w:rsidR="0009549D" w:rsidRPr="004A61A5">
              <w:rPr>
                <w:rFonts w:eastAsiaTheme="majorEastAsia"/>
                <w:szCs w:val="22"/>
              </w:rPr>
              <w:t>CQA</w:t>
            </w:r>
            <w:r w:rsidRPr="004A61A5">
              <w:rPr>
                <w:rStyle w:val="FootnoteReference"/>
                <w:rFonts w:eastAsiaTheme="majorEastAsia"/>
                <w:szCs w:val="26"/>
              </w:rPr>
              <w:footnoteReference w:id="29"/>
            </w:r>
            <w:r w:rsidRPr="004A61A5">
              <w:rPr>
                <w:rFonts w:eastAsiaTheme="majorEastAsia" w:hint="cs"/>
                <w:szCs w:val="26"/>
                <w:rtl/>
              </w:rPr>
              <w:t>)</w:t>
            </w:r>
            <w:r w:rsidR="00DF488B" w:rsidRPr="004A61A5">
              <w:rPr>
                <w:rFonts w:eastAsiaTheme="majorEastAsia" w:hint="cs"/>
                <w:szCs w:val="26"/>
                <w:rtl/>
              </w:rPr>
              <w:t xml:space="preserve"> </w:t>
            </w:r>
            <w:r w:rsidR="0009549D" w:rsidRPr="004A61A5">
              <w:rPr>
                <w:rFonts w:eastAsiaTheme="majorEastAsia" w:hint="eastAsia"/>
                <w:szCs w:val="26"/>
                <w:rtl/>
              </w:rPr>
              <w:t>به</w:t>
            </w:r>
            <w:r w:rsidR="0009549D" w:rsidRPr="004A61A5">
              <w:rPr>
                <w:rFonts w:eastAsiaTheme="majorEastAsia"/>
                <w:szCs w:val="26"/>
                <w:rtl/>
              </w:rPr>
              <w:t xml:space="preserve"> روش</w:t>
            </w:r>
            <w:r w:rsidR="0009549D" w:rsidRPr="004A61A5">
              <w:rPr>
                <w:rFonts w:eastAsiaTheme="majorEastAsia" w:hint="cs"/>
                <w:szCs w:val="26"/>
                <w:rtl/>
              </w:rPr>
              <w:t>ی</w:t>
            </w:r>
            <w:r w:rsidR="0009549D" w:rsidRPr="004A61A5">
              <w:rPr>
                <w:rFonts w:eastAsiaTheme="majorEastAsia"/>
                <w:szCs w:val="26"/>
                <w:rtl/>
              </w:rPr>
              <w:t xml:space="preserve"> محبوب برا</w:t>
            </w:r>
            <w:r w:rsidR="0009549D" w:rsidRPr="004A61A5">
              <w:rPr>
                <w:rFonts w:eastAsiaTheme="majorEastAsia" w:hint="cs"/>
                <w:szCs w:val="26"/>
                <w:rtl/>
              </w:rPr>
              <w:t>ی</w:t>
            </w:r>
            <w:r w:rsidR="0009549D" w:rsidRPr="004A61A5">
              <w:rPr>
                <w:rFonts w:eastAsiaTheme="majorEastAsia"/>
                <w:szCs w:val="26"/>
                <w:rtl/>
              </w:rPr>
              <w:t xml:space="preserve"> جستجو</w:t>
            </w:r>
            <w:r w:rsidR="0009549D" w:rsidRPr="004A61A5">
              <w:rPr>
                <w:rFonts w:eastAsiaTheme="majorEastAsia" w:hint="cs"/>
                <w:szCs w:val="26"/>
                <w:rtl/>
              </w:rPr>
              <w:t>ی</w:t>
            </w:r>
            <w:r w:rsidR="0009549D" w:rsidRPr="004A61A5">
              <w:rPr>
                <w:rFonts w:eastAsiaTheme="majorEastAsia"/>
                <w:szCs w:val="26"/>
                <w:rtl/>
              </w:rPr>
              <w:t xml:space="preserve"> </w:t>
            </w:r>
            <w:r w:rsidR="00DF488B" w:rsidRPr="004A61A5">
              <w:rPr>
                <w:rFonts w:eastAsiaTheme="majorEastAsia" w:hint="cs"/>
                <w:szCs w:val="26"/>
                <w:rtl/>
              </w:rPr>
              <w:t>م</w:t>
            </w:r>
            <w:r w:rsidR="0009549D" w:rsidRPr="004A61A5">
              <w:rPr>
                <w:rFonts w:eastAsiaTheme="majorEastAsia"/>
                <w:szCs w:val="26"/>
                <w:rtl/>
              </w:rPr>
              <w:t>طالعات آن</w:t>
            </w:r>
            <w:r w:rsidR="00DF488B" w:rsidRPr="004A61A5">
              <w:rPr>
                <w:rFonts w:eastAsiaTheme="majorEastAsia" w:hint="cs"/>
                <w:szCs w:val="26"/>
                <w:rtl/>
              </w:rPr>
              <w:t>لا</w:t>
            </w:r>
            <w:r w:rsidR="0009549D" w:rsidRPr="004A61A5">
              <w:rPr>
                <w:rFonts w:eastAsiaTheme="majorEastAsia" w:hint="cs"/>
                <w:szCs w:val="26"/>
                <w:rtl/>
              </w:rPr>
              <w:t>ی</w:t>
            </w:r>
            <w:r w:rsidR="0009549D" w:rsidRPr="004A61A5">
              <w:rPr>
                <w:rFonts w:eastAsiaTheme="majorEastAsia" w:hint="eastAsia"/>
                <w:szCs w:val="26"/>
                <w:rtl/>
              </w:rPr>
              <w:t>ن</w:t>
            </w:r>
            <w:r w:rsidR="0009549D" w:rsidRPr="004A61A5">
              <w:rPr>
                <w:rFonts w:eastAsiaTheme="majorEastAsia"/>
                <w:szCs w:val="26"/>
                <w:rtl/>
              </w:rPr>
              <w:t xml:space="preserve"> تبد</w:t>
            </w:r>
            <w:r w:rsidR="0009549D" w:rsidRPr="004A61A5">
              <w:rPr>
                <w:rFonts w:eastAsiaTheme="majorEastAsia" w:hint="cs"/>
                <w:szCs w:val="26"/>
                <w:rtl/>
              </w:rPr>
              <w:t>ی</w:t>
            </w:r>
            <w:r w:rsidR="0009549D" w:rsidRPr="004A61A5">
              <w:rPr>
                <w:rFonts w:eastAsiaTheme="majorEastAsia" w:hint="eastAsia"/>
                <w:szCs w:val="26"/>
                <w:rtl/>
              </w:rPr>
              <w:t>ل</w:t>
            </w:r>
            <w:r w:rsidR="0009549D" w:rsidRPr="004A61A5">
              <w:rPr>
                <w:rFonts w:eastAsiaTheme="majorEastAsia"/>
                <w:szCs w:val="26"/>
                <w:rtl/>
              </w:rPr>
              <w:t xml:space="preserve"> شده است. جا</w:t>
            </w:r>
            <w:r w:rsidR="0009549D" w:rsidRPr="004A61A5">
              <w:rPr>
                <w:rFonts w:eastAsiaTheme="majorEastAsia" w:hint="cs"/>
                <w:szCs w:val="26"/>
                <w:rtl/>
              </w:rPr>
              <w:t>یی</w:t>
            </w:r>
            <w:r w:rsidR="0009549D" w:rsidRPr="004A61A5">
              <w:rPr>
                <w:rFonts w:eastAsiaTheme="majorEastAsia"/>
                <w:szCs w:val="26"/>
                <w:rtl/>
              </w:rPr>
              <w:t xml:space="preserve"> که کاربران م</w:t>
            </w:r>
            <w:r w:rsidR="0009549D" w:rsidRPr="004A61A5">
              <w:rPr>
                <w:rFonts w:eastAsiaTheme="majorEastAsia" w:hint="cs"/>
                <w:szCs w:val="26"/>
                <w:rtl/>
              </w:rPr>
              <w:t>ی</w:t>
            </w:r>
            <w:r w:rsidR="00DF488B" w:rsidRPr="004A61A5">
              <w:rPr>
                <w:rFonts w:eastAsiaTheme="majorEastAsia" w:cs="Arial"/>
                <w:szCs w:val="26"/>
                <w:rtl/>
              </w:rPr>
              <w:t>‌</w:t>
            </w:r>
            <w:r w:rsidR="0009549D" w:rsidRPr="004A61A5">
              <w:rPr>
                <w:rFonts w:eastAsiaTheme="majorEastAsia"/>
                <w:szCs w:val="26"/>
                <w:rtl/>
              </w:rPr>
              <w:t xml:space="preserve">توانند در قالب پرسش </w:t>
            </w:r>
            <w:r w:rsidR="0009549D" w:rsidRPr="004A61A5">
              <w:rPr>
                <w:rFonts w:eastAsiaTheme="majorEastAsia" w:hint="eastAsia"/>
                <w:szCs w:val="26"/>
                <w:rtl/>
              </w:rPr>
              <w:t>و</w:t>
            </w:r>
            <w:r w:rsidR="0009549D" w:rsidRPr="004A61A5">
              <w:rPr>
                <w:rFonts w:eastAsiaTheme="majorEastAsia"/>
                <w:szCs w:val="26"/>
                <w:rtl/>
              </w:rPr>
              <w:t xml:space="preserve"> پاسخ با </w:t>
            </w:r>
            <w:r w:rsidR="0009549D" w:rsidRPr="004A61A5">
              <w:rPr>
                <w:rFonts w:eastAsiaTheme="majorEastAsia" w:hint="cs"/>
                <w:szCs w:val="26"/>
                <w:rtl/>
              </w:rPr>
              <w:t>ی</w:t>
            </w:r>
            <w:r w:rsidR="0009549D" w:rsidRPr="004A61A5">
              <w:rPr>
                <w:rFonts w:eastAsiaTheme="majorEastAsia" w:hint="eastAsia"/>
                <w:szCs w:val="26"/>
                <w:rtl/>
              </w:rPr>
              <w:t>کد</w:t>
            </w:r>
            <w:r w:rsidR="0009549D" w:rsidRPr="004A61A5">
              <w:rPr>
                <w:rFonts w:eastAsiaTheme="majorEastAsia" w:hint="cs"/>
                <w:szCs w:val="26"/>
                <w:rtl/>
              </w:rPr>
              <w:t>ی</w:t>
            </w:r>
            <w:r w:rsidR="0009549D" w:rsidRPr="004A61A5">
              <w:rPr>
                <w:rFonts w:eastAsiaTheme="majorEastAsia" w:hint="eastAsia"/>
                <w:szCs w:val="26"/>
                <w:rtl/>
              </w:rPr>
              <w:t>گر</w:t>
            </w:r>
            <w:r w:rsidR="0009549D" w:rsidRPr="004A61A5">
              <w:rPr>
                <w:rFonts w:eastAsiaTheme="majorEastAsia"/>
                <w:szCs w:val="26"/>
                <w:rtl/>
              </w:rPr>
              <w:t xml:space="preserve"> تعامل داشته باشند و </w:t>
            </w:r>
            <w:r w:rsidRPr="004A61A5">
              <w:rPr>
                <w:rFonts w:eastAsiaTheme="majorEastAsia" w:hint="cs"/>
                <w:szCs w:val="26"/>
                <w:rtl/>
              </w:rPr>
              <w:t xml:space="preserve">همچنین </w:t>
            </w:r>
            <w:r w:rsidR="0009549D" w:rsidRPr="004A61A5">
              <w:rPr>
                <w:rFonts w:eastAsiaTheme="majorEastAsia"/>
                <w:szCs w:val="26"/>
                <w:rtl/>
              </w:rPr>
              <w:t>م</w:t>
            </w:r>
            <w:r w:rsidR="0009549D" w:rsidRPr="004A61A5">
              <w:rPr>
                <w:rFonts w:eastAsiaTheme="majorEastAsia" w:hint="cs"/>
                <w:szCs w:val="26"/>
                <w:rtl/>
              </w:rPr>
              <w:t>ی</w:t>
            </w:r>
            <w:r w:rsidR="00DF488B" w:rsidRPr="004A61A5">
              <w:rPr>
                <w:rFonts w:eastAsiaTheme="majorEastAsia" w:cs="Arial"/>
                <w:szCs w:val="26"/>
                <w:rtl/>
              </w:rPr>
              <w:t>‌</w:t>
            </w:r>
            <w:r w:rsidR="0009549D" w:rsidRPr="004A61A5">
              <w:rPr>
                <w:rFonts w:eastAsiaTheme="majorEastAsia" w:hint="eastAsia"/>
                <w:szCs w:val="26"/>
                <w:rtl/>
              </w:rPr>
              <w:t>تواند</w:t>
            </w:r>
            <w:r w:rsidR="0009549D" w:rsidRPr="004A61A5">
              <w:rPr>
                <w:rFonts w:eastAsiaTheme="majorEastAsia"/>
                <w:szCs w:val="26"/>
                <w:rtl/>
              </w:rPr>
              <w:t xml:space="preserve"> شامل م</w:t>
            </w:r>
            <w:r w:rsidR="0009549D" w:rsidRPr="004A61A5">
              <w:rPr>
                <w:rFonts w:eastAsiaTheme="majorEastAsia" w:hint="cs"/>
                <w:szCs w:val="26"/>
                <w:rtl/>
              </w:rPr>
              <w:t>ی</w:t>
            </w:r>
            <w:r w:rsidR="0009549D" w:rsidRPr="004A61A5">
              <w:rPr>
                <w:rFonts w:eastAsiaTheme="majorEastAsia" w:hint="eastAsia"/>
                <w:szCs w:val="26"/>
                <w:rtl/>
              </w:rPr>
              <w:t>ل</w:t>
            </w:r>
            <w:r w:rsidR="0009549D" w:rsidRPr="004A61A5">
              <w:rPr>
                <w:rFonts w:eastAsiaTheme="majorEastAsia" w:hint="cs"/>
                <w:szCs w:val="26"/>
                <w:rtl/>
              </w:rPr>
              <w:t>ی</w:t>
            </w:r>
            <w:r w:rsidR="0009549D" w:rsidRPr="004A61A5">
              <w:rPr>
                <w:rFonts w:eastAsiaTheme="majorEastAsia" w:hint="eastAsia"/>
                <w:szCs w:val="26"/>
                <w:rtl/>
              </w:rPr>
              <w:t>ون</w:t>
            </w:r>
            <w:r w:rsidR="00DF488B" w:rsidRPr="004A61A5">
              <w:rPr>
                <w:rFonts w:eastAsiaTheme="majorEastAsia" w:cs="Arial"/>
                <w:szCs w:val="26"/>
                <w:rtl/>
              </w:rPr>
              <w:t>‌</w:t>
            </w:r>
            <w:r w:rsidR="0009549D" w:rsidRPr="004A61A5">
              <w:rPr>
                <w:rFonts w:eastAsiaTheme="majorEastAsia"/>
                <w:szCs w:val="26"/>
                <w:rtl/>
              </w:rPr>
              <w:t>ها پرسش و پاسخ باشد. حجم بس</w:t>
            </w:r>
            <w:r w:rsidR="0009549D" w:rsidRPr="004A61A5">
              <w:rPr>
                <w:rFonts w:eastAsiaTheme="majorEastAsia" w:hint="cs"/>
                <w:szCs w:val="26"/>
                <w:rtl/>
              </w:rPr>
              <w:t>ی</w:t>
            </w:r>
            <w:r w:rsidR="0009549D" w:rsidRPr="004A61A5">
              <w:rPr>
                <w:rFonts w:eastAsiaTheme="majorEastAsia" w:hint="eastAsia"/>
                <w:szCs w:val="26"/>
                <w:rtl/>
              </w:rPr>
              <w:t>ار</w:t>
            </w:r>
            <w:r w:rsidR="0009549D" w:rsidRPr="004A61A5">
              <w:rPr>
                <w:rFonts w:eastAsiaTheme="majorEastAsia"/>
                <w:szCs w:val="26"/>
                <w:rtl/>
              </w:rPr>
              <w:t xml:space="preserve"> بال</w:t>
            </w:r>
            <w:r w:rsidR="00DF488B" w:rsidRPr="004A61A5">
              <w:rPr>
                <w:rFonts w:eastAsiaTheme="majorEastAsia" w:hint="cs"/>
                <w:szCs w:val="26"/>
                <w:rtl/>
              </w:rPr>
              <w:t>ا</w:t>
            </w:r>
            <w:r w:rsidR="0009549D" w:rsidRPr="004A61A5">
              <w:rPr>
                <w:rFonts w:eastAsiaTheme="majorEastAsia" w:hint="cs"/>
                <w:szCs w:val="26"/>
                <w:rtl/>
              </w:rPr>
              <w:t>ی</w:t>
            </w:r>
            <w:r w:rsidR="0009549D" w:rsidRPr="004A61A5">
              <w:rPr>
                <w:rFonts w:eastAsiaTheme="majorEastAsia"/>
                <w:szCs w:val="26"/>
                <w:rtl/>
              </w:rPr>
              <w:t xml:space="preserve"> پرسش و پاسخ در ا</w:t>
            </w:r>
            <w:r w:rsidR="0009549D" w:rsidRPr="004A61A5">
              <w:rPr>
                <w:rFonts w:eastAsiaTheme="majorEastAsia" w:hint="cs"/>
                <w:szCs w:val="26"/>
                <w:rtl/>
              </w:rPr>
              <w:t>ی</w:t>
            </w:r>
            <w:r w:rsidR="0009549D" w:rsidRPr="004A61A5">
              <w:rPr>
                <w:rFonts w:eastAsiaTheme="majorEastAsia" w:hint="eastAsia"/>
                <w:szCs w:val="26"/>
                <w:rtl/>
              </w:rPr>
              <w:t>ن</w:t>
            </w:r>
            <w:r w:rsidR="0009549D" w:rsidRPr="004A61A5">
              <w:rPr>
                <w:rFonts w:eastAsiaTheme="majorEastAsia"/>
                <w:szCs w:val="26"/>
                <w:rtl/>
              </w:rPr>
              <w:t xml:space="preserve"> </w:t>
            </w:r>
            <w:r w:rsidR="00602552">
              <w:rPr>
                <w:rFonts w:eastAsiaTheme="majorEastAsia"/>
                <w:szCs w:val="26"/>
                <w:rtl/>
              </w:rPr>
              <w:t>سامانه</w:t>
            </w:r>
            <w:r w:rsidRPr="004A61A5">
              <w:rPr>
                <w:rFonts w:eastAsiaTheme="majorEastAsia" w:hint="eastAsia"/>
                <w:szCs w:val="26"/>
              </w:rPr>
              <w:t>‌</w:t>
            </w:r>
            <w:r w:rsidR="0009549D" w:rsidRPr="004A61A5">
              <w:rPr>
                <w:rFonts w:eastAsiaTheme="majorEastAsia"/>
                <w:szCs w:val="26"/>
                <w:rtl/>
              </w:rPr>
              <w:t xml:space="preserve">ها </w:t>
            </w:r>
            <w:r w:rsidR="0009549D" w:rsidRPr="004A61A5">
              <w:rPr>
                <w:rFonts w:eastAsiaTheme="majorEastAsia" w:hint="eastAsia"/>
                <w:szCs w:val="26"/>
                <w:rtl/>
              </w:rPr>
              <w:t>امکان</w:t>
            </w:r>
            <w:r w:rsidR="0009549D" w:rsidRPr="004A61A5">
              <w:rPr>
                <w:rFonts w:eastAsiaTheme="majorEastAsia"/>
                <w:szCs w:val="26"/>
                <w:rtl/>
              </w:rPr>
              <w:t xml:space="preserve"> </w:t>
            </w:r>
            <w:r w:rsidRPr="004A61A5">
              <w:rPr>
                <w:rFonts w:eastAsiaTheme="majorEastAsia" w:hint="cs"/>
                <w:szCs w:val="26"/>
                <w:rtl/>
              </w:rPr>
              <w:t>کشف شباهت بین سوال جدید با</w:t>
            </w:r>
            <w:r w:rsidR="0009549D" w:rsidRPr="004A61A5">
              <w:rPr>
                <w:rFonts w:eastAsiaTheme="majorEastAsia"/>
                <w:szCs w:val="26"/>
                <w:rtl/>
              </w:rPr>
              <w:t xml:space="preserve"> س</w:t>
            </w:r>
            <w:r w:rsidRPr="004A61A5">
              <w:rPr>
                <w:rFonts w:eastAsiaTheme="majorEastAsia" w:hint="cs"/>
                <w:szCs w:val="26"/>
                <w:rtl/>
              </w:rPr>
              <w:t>و</w:t>
            </w:r>
            <w:r w:rsidR="0009549D" w:rsidRPr="004A61A5">
              <w:rPr>
                <w:rFonts w:eastAsiaTheme="majorEastAsia"/>
                <w:szCs w:val="26"/>
                <w:rtl/>
              </w:rPr>
              <w:t>ال</w:t>
            </w:r>
            <w:r w:rsidR="00DF488B" w:rsidRPr="004A61A5">
              <w:rPr>
                <w:rFonts w:eastAsiaTheme="majorEastAsia" w:hint="cs"/>
                <w:szCs w:val="26"/>
                <w:rtl/>
              </w:rPr>
              <w:t>ا</w:t>
            </w:r>
            <w:r w:rsidR="0009549D" w:rsidRPr="004A61A5">
              <w:rPr>
                <w:rFonts w:eastAsiaTheme="majorEastAsia"/>
                <w:szCs w:val="26"/>
                <w:rtl/>
              </w:rPr>
              <w:t xml:space="preserve">ت مرتبط و </w:t>
            </w:r>
            <w:r w:rsidR="00057CE8" w:rsidRPr="004A61A5">
              <w:rPr>
                <w:rFonts w:eastAsiaTheme="majorEastAsia" w:hint="cs"/>
                <w:szCs w:val="26"/>
                <w:rtl/>
              </w:rPr>
              <w:t xml:space="preserve">تبع آن </w:t>
            </w:r>
            <w:r w:rsidR="0009549D" w:rsidRPr="004A61A5">
              <w:rPr>
                <w:rFonts w:eastAsiaTheme="majorEastAsia"/>
                <w:szCs w:val="26"/>
                <w:rtl/>
              </w:rPr>
              <w:t>پاسخ</w:t>
            </w:r>
            <w:r w:rsidR="00DF488B" w:rsidRPr="004A61A5">
              <w:rPr>
                <w:rFonts w:eastAsiaTheme="majorEastAsia" w:cs="Arial"/>
                <w:szCs w:val="26"/>
                <w:rtl/>
              </w:rPr>
              <w:t>‌</w:t>
            </w:r>
            <w:r w:rsidR="0009549D" w:rsidRPr="004A61A5">
              <w:rPr>
                <w:rFonts w:eastAsiaTheme="majorEastAsia"/>
                <w:szCs w:val="26"/>
                <w:rtl/>
              </w:rPr>
              <w:t>ها</w:t>
            </w:r>
            <w:r w:rsidR="0009549D" w:rsidRPr="004A61A5">
              <w:rPr>
                <w:rFonts w:eastAsiaTheme="majorEastAsia" w:hint="cs"/>
                <w:szCs w:val="26"/>
                <w:rtl/>
              </w:rPr>
              <w:t>ی</w:t>
            </w:r>
            <w:r w:rsidR="0009549D" w:rsidRPr="004A61A5">
              <w:rPr>
                <w:rFonts w:eastAsiaTheme="majorEastAsia"/>
                <w:szCs w:val="26"/>
                <w:rtl/>
              </w:rPr>
              <w:t xml:space="preserve"> مرتبط در م</w:t>
            </w:r>
            <w:r w:rsidR="0009549D" w:rsidRPr="004A61A5">
              <w:rPr>
                <w:rFonts w:eastAsiaTheme="majorEastAsia" w:hint="cs"/>
                <w:szCs w:val="26"/>
                <w:rtl/>
              </w:rPr>
              <w:t>ی</w:t>
            </w:r>
            <w:r w:rsidR="0009549D" w:rsidRPr="004A61A5">
              <w:rPr>
                <w:rFonts w:eastAsiaTheme="majorEastAsia" w:hint="eastAsia"/>
                <w:szCs w:val="26"/>
                <w:rtl/>
              </w:rPr>
              <w:t>ان</w:t>
            </w:r>
            <w:r w:rsidR="0009549D" w:rsidRPr="004A61A5">
              <w:rPr>
                <w:rFonts w:eastAsiaTheme="majorEastAsia"/>
                <w:szCs w:val="26"/>
                <w:rtl/>
              </w:rPr>
              <w:t xml:space="preserve"> پاسخ</w:t>
            </w:r>
            <w:r w:rsidR="00DF488B" w:rsidRPr="004A61A5">
              <w:rPr>
                <w:rFonts w:eastAsiaTheme="majorEastAsia" w:cs="Arial"/>
                <w:szCs w:val="26"/>
                <w:rtl/>
              </w:rPr>
              <w:t>‌</w:t>
            </w:r>
            <w:r w:rsidR="0009549D" w:rsidRPr="004A61A5">
              <w:rPr>
                <w:rFonts w:eastAsiaTheme="majorEastAsia"/>
                <w:szCs w:val="26"/>
                <w:rtl/>
              </w:rPr>
              <w:t>ها</w:t>
            </w:r>
            <w:r w:rsidR="0009549D" w:rsidRPr="004A61A5">
              <w:rPr>
                <w:rFonts w:eastAsiaTheme="majorEastAsia" w:hint="cs"/>
                <w:szCs w:val="26"/>
                <w:rtl/>
              </w:rPr>
              <w:t>ی</w:t>
            </w:r>
            <w:r w:rsidR="0009549D" w:rsidRPr="004A61A5">
              <w:rPr>
                <w:rFonts w:eastAsiaTheme="majorEastAsia"/>
                <w:szCs w:val="26"/>
                <w:rtl/>
              </w:rPr>
              <w:t xml:space="preserve"> موجود را فراهم م</w:t>
            </w:r>
            <w:r w:rsidR="0009549D" w:rsidRPr="004A61A5">
              <w:rPr>
                <w:rFonts w:eastAsiaTheme="majorEastAsia" w:hint="cs"/>
                <w:szCs w:val="26"/>
                <w:rtl/>
              </w:rPr>
              <w:t>ی</w:t>
            </w:r>
            <w:r w:rsidR="00057CE8" w:rsidRPr="004A61A5">
              <w:rPr>
                <w:rFonts w:eastAsiaTheme="majorEastAsia" w:hint="eastAsia"/>
                <w:szCs w:val="26"/>
                <w:rtl/>
              </w:rPr>
              <w:t>‌</w:t>
            </w:r>
            <w:r w:rsidR="0009549D" w:rsidRPr="004A61A5">
              <w:rPr>
                <w:rFonts w:eastAsiaTheme="majorEastAsia"/>
                <w:szCs w:val="26"/>
                <w:rtl/>
              </w:rPr>
              <w:t>کند</w:t>
            </w:r>
            <w:sdt>
              <w:sdtPr>
                <w:rPr>
                  <w:rFonts w:eastAsiaTheme="majorEastAsia"/>
                  <w:color w:val="000000"/>
                  <w:szCs w:val="26"/>
                  <w:rtl/>
                </w:rPr>
                <w:tag w:val="MENDELEY_CITATION_v3_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"/>
                <w:id w:val="-1809935706"/>
                <w:placeholder>
                  <w:docPart w:val="DefaultPlaceholder_-1854013440"/>
                </w:placeholder>
              </w:sdtPr>
              <w:sdtContent>
                <w:r w:rsidR="00A92BFD" w:rsidRPr="00A92BFD">
                  <w:rPr>
                    <w:rFonts w:eastAsiaTheme="majorEastAsia"/>
                    <w:color w:val="000000"/>
                    <w:szCs w:val="26"/>
                    <w:rtl/>
                  </w:rPr>
                  <w:t>[32]</w:t>
                </w:r>
              </w:sdtContent>
            </w:sdt>
            <w:r w:rsidR="00984999" w:rsidRPr="004A61A5">
              <w:rPr>
                <w:rFonts w:eastAsiaTheme="majorEastAsia" w:hint="cs"/>
                <w:szCs w:val="26"/>
                <w:rtl/>
              </w:rPr>
              <w:t>.</w:t>
            </w:r>
          </w:p>
          <w:p w14:paraId="6506862C" w14:textId="20B00DBD" w:rsidR="00057CE8" w:rsidRPr="00092F12" w:rsidRDefault="00566336" w:rsidP="009B3213">
            <w:pPr>
              <w:rPr>
                <w:rFonts w:eastAsiaTheme="majorEastAsia" w:cs="Calibri"/>
                <w:szCs w:val="26"/>
                <w:rtl/>
              </w:rPr>
            </w:pPr>
            <w:r w:rsidRPr="004A61A5">
              <w:rPr>
                <w:rFonts w:eastAsiaTheme="majorEastAsia" w:hint="cs"/>
                <w:szCs w:val="26"/>
                <w:rtl/>
              </w:rPr>
              <w:t>پاسخگویی به سوالات نه</w:t>
            </w:r>
            <w:r w:rsidR="005D6759">
              <w:rPr>
                <w:rFonts w:eastAsiaTheme="majorEastAsia" w:hint="eastAsia"/>
                <w:szCs w:val="26"/>
                <w:rtl/>
              </w:rPr>
              <w:t>‌</w:t>
            </w:r>
            <w:r w:rsidRPr="004A61A5">
              <w:rPr>
                <w:rFonts w:eastAsiaTheme="majorEastAsia" w:hint="cs"/>
                <w:szCs w:val="26"/>
                <w:rtl/>
              </w:rPr>
              <w:t>تنها حوزه‌ای از بازیابی اطلاعات است بلکه حوزه‌ای از استخراج اطلاعات و پردازش زبان طبیعی نیز است</w:t>
            </w:r>
            <w:sdt>
              <w:sdtPr>
                <w:rPr>
                  <w:rFonts w:eastAsiaTheme="majorEastAsia" w:hint="cs"/>
                  <w:color w:val="000000"/>
                  <w:szCs w:val="26"/>
                  <w:rtl/>
                </w:rPr>
                <w:tag w:val="MENDELEY_CITATION_v3_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"/>
                <w:id w:val="-1396740966"/>
                <w:placeholder>
                  <w:docPart w:val="DefaultPlaceholder_-1854013440"/>
                </w:placeholder>
              </w:sdtPr>
              <w:sdtContent>
                <w:r w:rsidR="00A92BFD" w:rsidRPr="00A92BFD">
                  <w:rPr>
                    <w:rFonts w:eastAsiaTheme="majorEastAsia"/>
                    <w:color w:val="000000"/>
                    <w:szCs w:val="26"/>
                    <w:rtl/>
                  </w:rPr>
                  <w:t>[33]</w:t>
                </w:r>
              </w:sdtContent>
            </w:sdt>
            <w:r w:rsidRPr="004A61A5">
              <w:rPr>
                <w:rFonts w:eastAsiaTheme="majorEastAsia" w:hint="cs"/>
                <w:szCs w:val="26"/>
                <w:rtl/>
              </w:rPr>
              <w:t xml:space="preserve">. </w:t>
            </w:r>
            <w:r w:rsidR="00057CE8" w:rsidRPr="004A61A5">
              <w:rPr>
                <w:rFonts w:eastAsiaTheme="majorEastAsia" w:hint="cs"/>
                <w:szCs w:val="26"/>
                <w:rtl/>
              </w:rPr>
              <w:t xml:space="preserve">در سال‌های اخیر نوع دیگری از </w:t>
            </w:r>
            <w:r w:rsidR="00602552">
              <w:rPr>
                <w:rFonts w:eastAsiaTheme="majorEastAsia" w:hint="cs"/>
                <w:szCs w:val="26"/>
                <w:rtl/>
              </w:rPr>
              <w:t>سامانه</w:t>
            </w:r>
            <w:r w:rsidR="00057CE8" w:rsidRPr="004A61A5">
              <w:rPr>
                <w:rFonts w:eastAsiaTheme="majorEastAsia" w:hint="cs"/>
                <w:szCs w:val="26"/>
                <w:rtl/>
              </w:rPr>
              <w:t xml:space="preserve">‌ها به نام </w:t>
            </w:r>
            <w:r w:rsidR="00602552">
              <w:rPr>
                <w:rFonts w:eastAsiaTheme="majorEastAsia" w:hint="cs"/>
                <w:szCs w:val="26"/>
                <w:rtl/>
              </w:rPr>
              <w:t>سامانه</w:t>
            </w:r>
            <w:r w:rsidR="00057CE8" w:rsidRPr="004A61A5">
              <w:rPr>
                <w:rFonts w:eastAsiaTheme="majorEastAsia" w:hint="cs"/>
                <w:szCs w:val="26"/>
                <w:rtl/>
              </w:rPr>
              <w:t xml:space="preserve"> پاسخگویی به سوالات معنایی(</w:t>
            </w:r>
            <w:r w:rsidR="00057CE8" w:rsidRPr="004A61A5">
              <w:rPr>
                <w:rFonts w:eastAsiaTheme="majorEastAsia"/>
                <w:szCs w:val="22"/>
              </w:rPr>
              <w:t>SQA</w:t>
            </w:r>
            <w:r w:rsidR="00057CE8" w:rsidRPr="004A61A5">
              <w:rPr>
                <w:rStyle w:val="FootnoteReference"/>
                <w:rFonts w:eastAsiaTheme="majorEastAsia"/>
                <w:szCs w:val="26"/>
              </w:rPr>
              <w:footnoteReference w:id="30"/>
            </w:r>
            <w:r w:rsidR="00057CE8" w:rsidRPr="004A61A5">
              <w:rPr>
                <w:rFonts w:eastAsiaTheme="majorEastAsia" w:hint="cs"/>
                <w:szCs w:val="26"/>
                <w:rtl/>
              </w:rPr>
              <w:t xml:space="preserve">) توسعه داده شده‌اند که در واقع از یک زبان مبتنی بر پرس و جوی رسمی مثل </w:t>
            </w:r>
            <w:r w:rsidR="00057CE8" w:rsidRPr="004A61A5">
              <w:rPr>
                <w:rFonts w:eastAsiaTheme="majorEastAsia"/>
                <w:szCs w:val="22"/>
              </w:rPr>
              <w:t>SPARQL</w:t>
            </w:r>
            <w:r w:rsidR="00057CE8" w:rsidRPr="004A61A5">
              <w:rPr>
                <w:rFonts w:eastAsiaTheme="majorEastAsia" w:hint="cs"/>
                <w:szCs w:val="26"/>
                <w:rtl/>
              </w:rPr>
              <w:t xml:space="preserve"> استفاده می‌کنند که نوعی استاندارد برای مدل</w:t>
            </w:r>
            <w:r w:rsidR="005D6759">
              <w:rPr>
                <w:rFonts w:eastAsiaTheme="majorEastAsia" w:hint="eastAsia"/>
                <w:szCs w:val="26"/>
                <w:rtl/>
              </w:rPr>
              <w:t>‌</w:t>
            </w:r>
            <w:r w:rsidR="00057CE8" w:rsidRPr="004A61A5">
              <w:rPr>
                <w:rFonts w:eastAsiaTheme="majorEastAsia" w:hint="cs"/>
                <w:szCs w:val="26"/>
                <w:rtl/>
              </w:rPr>
              <w:t>سازی و جست</w:t>
            </w:r>
            <w:r w:rsidR="005D6759">
              <w:rPr>
                <w:rFonts w:eastAsiaTheme="majorEastAsia" w:hint="eastAsia"/>
                <w:szCs w:val="26"/>
                <w:rtl/>
              </w:rPr>
              <w:t>‌</w:t>
            </w:r>
            <w:r w:rsidR="00057CE8" w:rsidRPr="004A61A5">
              <w:rPr>
                <w:rFonts w:eastAsiaTheme="majorEastAsia" w:hint="cs"/>
                <w:szCs w:val="26"/>
                <w:rtl/>
              </w:rPr>
              <w:t>جوی داده</w:t>
            </w:r>
            <w:r w:rsidR="00057CE8" w:rsidRPr="004A61A5">
              <w:rPr>
                <w:rFonts w:eastAsiaTheme="majorEastAsia" w:hint="eastAsia"/>
                <w:szCs w:val="26"/>
                <w:rtl/>
              </w:rPr>
              <w:t>‌</w:t>
            </w:r>
            <w:r w:rsidR="00057CE8" w:rsidRPr="004A61A5">
              <w:rPr>
                <w:rFonts w:eastAsiaTheme="majorEastAsia" w:hint="cs"/>
                <w:szCs w:val="26"/>
                <w:rtl/>
              </w:rPr>
              <w:t>ها هستند</w:t>
            </w:r>
            <w:sdt>
              <w:sdtPr>
                <w:rPr>
                  <w:rFonts w:eastAsiaTheme="majorEastAsia" w:hint="cs"/>
                  <w:color w:val="000000"/>
                  <w:szCs w:val="26"/>
                  <w:rtl/>
                </w:rPr>
                <w:tag w:val="MENDELEY_CITATION_v3_eyJjaXRhdGlvbklEIjoiTUVOREVMRVlfQ0lUQVRJT05fNzg0NGY1ODAtZjgyYS00MWEzLTkzYjUtYTIxY2I2ODA5MTVmIiwicHJvcGVydGllcyI6eyJub3RlSW5kZXgiOjB9LCJpc0VkaXRlZCI6ZmFsc2UsIm1hbnVhbE92ZXJyaWRlIjp7ImlzTWFudWFsbHlPdmVycmlkZGVuIjpmYWxzZSwiY2l0ZXByb2NUZXh0IjoiWzIwXSwg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"/>
                <w:id w:val="-996799221"/>
                <w:placeholder>
                  <w:docPart w:val="DefaultPlaceholder_-1854013440"/>
                </w:placeholder>
              </w:sdtPr>
              <w:sdtContent>
                <w:r w:rsidR="00A92BFD" w:rsidRPr="00A92BFD">
                  <w:rPr>
                    <w:rFonts w:eastAsiaTheme="majorEastAsia"/>
                    <w:color w:val="000000"/>
                    <w:szCs w:val="26"/>
                    <w:rtl/>
                  </w:rPr>
                  <w:t>[20], [30]</w:t>
                </w:r>
              </w:sdtContent>
            </w:sdt>
            <w:r w:rsidR="00057CE8" w:rsidRPr="004A61A5">
              <w:rPr>
                <w:rFonts w:eastAsiaTheme="majorEastAsia" w:hint="cs"/>
                <w:szCs w:val="26"/>
                <w:rtl/>
              </w:rPr>
              <w:t>.</w:t>
            </w:r>
            <w:r w:rsidRPr="004A61A5">
              <w:rPr>
                <w:rFonts w:eastAsiaTheme="majorEastAsia" w:hint="cs"/>
                <w:szCs w:val="26"/>
                <w:rtl/>
              </w:rPr>
              <w:t xml:space="preserve"> به دلیل امکان پرسش سوال به زبان طبیعی در این </w:t>
            </w:r>
            <w:r w:rsidR="00602552">
              <w:rPr>
                <w:rFonts w:eastAsiaTheme="majorEastAsia" w:hint="cs"/>
                <w:szCs w:val="26"/>
                <w:rtl/>
              </w:rPr>
              <w:t>سامانه</w:t>
            </w:r>
            <w:r w:rsidRPr="004A61A5">
              <w:rPr>
                <w:rFonts w:eastAsiaTheme="majorEastAsia" w:hint="cs"/>
                <w:szCs w:val="26"/>
                <w:rtl/>
              </w:rPr>
              <w:t xml:space="preserve">‌ها، باید مراحل مختلفی در </w:t>
            </w:r>
            <w:r w:rsidR="001D694D">
              <w:rPr>
                <w:rFonts w:eastAsiaTheme="majorEastAsia" w:hint="cs"/>
                <w:szCs w:val="26"/>
                <w:rtl/>
              </w:rPr>
              <w:t>آن</w:t>
            </w:r>
            <w:r w:rsidRPr="004A61A5">
              <w:rPr>
                <w:rFonts w:eastAsiaTheme="majorEastAsia" w:hint="cs"/>
                <w:szCs w:val="26"/>
                <w:rtl/>
              </w:rPr>
              <w:t xml:space="preserve">ها برای دستیابی به وظیفه درک نیازهای اطلاعاتی کاربران وجود داشته باشد که </w:t>
            </w:r>
            <w:r w:rsidR="009B3213" w:rsidRPr="004A61A5">
              <w:rPr>
                <w:rFonts w:eastAsiaTheme="majorEastAsia" w:hint="cs"/>
                <w:szCs w:val="26"/>
                <w:rtl/>
              </w:rPr>
              <w:t xml:space="preserve">به </w:t>
            </w:r>
            <w:r w:rsidRPr="004A61A5">
              <w:rPr>
                <w:rFonts w:eastAsiaTheme="majorEastAsia" w:hint="cs"/>
                <w:szCs w:val="26"/>
                <w:rtl/>
              </w:rPr>
              <w:t xml:space="preserve">برخی از این مراحل و تکنیک‌هایی </w:t>
            </w:r>
            <w:r w:rsidR="009B3213" w:rsidRPr="004A61A5">
              <w:rPr>
                <w:rFonts w:eastAsiaTheme="majorEastAsia" w:hint="cs"/>
                <w:szCs w:val="26"/>
                <w:rtl/>
              </w:rPr>
              <w:t>که بعضا استفاده شده اشاره شده است</w:t>
            </w:r>
            <w:sdt>
              <w:sdtPr>
                <w:rPr>
                  <w:rFonts w:eastAsiaTheme="majorEastAsia" w:hint="cs"/>
                  <w:color w:val="000000"/>
                  <w:szCs w:val="26"/>
                  <w:rtl/>
                </w:rPr>
                <w:tag w:val="MENDELEY_CITATION_v3_eyJjaXRhdGlvbklEIjoiTUVOREVMRVlfQ0lUQVRJT05fMWMxZDhjMWYtODU2ZS00MmUyLWFkZGMtODU1NDY3NTUxNjRmIiwicHJvcGVydGllcyI6eyJub3RlSW5kZXgiOjB9LCJpc0VkaXRlZCI6ZmFsc2UsIm1hbnVhbE92ZXJyaWRlIjp7ImlzTWFudWFsbHlPdmVycmlkZGVuIjpmYWxzZSwiY2l0ZXByb2NUZXh0Ijoi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V9XX0="/>
                <w:id w:val="-1496332950"/>
                <w:placeholder>
                  <w:docPart w:val="DefaultPlaceholder_-1854013440"/>
                </w:placeholder>
              </w:sdtPr>
              <w:sdtContent>
                <w:r w:rsidR="00A92BFD" w:rsidRPr="00A92BFD">
                  <w:rPr>
                    <w:rFonts w:eastAsiaTheme="majorEastAsia"/>
                    <w:color w:val="000000"/>
                    <w:szCs w:val="26"/>
                    <w:rtl/>
                  </w:rPr>
                  <w:t>[30]</w:t>
                </w:r>
              </w:sdtContent>
            </w:sdt>
            <w:r w:rsidR="009B3213" w:rsidRPr="004A61A5">
              <w:rPr>
                <w:rFonts w:eastAsiaTheme="majorEastAsia" w:hint="cs"/>
                <w:szCs w:val="26"/>
                <w:rtl/>
              </w:rPr>
              <w:t>.</w:t>
            </w:r>
          </w:p>
          <w:p w14:paraId="16C4EAAB" w14:textId="6703CFA2" w:rsidR="009B3213" w:rsidRPr="004A61A5" w:rsidRDefault="009B3213" w:rsidP="009B3213">
            <w:pPr>
              <w:rPr>
                <w:rFonts w:eastAsiaTheme="majorEastAsia"/>
                <w:szCs w:val="26"/>
                <w:rtl/>
              </w:rPr>
            </w:pPr>
            <w:r w:rsidRPr="004A61A5">
              <w:rPr>
                <w:rFonts w:eastAsiaTheme="majorEastAsia" w:hint="cs"/>
                <w:szCs w:val="26"/>
                <w:rtl/>
              </w:rPr>
              <w:t xml:space="preserve">معیارهایی برای طبقه بندی </w:t>
            </w:r>
            <w:r w:rsidR="00602552">
              <w:rPr>
                <w:rFonts w:eastAsiaTheme="majorEastAsia" w:hint="cs"/>
                <w:szCs w:val="26"/>
                <w:rtl/>
              </w:rPr>
              <w:t>سامانه</w:t>
            </w:r>
            <w:r w:rsidRPr="004A61A5">
              <w:rPr>
                <w:rFonts w:eastAsiaTheme="majorEastAsia" w:hint="cs"/>
                <w:szCs w:val="26"/>
                <w:rtl/>
              </w:rPr>
              <w:t>‌های پاسخگویی به سوالات معنایی وجود دارد، مثل طبقه بندی کردن بر اساس دامنه که در آن سوالات به سه دسته دامنه بسته، دامنه باز</w:t>
            </w:r>
            <w:r w:rsidRPr="004A61A5">
              <w:rPr>
                <w:rStyle w:val="FootnoteReference"/>
                <w:rFonts w:eastAsiaTheme="majorEastAsia"/>
                <w:szCs w:val="26"/>
                <w:rtl/>
              </w:rPr>
              <w:footnoteReference w:id="31"/>
            </w:r>
            <w:r w:rsidRPr="004A61A5">
              <w:rPr>
                <w:rFonts w:eastAsiaTheme="majorEastAsia" w:hint="cs"/>
                <w:szCs w:val="26"/>
                <w:rtl/>
              </w:rPr>
              <w:t xml:space="preserve"> و دامنه ترکیبی</w:t>
            </w:r>
            <w:r w:rsidRPr="004A61A5">
              <w:rPr>
                <w:rStyle w:val="FootnoteReference"/>
                <w:rFonts w:eastAsiaTheme="majorEastAsia"/>
                <w:szCs w:val="26"/>
                <w:rtl/>
              </w:rPr>
              <w:footnoteReference w:id="32"/>
            </w:r>
            <w:r w:rsidRPr="004A61A5">
              <w:rPr>
                <w:rFonts w:eastAsiaTheme="majorEastAsia" w:hint="cs"/>
                <w:szCs w:val="26"/>
                <w:rtl/>
              </w:rPr>
              <w:t xml:space="preserve"> تقسیم می‌شوند. که دسته اول برای پاسخگویی به سوالات در </w:t>
            </w:r>
            <w:r w:rsidRPr="004A61A5">
              <w:rPr>
                <w:rFonts w:eastAsiaTheme="majorEastAsia" w:hint="cs"/>
                <w:szCs w:val="26"/>
                <w:rtl/>
              </w:rPr>
              <w:lastRenderedPageBreak/>
              <w:t>یک حوزه تخصصی است</w:t>
            </w:r>
            <w:r w:rsidR="00C16557" w:rsidRPr="004A61A5">
              <w:rPr>
                <w:rFonts w:eastAsiaTheme="majorEastAsia" w:hint="cs"/>
                <w:szCs w:val="26"/>
                <w:rtl/>
              </w:rPr>
              <w:t xml:space="preserve"> که به دلیل محدود بودن دامنه، پاسخ‌ها کیفیت خوبی دارند؛ دسته دوم مربوط به کاربران عادی برای پاسخگویی به سوالات عمومی است که نیاز به مخازن داده بسیار بزرگی دارند و دسته سوم یا محیط‌های با دامنه ترکیبی هر دو دسته از سوالات قبلی را در خود جای داده</w:t>
            </w:r>
            <w:r w:rsidR="00C16557" w:rsidRPr="004A61A5">
              <w:rPr>
                <w:rFonts w:eastAsiaTheme="majorEastAsia" w:hint="eastAsia"/>
                <w:szCs w:val="26"/>
                <w:rtl/>
              </w:rPr>
              <w:t>‌</w:t>
            </w:r>
            <w:r w:rsidR="00C16557" w:rsidRPr="004A61A5">
              <w:rPr>
                <w:rFonts w:eastAsiaTheme="majorEastAsia" w:hint="cs"/>
                <w:szCs w:val="26"/>
                <w:rtl/>
              </w:rPr>
              <w:t>اند</w:t>
            </w:r>
            <w:sdt>
              <w:sdtPr>
                <w:rPr>
                  <w:rFonts w:eastAsiaTheme="majorEastAsia" w:hint="cs"/>
                  <w:color w:val="000000"/>
                  <w:szCs w:val="26"/>
                  <w:rtl/>
                </w:rPr>
                <w:tag w:val="MENDELEY_CITATION_v3_eyJjaXRhdGlvbklEIjoiTUVOREVMRVlfQ0lUQVRJT05fMmY1NTY5MTAtZWU4YS00YjM4LTk4N2QtYWU1MGY5YTg0MmNkIiwicHJvcGVydGllcyI6eyJub3RlSW5kZXgiOjB9LCJpc0VkaXRlZCI6ZmFsc2UsIm1hbnVhbE92ZXJyaWRlIjp7ImlzTWFudWFsbHlPdmVycmlkZGVuIjpmYWxzZSwiY2l0ZXByb2NUZXh0IjoiWzE2XSwg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"/>
                <w:id w:val="-533108919"/>
                <w:placeholder>
                  <w:docPart w:val="DefaultPlaceholder_-1854013440"/>
                </w:placeholder>
              </w:sdtPr>
              <w:sdtContent>
                <w:r w:rsidR="00A92BFD" w:rsidRPr="00A92BFD">
                  <w:rPr>
                    <w:rFonts w:eastAsiaTheme="majorEastAsia"/>
                    <w:color w:val="000000"/>
                    <w:szCs w:val="26"/>
                    <w:rtl/>
                  </w:rPr>
                  <w:t>[16], [30]</w:t>
                </w:r>
              </w:sdtContent>
            </w:sdt>
            <w:r w:rsidR="00C16557" w:rsidRPr="004A61A5">
              <w:rPr>
                <w:rFonts w:eastAsiaTheme="majorEastAsia" w:hint="cs"/>
                <w:szCs w:val="26"/>
                <w:rtl/>
              </w:rPr>
              <w:t>.</w:t>
            </w:r>
          </w:p>
          <w:p w14:paraId="338112D7" w14:textId="25CC048F" w:rsidR="00984999" w:rsidRPr="004A61A5" w:rsidRDefault="0057710A" w:rsidP="00725CC5">
            <w:pPr>
              <w:rPr>
                <w:rFonts w:eastAsiaTheme="majorEastAsia"/>
                <w:szCs w:val="26"/>
              </w:rPr>
            </w:pPr>
            <w:r w:rsidRPr="004A61A5">
              <w:rPr>
                <w:rFonts w:eastAsiaTheme="majorEastAsia" w:hint="cs"/>
                <w:szCs w:val="26"/>
                <w:rtl/>
              </w:rPr>
              <w:t>طبق تحقیقات</w:t>
            </w:r>
            <w:r w:rsidRPr="004A61A5">
              <w:rPr>
                <w:rFonts w:eastAsiaTheme="majorEastAsia"/>
                <w:szCs w:val="26"/>
                <w:rtl/>
              </w:rPr>
              <w:t xml:space="preserve"> محققان هوش مصنوع</w:t>
            </w:r>
            <w:r w:rsidRPr="004A61A5">
              <w:rPr>
                <w:rFonts w:eastAsiaTheme="majorEastAsia" w:hint="cs"/>
                <w:szCs w:val="26"/>
                <w:rtl/>
              </w:rPr>
              <w:t>ی،</w:t>
            </w:r>
            <w:r w:rsidRPr="004A61A5">
              <w:rPr>
                <w:rFonts w:eastAsiaTheme="majorEastAsia"/>
                <w:szCs w:val="26"/>
                <w:rtl/>
              </w:rPr>
              <w:t xml:space="preserve"> علم  اعصاب  م</w:t>
            </w:r>
            <w:r w:rsidRPr="004A61A5">
              <w:rPr>
                <w:rFonts w:eastAsiaTheme="majorEastAsia" w:hint="cs"/>
                <w:szCs w:val="26"/>
                <w:rtl/>
              </w:rPr>
              <w:t>ی</w:t>
            </w:r>
            <w:r w:rsidRPr="004A61A5">
              <w:rPr>
                <w:rFonts w:eastAsiaTheme="majorEastAsia" w:hint="eastAsia"/>
                <w:szCs w:val="26"/>
                <w:rtl/>
              </w:rPr>
              <w:t>‌</w:t>
            </w:r>
            <w:r w:rsidRPr="004A61A5">
              <w:rPr>
                <w:rFonts w:eastAsiaTheme="majorEastAsia" w:hint="cs"/>
                <w:szCs w:val="26"/>
                <w:rtl/>
              </w:rPr>
              <w:t>ت</w:t>
            </w:r>
            <w:r w:rsidRPr="004A61A5">
              <w:rPr>
                <w:rFonts w:eastAsiaTheme="majorEastAsia"/>
                <w:szCs w:val="26"/>
                <w:rtl/>
              </w:rPr>
              <w:t>واند برا</w:t>
            </w:r>
            <w:r w:rsidRPr="004A61A5">
              <w:rPr>
                <w:rFonts w:eastAsiaTheme="majorEastAsia" w:hint="cs"/>
                <w:szCs w:val="26"/>
                <w:rtl/>
              </w:rPr>
              <w:t>ی</w:t>
            </w:r>
            <w:r w:rsidRPr="004A61A5">
              <w:rPr>
                <w:rFonts w:eastAsiaTheme="majorEastAsia"/>
                <w:szCs w:val="26"/>
                <w:rtl/>
              </w:rPr>
              <w:t xml:space="preserve"> ا</w:t>
            </w:r>
            <w:r w:rsidRPr="004A61A5">
              <w:rPr>
                <w:rFonts w:eastAsiaTheme="majorEastAsia" w:hint="cs"/>
                <w:szCs w:val="26"/>
                <w:rtl/>
              </w:rPr>
              <w:t>ی</w:t>
            </w:r>
            <w:r w:rsidRPr="004A61A5">
              <w:rPr>
                <w:rFonts w:eastAsiaTheme="majorEastAsia" w:hint="eastAsia"/>
                <w:szCs w:val="26"/>
                <w:rtl/>
              </w:rPr>
              <w:t>جاد</w:t>
            </w:r>
            <w:r w:rsidRPr="004A61A5">
              <w:rPr>
                <w:rFonts w:eastAsiaTheme="majorEastAsia"/>
                <w:szCs w:val="26"/>
                <w:rtl/>
              </w:rPr>
              <w:t xml:space="preserve">  ماش</w:t>
            </w:r>
            <w:r w:rsidRPr="004A61A5">
              <w:rPr>
                <w:rFonts w:eastAsiaTheme="majorEastAsia" w:hint="cs"/>
                <w:szCs w:val="26"/>
                <w:rtl/>
              </w:rPr>
              <w:t>ی</w:t>
            </w:r>
            <w:r w:rsidRPr="004A61A5">
              <w:rPr>
                <w:rFonts w:eastAsiaTheme="majorEastAsia" w:hint="eastAsia"/>
                <w:szCs w:val="26"/>
                <w:rtl/>
              </w:rPr>
              <w:t>ن</w:t>
            </w:r>
            <w:r w:rsidRPr="004A61A5">
              <w:rPr>
                <w:rFonts w:eastAsiaTheme="majorEastAsia" w:hint="eastAsia"/>
                <w:szCs w:val="26"/>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هوشمند ضرور</w:t>
            </w:r>
            <w:r w:rsidRPr="004A61A5">
              <w:rPr>
                <w:rFonts w:eastAsiaTheme="majorEastAsia" w:hint="cs"/>
                <w:szCs w:val="26"/>
                <w:rtl/>
              </w:rPr>
              <w:t>ی</w:t>
            </w:r>
            <w:r w:rsidRPr="004A61A5">
              <w:rPr>
                <w:rFonts w:eastAsiaTheme="majorEastAsia"/>
                <w:szCs w:val="26"/>
                <w:rtl/>
              </w:rPr>
              <w:t xml:space="preserve"> باشد و مس</w:t>
            </w:r>
            <w:r w:rsidRPr="004A61A5">
              <w:rPr>
                <w:rFonts w:eastAsiaTheme="majorEastAsia" w:hint="cs"/>
                <w:szCs w:val="26"/>
                <w:rtl/>
              </w:rPr>
              <w:t>ی</w:t>
            </w:r>
            <w:r w:rsidRPr="004A61A5">
              <w:rPr>
                <w:rFonts w:eastAsiaTheme="majorEastAsia" w:hint="eastAsia"/>
                <w:szCs w:val="26"/>
                <w:rtl/>
              </w:rPr>
              <w:t>ر</w:t>
            </w:r>
            <w:r w:rsidRPr="004A61A5">
              <w:rPr>
                <w:rFonts w:eastAsiaTheme="majorEastAsia" w:hint="cs"/>
                <w:szCs w:val="26"/>
                <w:rtl/>
              </w:rPr>
              <w:t>ی</w:t>
            </w:r>
            <w:r w:rsidRPr="004A61A5">
              <w:rPr>
                <w:rFonts w:eastAsiaTheme="majorEastAsia"/>
                <w:szCs w:val="26"/>
                <w:rtl/>
              </w:rPr>
              <w:t xml:space="preserve"> به سمت تحقق هوش مصنوع</w:t>
            </w:r>
            <w:r w:rsidRPr="004A61A5">
              <w:rPr>
                <w:rFonts w:eastAsiaTheme="majorEastAsia" w:hint="cs"/>
                <w:szCs w:val="26"/>
                <w:rtl/>
              </w:rPr>
              <w:t>ی</w:t>
            </w:r>
            <w:r w:rsidRPr="004A61A5">
              <w:rPr>
                <w:rFonts w:eastAsiaTheme="majorEastAsia"/>
                <w:szCs w:val="26"/>
                <w:rtl/>
              </w:rPr>
              <w:t xml:space="preserve"> عموم</w:t>
            </w:r>
            <w:r w:rsidRPr="004A61A5">
              <w:rPr>
                <w:rFonts w:eastAsiaTheme="majorEastAsia" w:hint="cs"/>
                <w:szCs w:val="26"/>
                <w:rtl/>
              </w:rPr>
              <w:t>ی</w:t>
            </w:r>
            <w:r w:rsidRPr="004A61A5">
              <w:rPr>
                <w:rFonts w:eastAsiaTheme="majorEastAsia"/>
                <w:szCs w:val="26"/>
                <w:rtl/>
              </w:rPr>
              <w:t xml:space="preserve"> ا</w:t>
            </w:r>
            <w:r w:rsidRPr="004A61A5">
              <w:rPr>
                <w:rFonts w:eastAsiaTheme="majorEastAsia" w:hint="cs"/>
                <w:szCs w:val="26"/>
                <w:rtl/>
              </w:rPr>
              <w:t>ی</w:t>
            </w:r>
            <w:r w:rsidRPr="004A61A5">
              <w:rPr>
                <w:rFonts w:eastAsiaTheme="majorEastAsia" w:hint="eastAsia"/>
                <w:szCs w:val="26"/>
                <w:rtl/>
              </w:rPr>
              <w:t>جاد</w:t>
            </w:r>
            <w:r w:rsidRPr="004A61A5">
              <w:rPr>
                <w:rFonts w:eastAsiaTheme="majorEastAsia"/>
                <w:szCs w:val="26"/>
                <w:rtl/>
              </w:rPr>
              <w:t xml:space="preserve"> کند</w:t>
            </w:r>
            <w:sdt>
              <w:sdtPr>
                <w:rPr>
                  <w:rFonts w:eastAsiaTheme="majorEastAsia"/>
                  <w:color w:val="000000"/>
                  <w:szCs w:val="26"/>
                  <w:rtl/>
                </w:rPr>
                <w:tag w:val="MENDELEY_CITATION_v3_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"/>
                <w:id w:val="482672783"/>
                <w:placeholder>
                  <w:docPart w:val="DefaultPlaceholder_-1854013440"/>
                </w:placeholder>
              </w:sdtPr>
              <w:sdtContent>
                <w:r w:rsidR="00A92BFD" w:rsidRPr="00A92BFD">
                  <w:rPr>
                    <w:rFonts w:eastAsiaTheme="majorEastAsia"/>
                    <w:color w:val="000000"/>
                    <w:szCs w:val="26"/>
                    <w:rtl/>
                  </w:rPr>
                  <w:t>[12]</w:t>
                </w:r>
              </w:sdtContent>
            </w:sdt>
            <w:r w:rsidRPr="004A61A5">
              <w:rPr>
                <w:rFonts w:eastAsiaTheme="majorEastAsia"/>
                <w:szCs w:val="26"/>
                <w:rtl/>
              </w:rPr>
              <w:t>. علوم اعصاب محاسبات</w:t>
            </w:r>
            <w:r w:rsidRPr="004A61A5">
              <w:rPr>
                <w:rFonts w:eastAsiaTheme="majorEastAsia" w:hint="cs"/>
                <w:szCs w:val="26"/>
                <w:rtl/>
              </w:rPr>
              <w:t>ی</w:t>
            </w:r>
            <w:r w:rsidRPr="004A61A5">
              <w:rPr>
                <w:rFonts w:eastAsiaTheme="majorEastAsia"/>
                <w:szCs w:val="26"/>
                <w:rtl/>
              </w:rPr>
              <w:t xml:space="preserve"> شاخه</w:t>
            </w:r>
            <w:r w:rsidR="00494634" w:rsidRPr="004A61A5">
              <w:rPr>
                <w:rFonts w:eastAsiaTheme="majorEastAsia" w:hint="cs"/>
                <w:szCs w:val="26"/>
                <w:rtl/>
              </w:rPr>
              <w:t>‌</w:t>
            </w:r>
            <w:r w:rsidRPr="004A61A5">
              <w:rPr>
                <w:rFonts w:eastAsiaTheme="majorEastAsia"/>
                <w:szCs w:val="26"/>
                <w:rtl/>
              </w:rPr>
              <w:t>ا</w:t>
            </w:r>
            <w:r w:rsidRPr="004A61A5">
              <w:rPr>
                <w:rFonts w:eastAsiaTheme="majorEastAsia" w:hint="cs"/>
                <w:szCs w:val="26"/>
                <w:rtl/>
              </w:rPr>
              <w:t>ی</w:t>
            </w:r>
            <w:r w:rsidRPr="004A61A5">
              <w:rPr>
                <w:rFonts w:eastAsiaTheme="majorEastAsia"/>
                <w:szCs w:val="26"/>
                <w:rtl/>
              </w:rPr>
              <w:t xml:space="preserve"> از عل</w:t>
            </w:r>
            <w:r w:rsidR="00494634" w:rsidRPr="004A61A5">
              <w:rPr>
                <w:rFonts w:eastAsiaTheme="majorEastAsia" w:hint="cs"/>
                <w:szCs w:val="26"/>
                <w:rtl/>
              </w:rPr>
              <w:t>م</w:t>
            </w:r>
            <w:r w:rsidRPr="004A61A5">
              <w:rPr>
                <w:rFonts w:eastAsiaTheme="majorEastAsia"/>
                <w:szCs w:val="26"/>
                <w:rtl/>
              </w:rPr>
              <w:t xml:space="preserve"> اعصاب است که از داده</w:t>
            </w:r>
            <w:r w:rsidR="00494634" w:rsidRPr="004A61A5">
              <w:rPr>
                <w:rFonts w:eastAsiaTheme="majorEastAsia" w:hint="cs"/>
                <w:szCs w:val="26"/>
                <w:rtl/>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تجرب</w:t>
            </w:r>
            <w:r w:rsidRPr="004A61A5">
              <w:rPr>
                <w:rFonts w:eastAsiaTheme="majorEastAsia" w:hint="cs"/>
                <w:szCs w:val="26"/>
                <w:rtl/>
              </w:rPr>
              <w:t>ی</w:t>
            </w:r>
            <w:r w:rsidRPr="004A61A5">
              <w:rPr>
                <w:rFonts w:eastAsiaTheme="majorEastAsia"/>
                <w:szCs w:val="26"/>
                <w:rtl/>
              </w:rPr>
              <w:t xml:space="preserve"> برا</w:t>
            </w:r>
            <w:r w:rsidRPr="004A61A5">
              <w:rPr>
                <w:rFonts w:eastAsiaTheme="majorEastAsia" w:hint="cs"/>
                <w:szCs w:val="26"/>
                <w:rtl/>
              </w:rPr>
              <w:t>ی</w:t>
            </w:r>
            <w:r w:rsidRPr="004A61A5">
              <w:rPr>
                <w:rFonts w:eastAsiaTheme="majorEastAsia"/>
                <w:szCs w:val="26"/>
                <w:rtl/>
              </w:rPr>
              <w:t xml:space="preserve"> ساخت مدل</w:t>
            </w:r>
            <w:r w:rsidR="00494634" w:rsidRPr="004A61A5">
              <w:rPr>
                <w:rFonts w:eastAsiaTheme="majorEastAsia" w:hint="cs"/>
                <w:szCs w:val="26"/>
                <w:rtl/>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ر</w:t>
            </w:r>
            <w:r w:rsidRPr="004A61A5">
              <w:rPr>
                <w:rFonts w:eastAsiaTheme="majorEastAsia" w:hint="cs"/>
                <w:szCs w:val="26"/>
                <w:rtl/>
              </w:rPr>
              <w:t>ی</w:t>
            </w:r>
            <w:r w:rsidRPr="004A61A5">
              <w:rPr>
                <w:rFonts w:eastAsiaTheme="majorEastAsia" w:hint="eastAsia"/>
                <w:szCs w:val="26"/>
                <w:rtl/>
              </w:rPr>
              <w:t>اض</w:t>
            </w:r>
            <w:r w:rsidRPr="004A61A5">
              <w:rPr>
                <w:rFonts w:eastAsiaTheme="majorEastAsia" w:hint="cs"/>
                <w:szCs w:val="26"/>
                <w:rtl/>
              </w:rPr>
              <w:t>ی</w:t>
            </w:r>
            <w:r w:rsidRPr="004A61A5">
              <w:rPr>
                <w:rFonts w:eastAsiaTheme="majorEastAsia"/>
                <w:szCs w:val="26"/>
                <w:rtl/>
              </w:rPr>
              <w:t xml:space="preserve"> و ا</w:t>
            </w:r>
            <w:r w:rsidRPr="004A61A5">
              <w:rPr>
                <w:rFonts w:eastAsiaTheme="majorEastAsia" w:hint="eastAsia"/>
                <w:szCs w:val="26"/>
                <w:rtl/>
              </w:rPr>
              <w:t>نجام</w:t>
            </w:r>
            <w:r w:rsidR="00494634" w:rsidRPr="004A61A5">
              <w:rPr>
                <w:rFonts w:eastAsiaTheme="majorEastAsia"/>
                <w:szCs w:val="26"/>
                <w:rtl/>
              </w:rPr>
              <w:t xml:space="preserve"> </w:t>
            </w:r>
            <w:r w:rsidRPr="004A61A5">
              <w:rPr>
                <w:rFonts w:eastAsiaTheme="majorEastAsia"/>
                <w:szCs w:val="26"/>
                <w:rtl/>
              </w:rPr>
              <w:t>تحل</w:t>
            </w:r>
            <w:r w:rsidRPr="004A61A5">
              <w:rPr>
                <w:rFonts w:eastAsiaTheme="majorEastAsia" w:hint="cs"/>
                <w:szCs w:val="26"/>
                <w:rtl/>
              </w:rPr>
              <w:t>ی</w:t>
            </w:r>
            <w:r w:rsidRPr="004A61A5">
              <w:rPr>
                <w:rFonts w:eastAsiaTheme="majorEastAsia" w:hint="eastAsia"/>
                <w:szCs w:val="26"/>
                <w:rtl/>
              </w:rPr>
              <w:t>ل</w:t>
            </w:r>
            <w:r w:rsidR="00725CC5" w:rsidRPr="004A61A5">
              <w:rPr>
                <w:rFonts w:eastAsiaTheme="majorEastAsia" w:hint="eastAsia"/>
                <w:szCs w:val="26"/>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نظر</w:t>
            </w:r>
            <w:r w:rsidRPr="004A61A5">
              <w:rPr>
                <w:rFonts w:eastAsiaTheme="majorEastAsia" w:hint="cs"/>
                <w:szCs w:val="26"/>
                <w:rtl/>
              </w:rPr>
              <w:t>ی</w:t>
            </w:r>
            <w:r w:rsidRPr="004A61A5">
              <w:rPr>
                <w:rFonts w:eastAsiaTheme="majorEastAsia"/>
                <w:szCs w:val="26"/>
                <w:rtl/>
              </w:rPr>
              <w:t xml:space="preserve"> برا</w:t>
            </w:r>
            <w:r w:rsidRPr="004A61A5">
              <w:rPr>
                <w:rFonts w:eastAsiaTheme="majorEastAsia" w:hint="cs"/>
                <w:szCs w:val="26"/>
                <w:rtl/>
              </w:rPr>
              <w:t>ی</w:t>
            </w:r>
            <w:r w:rsidRPr="004A61A5">
              <w:rPr>
                <w:rFonts w:eastAsiaTheme="majorEastAsia"/>
                <w:szCs w:val="26"/>
                <w:rtl/>
              </w:rPr>
              <w:t xml:space="preserve"> درک اصول حاکم</w:t>
            </w:r>
            <w:r w:rsidR="00494634" w:rsidRPr="004A61A5">
              <w:rPr>
                <w:rFonts w:eastAsiaTheme="majorEastAsia"/>
                <w:szCs w:val="26"/>
                <w:rtl/>
              </w:rPr>
              <w:t xml:space="preserve"> </w:t>
            </w:r>
            <w:r w:rsidRPr="004A61A5">
              <w:rPr>
                <w:rFonts w:eastAsiaTheme="majorEastAsia"/>
                <w:szCs w:val="26"/>
                <w:rtl/>
              </w:rPr>
              <w:t>بر توانا</w:t>
            </w:r>
            <w:r w:rsidRPr="004A61A5">
              <w:rPr>
                <w:rFonts w:eastAsiaTheme="majorEastAsia" w:hint="cs"/>
                <w:szCs w:val="26"/>
                <w:rtl/>
              </w:rPr>
              <w:t>یی</w:t>
            </w:r>
            <w:r w:rsidR="00725CC5" w:rsidRPr="004A61A5">
              <w:rPr>
                <w:rFonts w:eastAsiaTheme="majorEastAsia" w:hint="eastAsia"/>
                <w:szCs w:val="26"/>
                <w:rtl/>
              </w:rPr>
              <w:t>‌</w:t>
            </w:r>
            <w:r w:rsidRPr="004A61A5">
              <w:rPr>
                <w:rFonts w:eastAsiaTheme="majorEastAsia"/>
                <w:szCs w:val="26"/>
                <w:rtl/>
              </w:rPr>
              <w:t>ها</w:t>
            </w:r>
            <w:r w:rsidRPr="004A61A5">
              <w:rPr>
                <w:rFonts w:eastAsiaTheme="majorEastAsia" w:hint="cs"/>
                <w:szCs w:val="26"/>
                <w:rtl/>
              </w:rPr>
              <w:t>ی</w:t>
            </w:r>
            <w:r w:rsidR="00494634" w:rsidRPr="004A61A5">
              <w:rPr>
                <w:rFonts w:eastAsiaTheme="majorEastAsia"/>
                <w:szCs w:val="26"/>
                <w:rtl/>
              </w:rPr>
              <w:t xml:space="preserve"> </w:t>
            </w:r>
            <w:r w:rsidRPr="004A61A5">
              <w:rPr>
                <w:rFonts w:eastAsiaTheme="majorEastAsia"/>
                <w:szCs w:val="26"/>
                <w:rtl/>
              </w:rPr>
              <w:t>شناخت</w:t>
            </w:r>
            <w:r w:rsidRPr="004A61A5">
              <w:rPr>
                <w:rFonts w:eastAsiaTheme="majorEastAsia" w:hint="cs"/>
                <w:szCs w:val="26"/>
                <w:rtl/>
              </w:rPr>
              <w:t>ی</w:t>
            </w:r>
            <w:r w:rsidRPr="004A61A5">
              <w:rPr>
                <w:rFonts w:eastAsiaTheme="majorEastAsia"/>
                <w:szCs w:val="26"/>
                <w:rtl/>
              </w:rPr>
              <w:t xml:space="preserve"> مغز استفاده م</w:t>
            </w:r>
            <w:r w:rsidRPr="004A61A5">
              <w:rPr>
                <w:rFonts w:eastAsiaTheme="majorEastAsia" w:hint="cs"/>
                <w:szCs w:val="26"/>
                <w:rtl/>
              </w:rPr>
              <w:t>ی</w:t>
            </w:r>
            <w:r w:rsidR="00725CC5" w:rsidRPr="004A61A5">
              <w:rPr>
                <w:rFonts w:eastAsiaTheme="majorEastAsia" w:hint="eastAsia"/>
                <w:szCs w:val="26"/>
                <w:rtl/>
              </w:rPr>
              <w:t>‌</w:t>
            </w:r>
            <w:r w:rsidRPr="004A61A5">
              <w:rPr>
                <w:rFonts w:eastAsiaTheme="majorEastAsia"/>
                <w:szCs w:val="26"/>
                <w:rtl/>
              </w:rPr>
              <w:t>کند</w:t>
            </w:r>
            <w:sdt>
              <w:sdtPr>
                <w:rPr>
                  <w:rFonts w:eastAsiaTheme="majorEastAsia"/>
                  <w:color w:val="000000"/>
                  <w:szCs w:val="26"/>
                  <w:rtl/>
                </w:rPr>
                <w:tag w:val="MENDELEY_CITATION_v3_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"/>
                <w:id w:val="922845854"/>
                <w:placeholder>
                  <w:docPart w:val="DefaultPlaceholder_-1854013440"/>
                </w:placeholder>
              </w:sdtPr>
              <w:sdtContent>
                <w:r w:rsidR="00A92BFD" w:rsidRPr="00A92BFD">
                  <w:rPr>
                    <w:rFonts w:eastAsiaTheme="majorEastAsia"/>
                    <w:color w:val="000000"/>
                    <w:szCs w:val="26"/>
                    <w:rtl/>
                  </w:rPr>
                  <w:t>[10]</w:t>
                </w:r>
              </w:sdtContent>
            </w:sdt>
            <w:r w:rsidR="00725CC5" w:rsidRPr="004A61A5">
              <w:rPr>
                <w:rFonts w:eastAsiaTheme="majorEastAsia" w:hint="cs"/>
                <w:szCs w:val="26"/>
                <w:rtl/>
              </w:rPr>
              <w:t xml:space="preserve">. </w:t>
            </w:r>
            <w:r w:rsidRPr="004A61A5">
              <w:rPr>
                <w:rFonts w:eastAsiaTheme="majorEastAsia"/>
                <w:szCs w:val="26"/>
                <w:rtl/>
              </w:rPr>
              <w:t>از</w:t>
            </w:r>
            <w:r w:rsidR="00494634" w:rsidRPr="004A61A5">
              <w:rPr>
                <w:rFonts w:eastAsiaTheme="majorEastAsia"/>
                <w:szCs w:val="26"/>
                <w:rtl/>
              </w:rPr>
              <w:t xml:space="preserve"> </w:t>
            </w:r>
            <w:r w:rsidRPr="004A61A5">
              <w:rPr>
                <w:rFonts w:eastAsiaTheme="majorEastAsia"/>
                <w:szCs w:val="26"/>
                <w:rtl/>
              </w:rPr>
              <w:t>آنجا</w:t>
            </w:r>
            <w:r w:rsidRPr="004A61A5">
              <w:rPr>
                <w:rFonts w:eastAsiaTheme="majorEastAsia" w:hint="cs"/>
                <w:szCs w:val="26"/>
                <w:rtl/>
              </w:rPr>
              <w:t>یی</w:t>
            </w:r>
            <w:r w:rsidR="00494634" w:rsidRPr="004A61A5">
              <w:rPr>
                <w:rFonts w:eastAsiaTheme="majorEastAsia"/>
                <w:szCs w:val="26"/>
                <w:rtl/>
              </w:rPr>
              <w:t xml:space="preserve"> </w:t>
            </w:r>
            <w:r w:rsidRPr="004A61A5">
              <w:rPr>
                <w:rFonts w:eastAsiaTheme="majorEastAsia"/>
                <w:szCs w:val="26"/>
                <w:rtl/>
              </w:rPr>
              <w:t>که</w:t>
            </w:r>
            <w:r w:rsidR="00494634" w:rsidRPr="004A61A5">
              <w:rPr>
                <w:rFonts w:eastAsiaTheme="majorEastAsia"/>
                <w:szCs w:val="26"/>
                <w:rtl/>
              </w:rPr>
              <w:t xml:space="preserve"> </w:t>
            </w:r>
            <w:r w:rsidRPr="004A61A5">
              <w:rPr>
                <w:rFonts w:eastAsiaTheme="majorEastAsia"/>
                <w:szCs w:val="26"/>
                <w:rtl/>
              </w:rPr>
              <w:t>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رشته </w:t>
            </w:r>
            <w:r w:rsidRPr="004A61A5">
              <w:rPr>
                <w:rFonts w:eastAsiaTheme="majorEastAsia" w:hint="eastAsia"/>
                <w:szCs w:val="26"/>
                <w:rtl/>
              </w:rPr>
              <w:t>بر</w:t>
            </w:r>
            <w:r w:rsidRPr="004A61A5">
              <w:rPr>
                <w:rFonts w:eastAsiaTheme="majorEastAsia"/>
                <w:szCs w:val="26"/>
                <w:rtl/>
              </w:rPr>
              <w:t xml:space="preserve"> رو</w:t>
            </w:r>
            <w:r w:rsidRPr="004A61A5">
              <w:rPr>
                <w:rFonts w:eastAsiaTheme="majorEastAsia" w:hint="cs"/>
                <w:szCs w:val="26"/>
                <w:rtl/>
              </w:rPr>
              <w:t>ی</w:t>
            </w:r>
            <w:r w:rsidRPr="004A61A5">
              <w:rPr>
                <w:rFonts w:eastAsiaTheme="majorEastAsia"/>
                <w:szCs w:val="26"/>
                <w:rtl/>
              </w:rPr>
              <w:t xml:space="preserve"> مدل</w:t>
            </w:r>
            <w:r w:rsidR="00725CC5" w:rsidRPr="004A61A5">
              <w:rPr>
                <w:rFonts w:eastAsiaTheme="majorEastAsia" w:hint="cs"/>
                <w:szCs w:val="26"/>
                <w:rtl/>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قابل قبول ب</w:t>
            </w:r>
            <w:r w:rsidRPr="004A61A5">
              <w:rPr>
                <w:rFonts w:eastAsiaTheme="majorEastAsia" w:hint="cs"/>
                <w:szCs w:val="26"/>
                <w:rtl/>
              </w:rPr>
              <w:t>ی</w:t>
            </w:r>
            <w:r w:rsidRPr="004A61A5">
              <w:rPr>
                <w:rFonts w:eastAsiaTheme="majorEastAsia" w:hint="eastAsia"/>
                <w:szCs w:val="26"/>
                <w:rtl/>
              </w:rPr>
              <w:t>ولوژ</w:t>
            </w:r>
            <w:r w:rsidRPr="004A61A5">
              <w:rPr>
                <w:rFonts w:eastAsiaTheme="majorEastAsia" w:hint="cs"/>
                <w:szCs w:val="26"/>
                <w:rtl/>
              </w:rPr>
              <w:t>ی</w:t>
            </w:r>
            <w:r w:rsidRPr="004A61A5">
              <w:rPr>
                <w:rFonts w:eastAsiaTheme="majorEastAsia" w:hint="eastAsia"/>
                <w:szCs w:val="26"/>
                <w:rtl/>
              </w:rPr>
              <w:t>ک</w:t>
            </w:r>
            <w:r w:rsidRPr="004A61A5">
              <w:rPr>
                <w:rFonts w:eastAsiaTheme="majorEastAsia" w:hint="cs"/>
                <w:szCs w:val="26"/>
                <w:rtl/>
              </w:rPr>
              <w:t>ی</w:t>
            </w:r>
            <w:r w:rsidRPr="004A61A5">
              <w:rPr>
                <w:rFonts w:eastAsiaTheme="majorEastAsia"/>
                <w:szCs w:val="26"/>
                <w:rtl/>
              </w:rPr>
              <w:t xml:space="preserve"> نورون</w:t>
            </w:r>
            <w:r w:rsidR="00725CC5" w:rsidRPr="004A61A5">
              <w:rPr>
                <w:rFonts w:eastAsiaTheme="majorEastAsia" w:hint="cs"/>
                <w:szCs w:val="26"/>
                <w:rtl/>
              </w:rPr>
              <w:t>‌</w:t>
            </w:r>
            <w:r w:rsidRPr="004A61A5">
              <w:rPr>
                <w:rFonts w:eastAsiaTheme="majorEastAsia"/>
                <w:szCs w:val="26"/>
                <w:rtl/>
              </w:rPr>
              <w:t>ها</w:t>
            </w:r>
            <w:r w:rsidR="00494634" w:rsidRPr="004A61A5">
              <w:rPr>
                <w:rFonts w:eastAsiaTheme="majorEastAsia"/>
                <w:szCs w:val="26"/>
                <w:rtl/>
              </w:rPr>
              <w:t xml:space="preserve"> </w:t>
            </w:r>
            <w:r w:rsidRPr="004A61A5">
              <w:rPr>
                <w:rFonts w:eastAsiaTheme="majorEastAsia"/>
                <w:szCs w:val="26"/>
                <w:rtl/>
              </w:rPr>
              <w:t xml:space="preserve">و </w:t>
            </w:r>
            <w:r w:rsidR="00602552">
              <w:rPr>
                <w:rFonts w:eastAsiaTheme="majorEastAsia"/>
                <w:szCs w:val="26"/>
                <w:rtl/>
              </w:rPr>
              <w:t>سامانه</w:t>
            </w:r>
            <w:r w:rsidR="00725CC5" w:rsidRPr="004A61A5">
              <w:rPr>
                <w:rFonts w:eastAsiaTheme="majorEastAsia" w:hint="eastAsia"/>
                <w:szCs w:val="26"/>
              </w:rPr>
              <w:t>‌</w:t>
            </w:r>
            <w:r w:rsidRPr="004A61A5">
              <w:rPr>
                <w:rFonts w:eastAsiaTheme="majorEastAsia" w:hint="eastAsia"/>
                <w:szCs w:val="26"/>
                <w:rtl/>
              </w:rPr>
              <w:t>ها</w:t>
            </w:r>
            <w:r w:rsidRPr="004A61A5">
              <w:rPr>
                <w:rFonts w:eastAsiaTheme="majorEastAsia" w:hint="cs"/>
                <w:szCs w:val="26"/>
                <w:rtl/>
              </w:rPr>
              <w:t>ی</w:t>
            </w:r>
            <w:r w:rsidRPr="004A61A5">
              <w:rPr>
                <w:rFonts w:eastAsiaTheme="majorEastAsia"/>
                <w:szCs w:val="26"/>
                <w:rtl/>
              </w:rPr>
              <w:t xml:space="preserve"> عصب</w:t>
            </w:r>
            <w:r w:rsidRPr="004A61A5">
              <w:rPr>
                <w:rFonts w:eastAsiaTheme="majorEastAsia" w:hint="cs"/>
                <w:szCs w:val="26"/>
                <w:rtl/>
              </w:rPr>
              <w:t>ی</w:t>
            </w:r>
            <w:r w:rsidRPr="004A61A5">
              <w:rPr>
                <w:rFonts w:eastAsiaTheme="majorEastAsia"/>
                <w:szCs w:val="26"/>
                <w:rtl/>
              </w:rPr>
              <w:t xml:space="preserve"> تمرکز دارد</w:t>
            </w:r>
            <w:r w:rsidR="00725CC5" w:rsidRPr="004A61A5">
              <w:rPr>
                <w:rFonts w:eastAsiaTheme="majorEastAsia" w:hint="cs"/>
                <w:szCs w:val="26"/>
                <w:rtl/>
              </w:rPr>
              <w:t xml:space="preserve"> ولی</w:t>
            </w:r>
            <w:r w:rsidRPr="004A61A5">
              <w:rPr>
                <w:rFonts w:eastAsiaTheme="majorEastAsia"/>
                <w:szCs w:val="26"/>
                <w:rtl/>
              </w:rPr>
              <w:t xml:space="preserve"> به رشته</w:t>
            </w:r>
            <w:r w:rsidR="00725CC5" w:rsidRPr="004A61A5">
              <w:rPr>
                <w:rFonts w:eastAsiaTheme="majorEastAsia" w:hint="cs"/>
                <w:szCs w:val="26"/>
                <w:rtl/>
              </w:rPr>
              <w:t>‌</w:t>
            </w:r>
            <w:r w:rsidRPr="004A61A5">
              <w:rPr>
                <w:rFonts w:eastAsiaTheme="majorEastAsia"/>
                <w:szCs w:val="26"/>
                <w:rtl/>
              </w:rPr>
              <w:t>ها</w:t>
            </w:r>
            <w:r w:rsidRPr="004A61A5">
              <w:rPr>
                <w:rFonts w:eastAsiaTheme="majorEastAsia" w:hint="cs"/>
                <w:szCs w:val="26"/>
                <w:rtl/>
              </w:rPr>
              <w:t>ی</w:t>
            </w:r>
            <w:r w:rsidR="00494634" w:rsidRPr="004A61A5">
              <w:rPr>
                <w:rFonts w:eastAsiaTheme="majorEastAsia"/>
                <w:szCs w:val="26"/>
                <w:rtl/>
              </w:rPr>
              <w:t xml:space="preserve"> </w:t>
            </w:r>
            <w:r w:rsidRPr="004A61A5">
              <w:rPr>
                <w:rFonts w:eastAsiaTheme="majorEastAsia"/>
                <w:szCs w:val="26"/>
                <w:rtl/>
              </w:rPr>
              <w:t>غ</w:t>
            </w:r>
            <w:r w:rsidRPr="004A61A5">
              <w:rPr>
                <w:rFonts w:eastAsiaTheme="majorEastAsia" w:hint="cs"/>
                <w:szCs w:val="26"/>
                <w:rtl/>
              </w:rPr>
              <w:t>ی</w:t>
            </w:r>
            <w:r w:rsidRPr="004A61A5">
              <w:rPr>
                <w:rFonts w:eastAsiaTheme="majorEastAsia" w:hint="eastAsia"/>
                <w:szCs w:val="26"/>
                <w:rtl/>
              </w:rPr>
              <w:t>ر</w:t>
            </w:r>
            <w:r w:rsidR="00766B25">
              <w:rPr>
                <w:rFonts w:eastAsiaTheme="majorEastAsia" w:hint="cs"/>
                <w:szCs w:val="26"/>
                <w:rtl/>
              </w:rPr>
              <w:t xml:space="preserve"> </w:t>
            </w:r>
            <w:r w:rsidRPr="004A61A5">
              <w:rPr>
                <w:rFonts w:eastAsiaTheme="majorEastAsia" w:hint="eastAsia"/>
                <w:szCs w:val="26"/>
                <w:rtl/>
              </w:rPr>
              <w:t>ب</w:t>
            </w:r>
            <w:r w:rsidRPr="004A61A5">
              <w:rPr>
                <w:rFonts w:eastAsiaTheme="majorEastAsia" w:hint="cs"/>
                <w:szCs w:val="26"/>
                <w:rtl/>
              </w:rPr>
              <w:t>ی</w:t>
            </w:r>
            <w:r w:rsidRPr="004A61A5">
              <w:rPr>
                <w:rFonts w:eastAsiaTheme="majorEastAsia" w:hint="eastAsia"/>
                <w:szCs w:val="26"/>
                <w:rtl/>
              </w:rPr>
              <w:t>ولوژ</w:t>
            </w:r>
            <w:r w:rsidRPr="004A61A5">
              <w:rPr>
                <w:rFonts w:eastAsiaTheme="majorEastAsia" w:hint="cs"/>
                <w:szCs w:val="26"/>
                <w:rtl/>
              </w:rPr>
              <w:t>ی</w:t>
            </w:r>
            <w:r w:rsidRPr="004A61A5">
              <w:rPr>
                <w:rFonts w:eastAsiaTheme="majorEastAsia" w:hint="eastAsia"/>
                <w:szCs w:val="26"/>
                <w:rtl/>
              </w:rPr>
              <w:t>ک</w:t>
            </w:r>
            <w:r w:rsidRPr="004A61A5">
              <w:rPr>
                <w:rFonts w:eastAsiaTheme="majorEastAsia" w:hint="cs"/>
                <w:szCs w:val="26"/>
                <w:rtl/>
              </w:rPr>
              <w:t>ی</w:t>
            </w:r>
            <w:r w:rsidRPr="004A61A5">
              <w:rPr>
                <w:rFonts w:eastAsiaTheme="majorEastAsia"/>
                <w:szCs w:val="26"/>
                <w:rtl/>
              </w:rPr>
              <w:t xml:space="preserve"> مانند </w:t>
            </w:r>
            <w:r w:rsidRPr="004A61A5">
              <w:rPr>
                <w:rFonts w:eastAsiaTheme="majorEastAsia" w:hint="cs"/>
                <w:szCs w:val="26"/>
                <w:rtl/>
              </w:rPr>
              <w:t>ی</w:t>
            </w:r>
            <w:r w:rsidRPr="004A61A5">
              <w:rPr>
                <w:rFonts w:eastAsiaTheme="majorEastAsia" w:hint="eastAsia"/>
                <w:szCs w:val="26"/>
                <w:rtl/>
              </w:rPr>
              <w:t>ادگ</w:t>
            </w:r>
            <w:r w:rsidRPr="004A61A5">
              <w:rPr>
                <w:rFonts w:eastAsiaTheme="majorEastAsia" w:hint="cs"/>
                <w:szCs w:val="26"/>
                <w:rtl/>
              </w:rPr>
              <w:t>ی</w:t>
            </w:r>
            <w:r w:rsidRPr="004A61A5">
              <w:rPr>
                <w:rFonts w:eastAsiaTheme="majorEastAsia" w:hint="eastAsia"/>
                <w:szCs w:val="26"/>
                <w:rtl/>
              </w:rPr>
              <w:t>ر</w:t>
            </w:r>
            <w:r w:rsidRPr="004A61A5">
              <w:rPr>
                <w:rFonts w:eastAsiaTheme="majorEastAsia" w:hint="cs"/>
                <w:szCs w:val="26"/>
                <w:rtl/>
              </w:rPr>
              <w:t>ی</w:t>
            </w:r>
            <w:r w:rsidRPr="004A61A5">
              <w:rPr>
                <w:rFonts w:eastAsiaTheme="majorEastAsia"/>
                <w:szCs w:val="26"/>
                <w:rtl/>
              </w:rPr>
              <w:t xml:space="preserve"> ماش</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و</w:t>
            </w:r>
            <w:r w:rsidR="00494634" w:rsidRPr="004A61A5">
              <w:rPr>
                <w:rFonts w:eastAsiaTheme="majorEastAsia"/>
                <w:szCs w:val="26"/>
                <w:rtl/>
              </w:rPr>
              <w:t xml:space="preserve"> </w:t>
            </w:r>
            <w:r w:rsidRPr="004A61A5">
              <w:rPr>
                <w:rFonts w:eastAsiaTheme="majorEastAsia"/>
                <w:szCs w:val="26"/>
                <w:rtl/>
              </w:rPr>
              <w:t>شبکه</w:t>
            </w:r>
            <w:r w:rsidR="00725CC5" w:rsidRPr="004A61A5">
              <w:rPr>
                <w:rFonts w:eastAsiaTheme="majorEastAsia" w:hint="cs"/>
                <w:szCs w:val="26"/>
                <w:rtl/>
              </w:rPr>
              <w:t>‌</w:t>
            </w:r>
            <w:r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عصب</w:t>
            </w:r>
            <w:r w:rsidRPr="004A61A5">
              <w:rPr>
                <w:rFonts w:eastAsiaTheme="majorEastAsia" w:hint="cs"/>
                <w:szCs w:val="26"/>
                <w:rtl/>
              </w:rPr>
              <w:t>ی</w:t>
            </w:r>
            <w:r w:rsidRPr="004A61A5">
              <w:rPr>
                <w:rFonts w:eastAsiaTheme="majorEastAsia"/>
                <w:szCs w:val="26"/>
                <w:rtl/>
              </w:rPr>
              <w:t xml:space="preserve"> مصنوع</w:t>
            </w:r>
            <w:r w:rsidRPr="004A61A5">
              <w:rPr>
                <w:rFonts w:eastAsiaTheme="majorEastAsia" w:hint="cs"/>
                <w:szCs w:val="26"/>
                <w:rtl/>
              </w:rPr>
              <w:t>ی</w:t>
            </w:r>
            <w:r w:rsidRPr="004A61A5">
              <w:rPr>
                <w:rFonts w:eastAsiaTheme="majorEastAsia"/>
                <w:szCs w:val="26"/>
                <w:rtl/>
              </w:rPr>
              <w:t xml:space="preserve"> توجه</w:t>
            </w:r>
            <w:r w:rsidRPr="004A61A5">
              <w:rPr>
                <w:rFonts w:eastAsiaTheme="majorEastAsia" w:hint="cs"/>
                <w:szCs w:val="26"/>
                <w:rtl/>
              </w:rPr>
              <w:t>ی</w:t>
            </w:r>
            <w:r w:rsidRPr="004A61A5">
              <w:rPr>
                <w:rFonts w:eastAsiaTheme="majorEastAsia"/>
                <w:szCs w:val="26"/>
                <w:rtl/>
              </w:rPr>
              <w:t xml:space="preserve"> ندارد</w:t>
            </w:r>
            <w:sdt>
              <w:sdtPr>
                <w:rPr>
                  <w:rFonts w:eastAsiaTheme="majorEastAsia"/>
                  <w:color w:val="000000"/>
                  <w:szCs w:val="26"/>
                  <w:rtl/>
                </w:rPr>
                <w:tag w:val="MENDELEY_CITATION_v3_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"/>
                <w:id w:val="826557789"/>
                <w:placeholder>
                  <w:docPart w:val="DefaultPlaceholder_-1854013440"/>
                </w:placeholder>
              </w:sdtPr>
              <w:sdtContent>
                <w:r w:rsidR="00A92BFD" w:rsidRPr="00A92BFD">
                  <w:rPr>
                    <w:rFonts w:eastAsiaTheme="majorEastAsia"/>
                    <w:color w:val="000000"/>
                    <w:szCs w:val="26"/>
                    <w:rtl/>
                  </w:rPr>
                  <w:t>[19]</w:t>
                </w:r>
              </w:sdtContent>
            </w:sdt>
            <w:r w:rsidRPr="004A61A5">
              <w:rPr>
                <w:rFonts w:eastAsiaTheme="majorEastAsia"/>
                <w:szCs w:val="26"/>
                <w:rtl/>
              </w:rPr>
              <w:t>. در ا</w:t>
            </w:r>
            <w:r w:rsidRPr="004A61A5">
              <w:rPr>
                <w:rFonts w:eastAsiaTheme="majorEastAsia" w:hint="cs"/>
                <w:szCs w:val="26"/>
                <w:rtl/>
              </w:rPr>
              <w:t>ی</w:t>
            </w:r>
            <w:r w:rsidRPr="004A61A5">
              <w:rPr>
                <w:rFonts w:eastAsiaTheme="majorEastAsia" w:hint="eastAsia"/>
                <w:szCs w:val="26"/>
                <w:rtl/>
              </w:rPr>
              <w:t>ن</w:t>
            </w:r>
            <w:r w:rsidR="00494634" w:rsidRPr="004A61A5">
              <w:rPr>
                <w:rFonts w:eastAsiaTheme="majorEastAsia"/>
                <w:szCs w:val="26"/>
                <w:rtl/>
              </w:rPr>
              <w:t xml:space="preserve"> </w:t>
            </w:r>
            <w:r w:rsidRPr="004A61A5">
              <w:rPr>
                <w:rFonts w:eastAsiaTheme="majorEastAsia"/>
                <w:szCs w:val="26"/>
                <w:rtl/>
              </w:rPr>
              <w:t>رابطه تلاش</w:t>
            </w:r>
            <w:r w:rsidR="00725CC5"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ز</w:t>
            </w:r>
            <w:r w:rsidRPr="004A61A5">
              <w:rPr>
                <w:rFonts w:eastAsiaTheme="majorEastAsia" w:hint="cs"/>
                <w:szCs w:val="26"/>
                <w:rtl/>
              </w:rPr>
              <w:t>ی</w:t>
            </w:r>
            <w:r w:rsidRPr="004A61A5">
              <w:rPr>
                <w:rFonts w:eastAsiaTheme="majorEastAsia" w:hint="eastAsia"/>
                <w:szCs w:val="26"/>
                <w:rtl/>
              </w:rPr>
              <w:t>اد</w:t>
            </w:r>
            <w:r w:rsidRPr="004A61A5">
              <w:rPr>
                <w:rFonts w:eastAsiaTheme="majorEastAsia" w:hint="cs"/>
                <w:szCs w:val="26"/>
                <w:rtl/>
              </w:rPr>
              <w:t>ی</w:t>
            </w:r>
            <w:r w:rsidRPr="004A61A5">
              <w:rPr>
                <w:rFonts w:eastAsiaTheme="majorEastAsia"/>
                <w:szCs w:val="26"/>
                <w:rtl/>
              </w:rPr>
              <w:t xml:space="preserve"> برا</w:t>
            </w:r>
            <w:r w:rsidRPr="004A61A5">
              <w:rPr>
                <w:rFonts w:eastAsiaTheme="majorEastAsia" w:hint="cs"/>
                <w:szCs w:val="26"/>
                <w:rtl/>
              </w:rPr>
              <w:t>ی</w:t>
            </w:r>
            <w:r w:rsidRPr="004A61A5">
              <w:rPr>
                <w:rFonts w:eastAsiaTheme="majorEastAsia"/>
                <w:szCs w:val="26"/>
                <w:rtl/>
              </w:rPr>
              <w:t xml:space="preserve"> مهندس</w:t>
            </w:r>
            <w:r w:rsidRPr="004A61A5">
              <w:rPr>
                <w:rFonts w:eastAsiaTheme="majorEastAsia" w:hint="cs"/>
                <w:szCs w:val="26"/>
                <w:rtl/>
              </w:rPr>
              <w:t>ی</w:t>
            </w:r>
            <w:r w:rsidRPr="004A61A5">
              <w:rPr>
                <w:rFonts w:eastAsiaTheme="majorEastAsia"/>
                <w:szCs w:val="26"/>
                <w:rtl/>
              </w:rPr>
              <w:t xml:space="preserve"> معکوس مغز پستانداران، به و</w:t>
            </w:r>
            <w:r w:rsidRPr="004A61A5">
              <w:rPr>
                <w:rFonts w:eastAsiaTheme="majorEastAsia" w:hint="cs"/>
                <w:szCs w:val="26"/>
                <w:rtl/>
              </w:rPr>
              <w:t>ی</w:t>
            </w:r>
            <w:r w:rsidRPr="004A61A5">
              <w:rPr>
                <w:rFonts w:eastAsiaTheme="majorEastAsia" w:hint="eastAsia"/>
                <w:szCs w:val="26"/>
                <w:rtl/>
              </w:rPr>
              <w:t>ژه</w:t>
            </w:r>
            <w:r w:rsidRPr="004A61A5">
              <w:rPr>
                <w:rFonts w:eastAsiaTheme="majorEastAsia"/>
                <w:szCs w:val="26"/>
                <w:rtl/>
              </w:rPr>
              <w:t xml:space="preserve"> درک اصول محاسبات</w:t>
            </w:r>
            <w:r w:rsidRPr="004A61A5">
              <w:rPr>
                <w:rFonts w:eastAsiaTheme="majorEastAsia" w:hint="cs"/>
                <w:szCs w:val="26"/>
                <w:rtl/>
              </w:rPr>
              <w:t>ی</w:t>
            </w:r>
            <w:r w:rsidRPr="004A61A5">
              <w:rPr>
                <w:rFonts w:eastAsiaTheme="majorEastAsia"/>
                <w:szCs w:val="26"/>
                <w:rtl/>
              </w:rPr>
              <w:t xml:space="preserve"> </w:t>
            </w:r>
            <w:r w:rsidRPr="004A61A5">
              <w:rPr>
                <w:rFonts w:eastAsiaTheme="majorEastAsia" w:cstheme="majorBidi"/>
                <w:szCs w:val="22"/>
              </w:rPr>
              <w:t>neo-</w:t>
            </w:r>
            <w:r w:rsidR="007E283F">
              <w:rPr>
                <w:rFonts w:eastAsiaTheme="majorEastAsia" w:cs="Times New Roman"/>
                <w:szCs w:val="22"/>
              </w:rPr>
              <w:t>cortex</w:t>
            </w:r>
            <w:r w:rsidRPr="004A61A5">
              <w:rPr>
                <w:rFonts w:eastAsiaTheme="majorEastAsia"/>
                <w:szCs w:val="26"/>
                <w:rtl/>
              </w:rPr>
              <w:t xml:space="preserve"> شده است</w:t>
            </w:r>
            <w:sdt>
              <w:sdtPr>
                <w:rPr>
                  <w:rFonts w:eastAsiaTheme="majorEastAsia"/>
                  <w:color w:val="000000"/>
                  <w:szCs w:val="26"/>
                  <w:rtl/>
                </w:rPr>
                <w:tag w:val="MENDELEY_CITATION_v3_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"/>
                <w:id w:val="-612909034"/>
                <w:placeholder>
                  <w:docPart w:val="DefaultPlaceholder_-1854013440"/>
                </w:placeholder>
              </w:sdtPr>
              <w:sdtContent>
                <w:r w:rsidR="00A92BFD" w:rsidRPr="00A92BFD">
                  <w:rPr>
                    <w:rFonts w:eastAsiaTheme="majorEastAsia"/>
                    <w:color w:val="000000"/>
                    <w:szCs w:val="26"/>
                    <w:rtl/>
                  </w:rPr>
                  <w:t>[34]</w:t>
                </w:r>
              </w:sdtContent>
            </w:sdt>
            <w:r w:rsidR="000F6DF6">
              <w:rPr>
                <w:rFonts w:eastAsiaTheme="majorEastAsia" w:hint="cs"/>
                <w:szCs w:val="26"/>
                <w:rtl/>
              </w:rPr>
              <w:t>.</w:t>
            </w:r>
            <w:r w:rsidR="00725CC5" w:rsidRPr="004A61A5">
              <w:rPr>
                <w:rFonts w:eastAsiaTheme="majorEastAsia" w:hint="cs"/>
                <w:szCs w:val="26"/>
                <w:rtl/>
              </w:rPr>
              <w:t xml:space="preserve"> </w:t>
            </w:r>
            <w:r w:rsidRPr="004A61A5">
              <w:rPr>
                <w:rFonts w:eastAsiaTheme="majorEastAsia"/>
                <w:szCs w:val="26"/>
                <w:rtl/>
              </w:rPr>
              <w:t>بر اساس اصول محاسبات</w:t>
            </w:r>
            <w:r w:rsidRPr="004A61A5">
              <w:rPr>
                <w:rFonts w:eastAsiaTheme="majorEastAsia" w:hint="cs"/>
                <w:szCs w:val="26"/>
                <w:rtl/>
              </w:rPr>
              <w:t>ی</w:t>
            </w:r>
            <w:r w:rsidRPr="004A61A5">
              <w:rPr>
                <w:rFonts w:eastAsiaTheme="majorEastAsia"/>
                <w:szCs w:val="26"/>
                <w:rtl/>
              </w:rPr>
              <w:t xml:space="preserve"> شناخته شده </w:t>
            </w:r>
            <w:r w:rsidRPr="004A61A5">
              <w:rPr>
                <w:rFonts w:eastAsiaTheme="majorEastAsia" w:cstheme="majorBidi"/>
                <w:szCs w:val="22"/>
              </w:rPr>
              <w:t>neo</w:t>
            </w:r>
            <w:r w:rsidR="007E283F">
              <w:rPr>
                <w:rFonts w:eastAsiaTheme="majorEastAsia" w:cstheme="majorBidi"/>
                <w:szCs w:val="22"/>
              </w:rPr>
              <w:t>-cortex</w:t>
            </w:r>
            <w:r w:rsidRPr="004A61A5">
              <w:rPr>
                <w:rFonts w:eastAsiaTheme="majorEastAsia"/>
                <w:szCs w:val="26"/>
                <w:rtl/>
              </w:rPr>
              <w:t xml:space="preserve"> 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نظر</w:t>
            </w:r>
            <w:r w:rsidRPr="004A61A5">
              <w:rPr>
                <w:rFonts w:eastAsiaTheme="majorEastAsia" w:hint="cs"/>
                <w:szCs w:val="26"/>
                <w:rtl/>
              </w:rPr>
              <w:t>ی</w:t>
            </w:r>
            <w:r w:rsidRPr="004A61A5">
              <w:rPr>
                <w:rFonts w:eastAsiaTheme="majorEastAsia" w:hint="eastAsia"/>
                <w:szCs w:val="26"/>
                <w:rtl/>
              </w:rPr>
              <w:t>ه</w:t>
            </w:r>
            <w:r w:rsidRPr="004A61A5">
              <w:rPr>
                <w:rFonts w:eastAsiaTheme="majorEastAsia"/>
                <w:szCs w:val="26"/>
                <w:rtl/>
              </w:rPr>
              <w:t xml:space="preserve"> ز</w:t>
            </w:r>
            <w:r w:rsidRPr="004A61A5">
              <w:rPr>
                <w:rFonts w:eastAsiaTheme="majorEastAsia" w:hint="cs"/>
                <w:szCs w:val="26"/>
                <w:rtl/>
              </w:rPr>
              <w:t>ی</w:t>
            </w:r>
            <w:r w:rsidRPr="004A61A5">
              <w:rPr>
                <w:rFonts w:eastAsiaTheme="majorEastAsia" w:hint="eastAsia"/>
                <w:szCs w:val="26"/>
                <w:rtl/>
              </w:rPr>
              <w:t>س</w:t>
            </w:r>
            <w:r w:rsidRPr="004A61A5">
              <w:rPr>
                <w:rFonts w:eastAsiaTheme="majorEastAsia"/>
                <w:szCs w:val="26"/>
                <w:rtl/>
              </w:rPr>
              <w:t>ت</w:t>
            </w:r>
            <w:r w:rsidR="00725CC5" w:rsidRPr="004A61A5">
              <w:rPr>
                <w:rFonts w:eastAsiaTheme="majorEastAsia"/>
                <w:szCs w:val="26"/>
              </w:rPr>
              <w:t>‌</w:t>
            </w:r>
            <w:r w:rsidRPr="004A61A5">
              <w:rPr>
                <w:rFonts w:eastAsiaTheme="majorEastAsia"/>
                <w:szCs w:val="26"/>
                <w:rtl/>
              </w:rPr>
              <w:t>شناس</w:t>
            </w:r>
            <w:r w:rsidRPr="004A61A5">
              <w:rPr>
                <w:rFonts w:eastAsiaTheme="majorEastAsia" w:hint="cs"/>
                <w:szCs w:val="26"/>
                <w:rtl/>
              </w:rPr>
              <w:t>ی</w:t>
            </w:r>
            <w:r w:rsidRPr="004A61A5">
              <w:rPr>
                <w:rFonts w:eastAsiaTheme="majorEastAsia"/>
                <w:szCs w:val="26"/>
                <w:rtl/>
              </w:rPr>
              <w:t xml:space="preserve"> مغز را به گونه</w:t>
            </w:r>
            <w:r w:rsidR="00725CC5" w:rsidRPr="004A61A5">
              <w:rPr>
                <w:rFonts w:eastAsiaTheme="majorEastAsia"/>
                <w:szCs w:val="26"/>
              </w:rPr>
              <w:t>‌</w:t>
            </w:r>
            <w:r w:rsidRPr="004A61A5">
              <w:rPr>
                <w:rFonts w:eastAsiaTheme="majorEastAsia"/>
                <w:szCs w:val="26"/>
                <w:rtl/>
              </w:rPr>
              <w:t>ا</w:t>
            </w:r>
            <w:r w:rsidRPr="004A61A5">
              <w:rPr>
                <w:rFonts w:eastAsiaTheme="majorEastAsia" w:hint="cs"/>
                <w:szCs w:val="26"/>
                <w:rtl/>
              </w:rPr>
              <w:t>ی</w:t>
            </w:r>
            <w:r w:rsidRPr="004A61A5">
              <w:rPr>
                <w:rFonts w:eastAsiaTheme="majorEastAsia"/>
                <w:szCs w:val="26"/>
                <w:rtl/>
              </w:rPr>
              <w:t xml:space="preserve"> توص</w:t>
            </w:r>
            <w:r w:rsidRPr="004A61A5">
              <w:rPr>
                <w:rFonts w:eastAsiaTheme="majorEastAsia" w:hint="cs"/>
                <w:szCs w:val="26"/>
                <w:rtl/>
              </w:rPr>
              <w:t>ی</w:t>
            </w:r>
            <w:r w:rsidRPr="004A61A5">
              <w:rPr>
                <w:rFonts w:eastAsiaTheme="majorEastAsia" w:hint="eastAsia"/>
                <w:szCs w:val="26"/>
                <w:rtl/>
              </w:rPr>
              <w:t>ف</w:t>
            </w:r>
            <w:r w:rsidRPr="004A61A5">
              <w:rPr>
                <w:rFonts w:eastAsiaTheme="majorEastAsia"/>
                <w:szCs w:val="26"/>
                <w:rtl/>
              </w:rPr>
              <w:t xml:space="preserve"> م</w:t>
            </w:r>
            <w:r w:rsidRPr="004A61A5">
              <w:rPr>
                <w:rFonts w:eastAsiaTheme="majorEastAsia" w:hint="cs"/>
                <w:szCs w:val="26"/>
                <w:rtl/>
              </w:rPr>
              <w:t>ی</w:t>
            </w:r>
            <w:r w:rsidR="00725CC5" w:rsidRPr="004A61A5">
              <w:rPr>
                <w:rFonts w:eastAsiaTheme="majorEastAsia" w:hint="eastAsia"/>
                <w:szCs w:val="26"/>
              </w:rPr>
              <w:t>‌</w:t>
            </w:r>
            <w:r w:rsidRPr="004A61A5">
              <w:rPr>
                <w:rFonts w:eastAsiaTheme="majorEastAsia" w:hint="eastAsia"/>
                <w:szCs w:val="26"/>
                <w:rtl/>
              </w:rPr>
              <w:t>کند</w:t>
            </w:r>
            <w:r w:rsidRPr="004A61A5">
              <w:rPr>
                <w:rFonts w:eastAsiaTheme="majorEastAsia"/>
                <w:szCs w:val="26"/>
                <w:rtl/>
              </w:rPr>
              <w:t xml:space="preserve"> که متخصصان م</w:t>
            </w:r>
            <w:r w:rsidRPr="004A61A5">
              <w:rPr>
                <w:rFonts w:eastAsiaTheme="majorEastAsia" w:hint="cs"/>
                <w:szCs w:val="26"/>
                <w:rtl/>
              </w:rPr>
              <w:t>ی</w:t>
            </w:r>
            <w:r w:rsidR="00725CC5" w:rsidRPr="004A61A5">
              <w:rPr>
                <w:rFonts w:eastAsiaTheme="majorEastAsia" w:hint="eastAsia"/>
                <w:szCs w:val="26"/>
              </w:rPr>
              <w:t>‌</w:t>
            </w:r>
            <w:r w:rsidRPr="004A61A5">
              <w:rPr>
                <w:rFonts w:eastAsiaTheme="majorEastAsia" w:hint="eastAsia"/>
                <w:szCs w:val="26"/>
                <w:rtl/>
              </w:rPr>
              <w:t>توانند</w:t>
            </w:r>
            <w:r w:rsidRPr="004A61A5">
              <w:rPr>
                <w:rFonts w:eastAsiaTheme="majorEastAsia"/>
                <w:szCs w:val="26"/>
                <w:rtl/>
              </w:rPr>
              <w:t xml:space="preserve"> از آن برا</w:t>
            </w:r>
            <w:r w:rsidRPr="004A61A5">
              <w:rPr>
                <w:rFonts w:eastAsiaTheme="majorEastAsia" w:hint="cs"/>
                <w:szCs w:val="26"/>
                <w:rtl/>
              </w:rPr>
              <w:t>ی</w:t>
            </w:r>
            <w:r w:rsidRPr="004A61A5">
              <w:rPr>
                <w:rFonts w:eastAsiaTheme="majorEastAsia"/>
                <w:szCs w:val="26"/>
                <w:rtl/>
              </w:rPr>
              <w:t xml:space="preserve"> ا</w:t>
            </w:r>
            <w:r w:rsidRPr="004A61A5">
              <w:rPr>
                <w:rFonts w:eastAsiaTheme="majorEastAsia" w:hint="cs"/>
                <w:szCs w:val="26"/>
                <w:rtl/>
              </w:rPr>
              <w:t>ی</w:t>
            </w:r>
            <w:r w:rsidRPr="004A61A5">
              <w:rPr>
                <w:rFonts w:eastAsiaTheme="majorEastAsia" w:hint="eastAsia"/>
                <w:szCs w:val="26"/>
                <w:rtl/>
              </w:rPr>
              <w:t>جاد</w:t>
            </w:r>
            <w:r w:rsidRPr="004A61A5">
              <w:rPr>
                <w:rFonts w:eastAsiaTheme="majorEastAsia"/>
                <w:szCs w:val="26"/>
                <w:rtl/>
              </w:rPr>
              <w:t xml:space="preserve"> هوش مصنوع</w:t>
            </w:r>
            <w:r w:rsidRPr="004A61A5">
              <w:rPr>
                <w:rFonts w:eastAsiaTheme="majorEastAsia" w:hint="cs"/>
                <w:szCs w:val="26"/>
                <w:rtl/>
              </w:rPr>
              <w:t>ی</w:t>
            </w:r>
            <w:r w:rsidRPr="004A61A5">
              <w:rPr>
                <w:rFonts w:eastAsiaTheme="majorEastAsia"/>
                <w:szCs w:val="26"/>
                <w:rtl/>
              </w:rPr>
              <w:t xml:space="preserve"> عموم</w:t>
            </w:r>
            <w:r w:rsidRPr="004A61A5">
              <w:rPr>
                <w:rFonts w:eastAsiaTheme="majorEastAsia" w:hint="cs"/>
                <w:szCs w:val="26"/>
                <w:rtl/>
              </w:rPr>
              <w:t>ی</w:t>
            </w:r>
            <w:r w:rsidR="00494634" w:rsidRPr="004A61A5">
              <w:rPr>
                <w:rFonts w:eastAsiaTheme="majorEastAsia"/>
                <w:szCs w:val="26"/>
                <w:rtl/>
              </w:rPr>
              <w:t xml:space="preserve"> </w:t>
            </w:r>
            <w:r w:rsidRPr="004A61A5">
              <w:rPr>
                <w:rFonts w:eastAsiaTheme="majorEastAsia"/>
                <w:szCs w:val="26"/>
                <w:rtl/>
              </w:rPr>
              <w:t>استفاده کنند</w:t>
            </w:r>
            <w:sdt>
              <w:sdtPr>
                <w:rPr>
                  <w:rFonts w:eastAsiaTheme="majorEastAsia"/>
                  <w:color w:val="000000"/>
                  <w:szCs w:val="26"/>
                  <w:rtl/>
                </w:rPr>
                <w:tag w:val="MENDELEY_CITATION_v3_eyJjaXRhdGlvbklEIjoiTUVOREVMRVlfQ0lUQVRJT05fMTM3NGQ4ZmUtYjU2Ny00ZTZjLWE0ZDAtMmU0MGFhMzE3ZTE5IiwicHJvcGVydGllcyI6eyJub3RlSW5kZXgiOjB9LCJpc0VkaXRlZCI6ZmFsc2UsIm1hbnVhbE92ZXJyaWRlIjp7ImlzTWFudWFsbHlPdmVycmlkZGVuIjpmYWxzZSwiY2l0ZXByb2NUZXh0IjoiWzE4XSIsIm1hbnVhbE92ZXJyaWRlVGV4dCI6IiJ9LCJjaXRhdGlvbkl0ZW1zIjpb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Swic3VwcHJlc3MtYXV0aG9yIjpmYWxzZSwiY29tcG9zaXRlIjpmYWxzZSwiYXV0aG9yLW9ubHkiOmZhbHNlfV19"/>
                <w:id w:val="1251539624"/>
                <w:placeholder>
                  <w:docPart w:val="DefaultPlaceholder_-1854013440"/>
                </w:placeholder>
              </w:sdtPr>
              <w:sdtContent>
                <w:r w:rsidR="00A92BFD" w:rsidRPr="00A92BFD">
                  <w:rPr>
                    <w:rFonts w:eastAsiaTheme="majorEastAsia"/>
                    <w:color w:val="000000"/>
                    <w:szCs w:val="26"/>
                    <w:rtl/>
                  </w:rPr>
                  <w:t>[18]</w:t>
                </w:r>
              </w:sdtContent>
            </w:sdt>
            <w:r w:rsidRPr="004A61A5">
              <w:rPr>
                <w:rFonts w:eastAsiaTheme="majorEastAsia"/>
                <w:szCs w:val="26"/>
                <w:rtl/>
              </w:rPr>
              <w:t>.</w:t>
            </w:r>
          </w:p>
          <w:p w14:paraId="681F0383" w14:textId="0DB2E62D" w:rsidR="007B2F19" w:rsidRPr="004A61A5" w:rsidRDefault="0057710A" w:rsidP="007B2F19">
            <w:pPr>
              <w:rPr>
                <w:rFonts w:eastAsiaTheme="majorEastAsia"/>
                <w:szCs w:val="26"/>
                <w:rtl/>
              </w:rPr>
            </w:pPr>
            <w:r w:rsidRPr="004A61A5">
              <w:rPr>
                <w:rFonts w:eastAsiaTheme="majorEastAsia"/>
                <w:szCs w:val="26"/>
                <w:rtl/>
              </w:rPr>
              <w:t>دانشمند علوم شناخت</w:t>
            </w:r>
            <w:r w:rsidRPr="004A61A5">
              <w:rPr>
                <w:rFonts w:eastAsiaTheme="majorEastAsia" w:hint="cs"/>
                <w:szCs w:val="26"/>
                <w:rtl/>
              </w:rPr>
              <w:t>ی</w:t>
            </w:r>
            <w:r w:rsidR="00494634" w:rsidRPr="004A61A5">
              <w:rPr>
                <w:rFonts w:eastAsiaTheme="majorEastAsia"/>
                <w:szCs w:val="26"/>
                <w:rtl/>
              </w:rPr>
              <w:t xml:space="preserve"> </w:t>
            </w:r>
            <w:r w:rsidR="00984999" w:rsidRPr="004A61A5">
              <w:rPr>
                <w:rFonts w:eastAsiaTheme="majorEastAsia" w:hint="cs"/>
                <w:szCs w:val="26"/>
                <w:rtl/>
              </w:rPr>
              <w:t>برندون</w:t>
            </w:r>
            <w:r w:rsidR="00984999" w:rsidRPr="004A61A5">
              <w:rPr>
                <w:rStyle w:val="FootnoteReference"/>
                <w:rFonts w:eastAsiaTheme="majorEastAsia"/>
                <w:szCs w:val="26"/>
                <w:rtl/>
              </w:rPr>
              <w:footnoteReference w:id="33"/>
            </w:r>
            <w:r w:rsidR="00984999" w:rsidRPr="004A61A5">
              <w:rPr>
                <w:rFonts w:eastAsiaTheme="majorEastAsia" w:hint="cs"/>
                <w:szCs w:val="26"/>
                <w:rtl/>
              </w:rPr>
              <w:t xml:space="preserve"> </w:t>
            </w:r>
            <w:r w:rsidRPr="004A61A5">
              <w:rPr>
                <w:rFonts w:eastAsiaTheme="majorEastAsia"/>
                <w:szCs w:val="26"/>
                <w:rtl/>
              </w:rPr>
              <w:t>و همکاران</w:t>
            </w:r>
            <w:r w:rsidR="00984999" w:rsidRPr="004A61A5">
              <w:rPr>
                <w:rFonts w:eastAsiaTheme="majorEastAsia" w:hint="cs"/>
                <w:szCs w:val="26"/>
                <w:rtl/>
              </w:rPr>
              <w:t>ش</w:t>
            </w:r>
            <w:r w:rsidRPr="004A61A5">
              <w:rPr>
                <w:rFonts w:eastAsiaTheme="majorEastAsia"/>
                <w:szCs w:val="26"/>
                <w:rtl/>
              </w:rPr>
              <w:t xml:space="preserve"> </w:t>
            </w:r>
            <w:r w:rsidR="00E83889">
              <w:rPr>
                <w:rFonts w:eastAsiaTheme="majorEastAsia" w:hint="cs"/>
                <w:szCs w:val="26"/>
                <w:rtl/>
              </w:rPr>
              <w:t xml:space="preserve">در سال 2017 </w:t>
            </w:r>
            <w:r w:rsidRPr="004A61A5">
              <w:rPr>
                <w:rFonts w:eastAsiaTheme="majorEastAsia"/>
                <w:szCs w:val="26"/>
                <w:rtl/>
              </w:rPr>
              <w:t>مقاله</w:t>
            </w:r>
            <w:r w:rsidR="00984999" w:rsidRPr="004A61A5">
              <w:rPr>
                <w:rFonts w:eastAsiaTheme="majorEastAsia" w:hint="cs"/>
                <w:szCs w:val="26"/>
                <w:rtl/>
              </w:rPr>
              <w:t>‌</w:t>
            </w:r>
            <w:r w:rsidRPr="004A61A5">
              <w:rPr>
                <w:rFonts w:eastAsiaTheme="majorEastAsia"/>
                <w:szCs w:val="26"/>
                <w:rtl/>
              </w:rPr>
              <w:t>ا</w:t>
            </w:r>
            <w:r w:rsidRPr="004A61A5">
              <w:rPr>
                <w:rFonts w:eastAsiaTheme="majorEastAsia" w:hint="cs"/>
                <w:szCs w:val="26"/>
                <w:rtl/>
              </w:rPr>
              <w:t>ی</w:t>
            </w:r>
            <w:sdt>
              <w:sdtPr>
                <w:rPr>
                  <w:rFonts w:eastAsiaTheme="majorEastAsia" w:hint="cs"/>
                  <w:color w:val="000000"/>
                  <w:szCs w:val="26"/>
                  <w:rtl/>
                </w:rPr>
                <w:tag w:val="MENDELEY_CITATION_v3_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"/>
                <w:id w:val="821931049"/>
                <w:placeholder>
                  <w:docPart w:val="DefaultPlaceholder_-1854013440"/>
                </w:placeholder>
              </w:sdtPr>
              <w:sdtContent>
                <w:r w:rsidR="00A92BFD" w:rsidRPr="00A92BFD">
                  <w:rPr>
                    <w:rFonts w:eastAsiaTheme="majorEastAsia"/>
                    <w:color w:val="000000"/>
                    <w:szCs w:val="26"/>
                    <w:rtl/>
                  </w:rPr>
                  <w:t>[12]</w:t>
                </w:r>
              </w:sdtContent>
            </w:sdt>
            <w:r w:rsidRPr="004A61A5">
              <w:rPr>
                <w:rFonts w:eastAsiaTheme="majorEastAsia"/>
                <w:szCs w:val="26"/>
                <w:rtl/>
              </w:rPr>
              <w:t xml:space="preserve"> در مورد "ساخت ماش</w:t>
            </w:r>
            <w:r w:rsidRPr="004A61A5">
              <w:rPr>
                <w:rFonts w:eastAsiaTheme="majorEastAsia" w:hint="cs"/>
                <w:szCs w:val="26"/>
                <w:rtl/>
              </w:rPr>
              <w:t>ی</w:t>
            </w:r>
            <w:r w:rsidRPr="004A61A5">
              <w:rPr>
                <w:rFonts w:eastAsiaTheme="majorEastAsia" w:hint="eastAsia"/>
                <w:szCs w:val="26"/>
                <w:rtl/>
              </w:rPr>
              <w:t>ن</w:t>
            </w:r>
            <w:r w:rsidR="00725CC5" w:rsidRPr="004A61A5">
              <w:rPr>
                <w:rFonts w:eastAsiaTheme="majorEastAsia"/>
                <w:szCs w:val="26"/>
                <w:rtl/>
              </w:rPr>
              <w:t>‌ها</w:t>
            </w:r>
            <w:r w:rsidRPr="004A61A5">
              <w:rPr>
                <w:rFonts w:eastAsiaTheme="majorEastAsia" w:hint="cs"/>
                <w:szCs w:val="26"/>
                <w:rtl/>
              </w:rPr>
              <w:t>یی</w:t>
            </w:r>
            <w:r w:rsidR="00494634" w:rsidRPr="004A61A5">
              <w:rPr>
                <w:rFonts w:eastAsiaTheme="majorEastAsia"/>
                <w:szCs w:val="26"/>
                <w:rtl/>
              </w:rPr>
              <w:t xml:space="preserve"> </w:t>
            </w:r>
            <w:r w:rsidRPr="004A61A5">
              <w:rPr>
                <w:rFonts w:eastAsiaTheme="majorEastAsia"/>
                <w:szCs w:val="26"/>
                <w:rtl/>
              </w:rPr>
              <w:t>که مانند انسان</w:t>
            </w:r>
            <w:r w:rsidR="00725CC5" w:rsidRPr="004A61A5">
              <w:rPr>
                <w:rFonts w:eastAsiaTheme="majorEastAsia"/>
                <w:szCs w:val="26"/>
                <w:rtl/>
              </w:rPr>
              <w:t>‌ها</w:t>
            </w:r>
            <w:r w:rsidRPr="004A61A5">
              <w:rPr>
                <w:rFonts w:eastAsiaTheme="majorEastAsia"/>
                <w:szCs w:val="26"/>
                <w:rtl/>
              </w:rPr>
              <w:t xml:space="preserve"> م</w:t>
            </w:r>
            <w:r w:rsidRPr="004A61A5">
              <w:rPr>
                <w:rFonts w:eastAsiaTheme="majorEastAsia" w:hint="cs"/>
                <w:szCs w:val="26"/>
                <w:rtl/>
              </w:rPr>
              <w:t>ی</w:t>
            </w:r>
            <w:r w:rsidR="00984999" w:rsidRPr="004A61A5">
              <w:rPr>
                <w:rFonts w:eastAsiaTheme="majorEastAsia" w:hint="eastAsia"/>
                <w:szCs w:val="26"/>
                <w:rtl/>
              </w:rPr>
              <w:t>‌</w:t>
            </w:r>
            <w:r w:rsidRPr="004A61A5">
              <w:rPr>
                <w:rFonts w:eastAsiaTheme="majorEastAsia"/>
                <w:szCs w:val="26"/>
                <w:rtl/>
              </w:rPr>
              <w:t>آموزند و فکر م</w:t>
            </w:r>
            <w:r w:rsidRPr="004A61A5">
              <w:rPr>
                <w:rFonts w:eastAsiaTheme="majorEastAsia" w:hint="cs"/>
                <w:szCs w:val="26"/>
                <w:rtl/>
              </w:rPr>
              <w:t>ی</w:t>
            </w:r>
            <w:r w:rsidR="00984999" w:rsidRPr="004A61A5">
              <w:rPr>
                <w:rFonts w:eastAsiaTheme="majorEastAsia" w:hint="eastAsia"/>
                <w:szCs w:val="26"/>
                <w:rtl/>
              </w:rPr>
              <w:t>‌</w:t>
            </w:r>
            <w:r w:rsidRPr="004A61A5">
              <w:rPr>
                <w:rFonts w:eastAsiaTheme="majorEastAsia"/>
                <w:szCs w:val="26"/>
                <w:rtl/>
              </w:rPr>
              <w:t>کنند" منتشر کرده</w:t>
            </w:r>
            <w:r w:rsidR="00984999" w:rsidRPr="004A61A5">
              <w:rPr>
                <w:rFonts w:eastAsiaTheme="majorEastAsia" w:hint="cs"/>
                <w:szCs w:val="26"/>
                <w:rtl/>
              </w:rPr>
              <w:t>‌</w:t>
            </w:r>
            <w:r w:rsidRPr="004A61A5">
              <w:rPr>
                <w:rFonts w:eastAsiaTheme="majorEastAsia"/>
                <w:szCs w:val="26"/>
                <w:rtl/>
              </w:rPr>
              <w:t>اند، که به طور گسترده توسط جامعه هوش مصنوع</w:t>
            </w:r>
            <w:r w:rsidRPr="004A61A5">
              <w:rPr>
                <w:rFonts w:eastAsiaTheme="majorEastAsia" w:hint="cs"/>
                <w:szCs w:val="26"/>
                <w:rtl/>
              </w:rPr>
              <w:t>ی</w:t>
            </w:r>
            <w:r w:rsidR="00494634" w:rsidRPr="004A61A5">
              <w:rPr>
                <w:rFonts w:eastAsiaTheme="majorEastAsia"/>
                <w:szCs w:val="26"/>
                <w:rtl/>
              </w:rPr>
              <w:t xml:space="preserve"> </w:t>
            </w:r>
            <w:r w:rsidRPr="004A61A5">
              <w:rPr>
                <w:rFonts w:eastAsiaTheme="majorEastAsia"/>
                <w:szCs w:val="26"/>
                <w:rtl/>
              </w:rPr>
              <w:t>اظهار نظر شد و به عنوان مرجع زم</w:t>
            </w:r>
            <w:r w:rsidRPr="004A61A5">
              <w:rPr>
                <w:rFonts w:eastAsiaTheme="majorEastAsia" w:hint="cs"/>
                <w:szCs w:val="26"/>
                <w:rtl/>
              </w:rPr>
              <w:t>ی</w:t>
            </w:r>
            <w:r w:rsidRPr="004A61A5">
              <w:rPr>
                <w:rFonts w:eastAsiaTheme="majorEastAsia" w:hint="eastAsia"/>
                <w:szCs w:val="26"/>
                <w:rtl/>
              </w:rPr>
              <w:t>نه</w:t>
            </w:r>
            <w:r w:rsidRPr="004A61A5">
              <w:rPr>
                <w:rFonts w:eastAsiaTheme="majorEastAsia"/>
                <w:szCs w:val="26"/>
                <w:rtl/>
              </w:rPr>
              <w:t xml:space="preserve"> در 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مطالعه استفاده م</w:t>
            </w:r>
            <w:r w:rsidRPr="004A61A5">
              <w:rPr>
                <w:rFonts w:eastAsiaTheme="majorEastAsia" w:hint="cs"/>
                <w:szCs w:val="26"/>
                <w:rtl/>
              </w:rPr>
              <w:t>ی</w:t>
            </w:r>
            <w:r w:rsidR="00984999" w:rsidRPr="004A61A5">
              <w:rPr>
                <w:rFonts w:eastAsiaTheme="majorEastAsia" w:hint="eastAsia"/>
                <w:szCs w:val="26"/>
                <w:rtl/>
              </w:rPr>
              <w:t>‌</w:t>
            </w:r>
            <w:r w:rsidRPr="004A61A5">
              <w:rPr>
                <w:rFonts w:eastAsiaTheme="majorEastAsia"/>
                <w:szCs w:val="26"/>
                <w:rtl/>
              </w:rPr>
              <w:t>شود.</w:t>
            </w:r>
            <w:r w:rsidR="00984999" w:rsidRPr="004A61A5">
              <w:rPr>
                <w:rFonts w:eastAsiaTheme="majorEastAsia" w:hint="cs"/>
                <w:szCs w:val="26"/>
                <w:rtl/>
              </w:rPr>
              <w:t xml:space="preserve"> </w:t>
            </w:r>
            <w:r w:rsidRPr="004A61A5">
              <w:rPr>
                <w:rFonts w:eastAsiaTheme="majorEastAsia"/>
                <w:szCs w:val="26"/>
                <w:rtl/>
              </w:rPr>
              <w:t>از سو</w:t>
            </w:r>
            <w:r w:rsidRPr="004A61A5">
              <w:rPr>
                <w:rFonts w:eastAsiaTheme="majorEastAsia" w:hint="cs"/>
                <w:szCs w:val="26"/>
                <w:rtl/>
              </w:rPr>
              <w:t>ی</w:t>
            </w:r>
            <w:r w:rsidRPr="004A61A5">
              <w:rPr>
                <w:rFonts w:eastAsiaTheme="majorEastAsia"/>
                <w:szCs w:val="26"/>
                <w:rtl/>
              </w:rPr>
              <w:t xml:space="preserve"> د</w:t>
            </w:r>
            <w:r w:rsidRPr="004A61A5">
              <w:rPr>
                <w:rFonts w:eastAsiaTheme="majorEastAsia" w:hint="cs"/>
                <w:szCs w:val="26"/>
                <w:rtl/>
              </w:rPr>
              <w:t>ی</w:t>
            </w:r>
            <w:r w:rsidRPr="004A61A5">
              <w:rPr>
                <w:rFonts w:eastAsiaTheme="majorEastAsia" w:hint="eastAsia"/>
                <w:szCs w:val="26"/>
                <w:rtl/>
              </w:rPr>
              <w:t>گر</w:t>
            </w:r>
            <w:r w:rsidRPr="004A61A5">
              <w:rPr>
                <w:rFonts w:eastAsiaTheme="majorEastAsia"/>
                <w:szCs w:val="26"/>
                <w:rtl/>
              </w:rPr>
              <w:t xml:space="preserve"> شرکت</w:t>
            </w:r>
            <w:r w:rsidR="00494634" w:rsidRPr="004A61A5">
              <w:rPr>
                <w:rFonts w:eastAsiaTheme="majorEastAsia"/>
                <w:szCs w:val="26"/>
                <w:rtl/>
              </w:rPr>
              <w:t xml:space="preserve"> </w:t>
            </w:r>
            <w:r w:rsidRPr="004A61A5">
              <w:rPr>
                <w:rFonts w:eastAsiaTheme="majorEastAsia" w:cs="Times New Roman"/>
                <w:szCs w:val="22"/>
              </w:rPr>
              <w:t>Numenta</w:t>
            </w:r>
            <w:r w:rsidRPr="004A61A5">
              <w:rPr>
                <w:rFonts w:eastAsiaTheme="majorEastAsia"/>
                <w:szCs w:val="26"/>
                <w:rtl/>
              </w:rPr>
              <w:t>،</w:t>
            </w:r>
            <w:r w:rsidR="00494634" w:rsidRPr="004A61A5">
              <w:rPr>
                <w:rFonts w:eastAsiaTheme="majorEastAsia"/>
                <w:szCs w:val="26"/>
                <w:rtl/>
              </w:rPr>
              <w:t xml:space="preserve"> </w:t>
            </w:r>
            <w:r w:rsidRPr="004A61A5">
              <w:rPr>
                <w:rFonts w:eastAsiaTheme="majorEastAsia"/>
                <w:szCs w:val="26"/>
                <w:rtl/>
              </w:rPr>
              <w:t>سع</w:t>
            </w:r>
            <w:r w:rsidRPr="004A61A5">
              <w:rPr>
                <w:rFonts w:eastAsiaTheme="majorEastAsia" w:hint="cs"/>
                <w:szCs w:val="26"/>
                <w:rtl/>
              </w:rPr>
              <w:t>ی</w:t>
            </w:r>
            <w:r w:rsidR="00494634" w:rsidRPr="004A61A5">
              <w:rPr>
                <w:rFonts w:eastAsiaTheme="majorEastAsia"/>
                <w:szCs w:val="26"/>
                <w:rtl/>
              </w:rPr>
              <w:t xml:space="preserve"> </w:t>
            </w:r>
            <w:r w:rsidRPr="004A61A5">
              <w:rPr>
                <w:rFonts w:eastAsiaTheme="majorEastAsia"/>
                <w:szCs w:val="26"/>
                <w:rtl/>
              </w:rPr>
              <w:t>م</w:t>
            </w:r>
            <w:r w:rsidRPr="004A61A5">
              <w:rPr>
                <w:rFonts w:eastAsiaTheme="majorEastAsia" w:hint="cs"/>
                <w:szCs w:val="26"/>
                <w:rtl/>
              </w:rPr>
              <w:t>ی</w:t>
            </w:r>
            <w:r w:rsidR="00984999" w:rsidRPr="004A61A5">
              <w:rPr>
                <w:rFonts w:eastAsiaTheme="majorEastAsia" w:hint="eastAsia"/>
                <w:szCs w:val="26"/>
                <w:rtl/>
              </w:rPr>
              <w:t>‌</w:t>
            </w:r>
            <w:r w:rsidRPr="004A61A5">
              <w:rPr>
                <w:rFonts w:eastAsiaTheme="majorEastAsia"/>
                <w:szCs w:val="26"/>
                <w:rtl/>
              </w:rPr>
              <w:t xml:space="preserve">کند ساختار </w:t>
            </w:r>
            <w:r w:rsidRPr="004A61A5">
              <w:rPr>
                <w:rFonts w:eastAsiaTheme="majorEastAsia" w:cstheme="majorBidi"/>
                <w:szCs w:val="22"/>
              </w:rPr>
              <w:t>neo</w:t>
            </w:r>
            <w:r w:rsidRPr="004A61A5">
              <w:rPr>
                <w:rFonts w:eastAsiaTheme="majorEastAsia" w:cs="Times New Roman"/>
                <w:szCs w:val="22"/>
              </w:rPr>
              <w:t>-</w:t>
            </w:r>
            <w:r w:rsidR="007E283F">
              <w:rPr>
                <w:rFonts w:eastAsiaTheme="majorEastAsia" w:cs="Times New Roman"/>
                <w:szCs w:val="22"/>
              </w:rPr>
              <w:t>cortex</w:t>
            </w:r>
            <w:r w:rsidRPr="004A61A5">
              <w:rPr>
                <w:rFonts w:eastAsiaTheme="majorEastAsia"/>
                <w:szCs w:val="26"/>
                <w:rtl/>
              </w:rPr>
              <w:t xml:space="preserve"> را </w:t>
            </w:r>
            <w:r w:rsidR="00984999" w:rsidRPr="004A61A5">
              <w:rPr>
                <w:rFonts w:eastAsiaTheme="majorEastAsia" w:hint="cs"/>
                <w:szCs w:val="26"/>
                <w:rtl/>
              </w:rPr>
              <w:t>شبیه</w:t>
            </w:r>
            <w:r w:rsidR="00984999" w:rsidRPr="004A61A5">
              <w:rPr>
                <w:rFonts w:eastAsiaTheme="majorEastAsia" w:hint="eastAsia"/>
                <w:szCs w:val="26"/>
                <w:rtl/>
              </w:rPr>
              <w:t>‌</w:t>
            </w:r>
            <w:r w:rsidR="00984999" w:rsidRPr="004A61A5">
              <w:rPr>
                <w:rFonts w:eastAsiaTheme="majorEastAsia" w:hint="cs"/>
                <w:szCs w:val="26"/>
                <w:rtl/>
              </w:rPr>
              <w:t>سازی</w:t>
            </w:r>
            <w:r w:rsidRPr="004A61A5">
              <w:rPr>
                <w:rFonts w:eastAsiaTheme="majorEastAsia"/>
                <w:szCs w:val="26"/>
                <w:rtl/>
              </w:rPr>
              <w:t xml:space="preserve"> و از ا</w:t>
            </w:r>
            <w:r w:rsidRPr="004A61A5">
              <w:rPr>
                <w:rFonts w:eastAsiaTheme="majorEastAsia" w:hint="cs"/>
                <w:szCs w:val="26"/>
                <w:rtl/>
              </w:rPr>
              <w:t>ی</w:t>
            </w:r>
            <w:r w:rsidRPr="004A61A5">
              <w:rPr>
                <w:rFonts w:eastAsiaTheme="majorEastAsia" w:hint="eastAsia"/>
                <w:szCs w:val="26"/>
                <w:rtl/>
              </w:rPr>
              <w:t>ن</w:t>
            </w:r>
            <w:r w:rsidR="00494634" w:rsidRPr="004A61A5">
              <w:rPr>
                <w:rFonts w:eastAsiaTheme="majorEastAsia"/>
                <w:szCs w:val="26"/>
                <w:rtl/>
              </w:rPr>
              <w:t xml:space="preserve"> </w:t>
            </w:r>
            <w:r w:rsidRPr="004A61A5">
              <w:rPr>
                <w:rFonts w:eastAsiaTheme="majorEastAsia"/>
                <w:szCs w:val="26"/>
                <w:rtl/>
              </w:rPr>
              <w:t>دانش برا</w:t>
            </w:r>
            <w:r w:rsidRPr="004A61A5">
              <w:rPr>
                <w:rFonts w:eastAsiaTheme="majorEastAsia" w:hint="cs"/>
                <w:szCs w:val="26"/>
                <w:rtl/>
              </w:rPr>
              <w:t>ی</w:t>
            </w:r>
            <w:r w:rsidRPr="004A61A5">
              <w:rPr>
                <w:rFonts w:eastAsiaTheme="majorEastAsia"/>
                <w:szCs w:val="26"/>
                <w:rtl/>
              </w:rPr>
              <w:t xml:space="preserve"> ساختن </w:t>
            </w:r>
            <w:r w:rsidR="00602552">
              <w:rPr>
                <w:rFonts w:eastAsiaTheme="majorEastAsia"/>
                <w:szCs w:val="26"/>
                <w:rtl/>
              </w:rPr>
              <w:t>سامانه</w:t>
            </w:r>
            <w:r w:rsidR="00725CC5" w:rsidRPr="004A61A5">
              <w:rPr>
                <w:rFonts w:eastAsiaTheme="majorEastAsia"/>
                <w:szCs w:val="26"/>
                <w:rtl/>
              </w:rPr>
              <w:t>‌ها</w:t>
            </w:r>
            <w:r w:rsidRPr="004A61A5">
              <w:rPr>
                <w:rFonts w:eastAsiaTheme="majorEastAsia" w:hint="cs"/>
                <w:szCs w:val="26"/>
                <w:rtl/>
              </w:rPr>
              <w:t>ی</w:t>
            </w:r>
            <w:r w:rsidR="00494634" w:rsidRPr="004A61A5">
              <w:rPr>
                <w:rFonts w:eastAsiaTheme="majorEastAsia"/>
                <w:szCs w:val="26"/>
                <w:rtl/>
              </w:rPr>
              <w:t xml:space="preserve"> </w:t>
            </w:r>
            <w:r w:rsidRPr="004A61A5">
              <w:rPr>
                <w:rFonts w:eastAsiaTheme="majorEastAsia"/>
                <w:szCs w:val="26"/>
                <w:rtl/>
              </w:rPr>
              <w:t>هوش مصنوع</w:t>
            </w:r>
            <w:r w:rsidRPr="004A61A5">
              <w:rPr>
                <w:rFonts w:eastAsiaTheme="majorEastAsia" w:hint="cs"/>
                <w:szCs w:val="26"/>
                <w:rtl/>
              </w:rPr>
              <w:t>ی</w:t>
            </w:r>
            <w:r w:rsidRPr="004A61A5">
              <w:rPr>
                <w:rFonts w:eastAsiaTheme="majorEastAsia"/>
                <w:szCs w:val="26"/>
                <w:rtl/>
              </w:rPr>
              <w:t xml:space="preserve"> استفاده کند. نظر</w:t>
            </w:r>
            <w:r w:rsidRPr="004A61A5">
              <w:rPr>
                <w:rFonts w:eastAsiaTheme="majorEastAsia" w:hint="cs"/>
                <w:szCs w:val="26"/>
                <w:rtl/>
              </w:rPr>
              <w:t>ی</w:t>
            </w:r>
            <w:r w:rsidRPr="004A61A5">
              <w:rPr>
                <w:rFonts w:eastAsiaTheme="majorEastAsia" w:hint="eastAsia"/>
                <w:szCs w:val="26"/>
                <w:rtl/>
              </w:rPr>
              <w:t>ه</w:t>
            </w:r>
            <w:r w:rsidRPr="004A61A5">
              <w:rPr>
                <w:rFonts w:eastAsiaTheme="majorEastAsia"/>
                <w:szCs w:val="26"/>
                <w:rtl/>
              </w:rPr>
              <w:t xml:space="preserve"> </w:t>
            </w:r>
            <w:r w:rsidRPr="004A61A5">
              <w:rPr>
                <w:rFonts w:eastAsiaTheme="majorEastAsia" w:cstheme="majorBidi"/>
                <w:szCs w:val="22"/>
              </w:rPr>
              <w:t>Numentas</w:t>
            </w:r>
            <w:r w:rsidRPr="004A61A5">
              <w:rPr>
                <w:rFonts w:eastAsiaTheme="majorEastAsia" w:cstheme="majorBidi"/>
                <w:szCs w:val="26"/>
              </w:rPr>
              <w:t xml:space="preserve"> </w:t>
            </w:r>
            <w:r w:rsidRPr="004A61A5">
              <w:rPr>
                <w:rFonts w:eastAsiaTheme="majorEastAsia" w:cstheme="majorBidi"/>
                <w:szCs w:val="22"/>
              </w:rPr>
              <w:t>HTM</w:t>
            </w:r>
            <w:r w:rsidRPr="004A61A5">
              <w:rPr>
                <w:rFonts w:eastAsiaTheme="majorEastAsia"/>
                <w:szCs w:val="26"/>
                <w:rtl/>
              </w:rPr>
              <w:t xml:space="preserve"> و </w:t>
            </w:r>
            <w:r w:rsidR="00984999" w:rsidRPr="004A61A5">
              <w:rPr>
                <w:rFonts w:eastAsiaTheme="majorEastAsia" w:hint="cs"/>
                <w:szCs w:val="26"/>
                <w:rtl/>
              </w:rPr>
              <w:t>برنامه</w:t>
            </w:r>
            <w:r w:rsidRPr="004A61A5">
              <w:rPr>
                <w:rFonts w:eastAsiaTheme="majorEastAsia"/>
                <w:szCs w:val="26"/>
                <w:rtl/>
              </w:rPr>
              <w:t xml:space="preserve"> اجرا</w:t>
            </w:r>
            <w:r w:rsidRPr="004A61A5">
              <w:rPr>
                <w:rFonts w:eastAsiaTheme="majorEastAsia" w:hint="cs"/>
                <w:szCs w:val="26"/>
                <w:rtl/>
              </w:rPr>
              <w:t>ی</w:t>
            </w:r>
            <w:r w:rsidRPr="004A61A5">
              <w:rPr>
                <w:rFonts w:eastAsiaTheme="majorEastAsia"/>
                <w:szCs w:val="26"/>
                <w:rtl/>
              </w:rPr>
              <w:t xml:space="preserve"> آن </w:t>
            </w:r>
            <w:r w:rsidR="004249F5" w:rsidRPr="004A61A5">
              <w:rPr>
                <w:rStyle w:val="FootnoteReference"/>
                <w:rFonts w:eastAsiaTheme="majorEastAsia"/>
                <w:szCs w:val="26"/>
                <w:rtl/>
              </w:rPr>
              <w:footnoteReference w:id="34"/>
            </w:r>
            <w:r w:rsidRPr="004A61A5">
              <w:rPr>
                <w:rFonts w:eastAsiaTheme="majorEastAsia"/>
                <w:szCs w:val="22"/>
              </w:rPr>
              <w:t>N</w:t>
            </w:r>
            <w:r w:rsidR="004249F5" w:rsidRPr="004A61A5">
              <w:rPr>
                <w:rFonts w:eastAsiaTheme="majorEastAsia"/>
                <w:szCs w:val="22"/>
              </w:rPr>
              <w:t>u</w:t>
            </w:r>
            <w:r w:rsidRPr="004A61A5">
              <w:rPr>
                <w:rFonts w:eastAsiaTheme="majorEastAsia"/>
                <w:szCs w:val="22"/>
              </w:rPr>
              <w:t>PIC</w:t>
            </w:r>
            <w:r w:rsidR="00494634" w:rsidRPr="004A61A5">
              <w:rPr>
                <w:rFonts w:eastAsiaTheme="majorEastAsia"/>
                <w:szCs w:val="26"/>
                <w:rtl/>
              </w:rPr>
              <w:t xml:space="preserve"> </w:t>
            </w:r>
            <w:r w:rsidRPr="004A61A5">
              <w:rPr>
                <w:rFonts w:eastAsiaTheme="majorEastAsia"/>
                <w:szCs w:val="26"/>
                <w:rtl/>
              </w:rPr>
              <w:t>در گذشته با موفق</w:t>
            </w:r>
            <w:r w:rsidRPr="004A61A5">
              <w:rPr>
                <w:rFonts w:eastAsiaTheme="majorEastAsia" w:hint="cs"/>
                <w:szCs w:val="26"/>
                <w:rtl/>
              </w:rPr>
              <w:t>ی</w:t>
            </w:r>
            <w:r w:rsidRPr="004A61A5">
              <w:rPr>
                <w:rFonts w:eastAsiaTheme="majorEastAsia" w:hint="eastAsia"/>
                <w:szCs w:val="26"/>
                <w:rtl/>
              </w:rPr>
              <w:t>ت</w:t>
            </w:r>
            <w:r w:rsidRPr="004A61A5">
              <w:rPr>
                <w:rFonts w:eastAsiaTheme="majorEastAsia"/>
                <w:szCs w:val="26"/>
                <w:rtl/>
              </w:rPr>
              <w:t xml:space="preserve"> برا</w:t>
            </w:r>
            <w:r w:rsidRPr="004A61A5">
              <w:rPr>
                <w:rFonts w:eastAsiaTheme="majorEastAsia" w:hint="cs"/>
                <w:szCs w:val="26"/>
                <w:rtl/>
              </w:rPr>
              <w:t>ی</w:t>
            </w:r>
            <w:r w:rsidRPr="004A61A5">
              <w:rPr>
                <w:rFonts w:eastAsiaTheme="majorEastAsia"/>
                <w:szCs w:val="26"/>
                <w:rtl/>
              </w:rPr>
              <w:t xml:space="preserve"> تشخ</w:t>
            </w:r>
            <w:r w:rsidRPr="004A61A5">
              <w:rPr>
                <w:rFonts w:eastAsiaTheme="majorEastAsia" w:hint="cs"/>
                <w:szCs w:val="26"/>
                <w:rtl/>
              </w:rPr>
              <w:t>ی</w:t>
            </w:r>
            <w:r w:rsidRPr="004A61A5">
              <w:rPr>
                <w:rFonts w:eastAsiaTheme="majorEastAsia" w:hint="eastAsia"/>
                <w:szCs w:val="26"/>
                <w:rtl/>
              </w:rPr>
              <w:t>ص</w:t>
            </w:r>
            <w:r w:rsidRPr="004A61A5">
              <w:rPr>
                <w:rFonts w:eastAsiaTheme="majorEastAsia"/>
                <w:szCs w:val="26"/>
                <w:rtl/>
              </w:rPr>
              <w:t xml:space="preserve"> الگو و تشخ</w:t>
            </w:r>
            <w:r w:rsidRPr="004A61A5">
              <w:rPr>
                <w:rFonts w:eastAsiaTheme="majorEastAsia" w:hint="cs"/>
                <w:szCs w:val="26"/>
                <w:rtl/>
              </w:rPr>
              <w:t>ی</w:t>
            </w:r>
            <w:r w:rsidRPr="004A61A5">
              <w:rPr>
                <w:rFonts w:eastAsiaTheme="majorEastAsia" w:hint="eastAsia"/>
                <w:szCs w:val="26"/>
                <w:rtl/>
              </w:rPr>
              <w:t>ص</w:t>
            </w:r>
            <w:r w:rsidRPr="004A61A5">
              <w:rPr>
                <w:rFonts w:eastAsiaTheme="majorEastAsia"/>
                <w:szCs w:val="26"/>
                <w:rtl/>
              </w:rPr>
              <w:t xml:space="preserve"> ناهنجار</w:t>
            </w:r>
            <w:r w:rsidRPr="004A61A5">
              <w:rPr>
                <w:rFonts w:eastAsiaTheme="majorEastAsia" w:hint="cs"/>
                <w:szCs w:val="26"/>
                <w:rtl/>
              </w:rPr>
              <w:t>ی</w:t>
            </w:r>
            <w:r w:rsidRPr="004A61A5">
              <w:rPr>
                <w:rFonts w:eastAsiaTheme="majorEastAsia"/>
                <w:szCs w:val="26"/>
                <w:rtl/>
              </w:rPr>
              <w:t xml:space="preserve"> داده</w:t>
            </w:r>
            <w:r w:rsidR="00725CC5"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جر</w:t>
            </w:r>
            <w:r w:rsidRPr="004A61A5">
              <w:rPr>
                <w:rFonts w:eastAsiaTheme="majorEastAsia" w:hint="cs"/>
                <w:szCs w:val="26"/>
                <w:rtl/>
              </w:rPr>
              <w:t>ی</w:t>
            </w:r>
            <w:r w:rsidRPr="004A61A5">
              <w:rPr>
                <w:rFonts w:eastAsiaTheme="majorEastAsia" w:hint="eastAsia"/>
                <w:szCs w:val="26"/>
                <w:rtl/>
              </w:rPr>
              <w:t>ان</w:t>
            </w:r>
            <w:r w:rsidRPr="004A61A5">
              <w:rPr>
                <w:rFonts w:eastAsiaTheme="majorEastAsia" w:hint="cs"/>
                <w:szCs w:val="26"/>
                <w:rtl/>
              </w:rPr>
              <w:t>ی</w:t>
            </w:r>
            <w:r w:rsidRPr="004A61A5">
              <w:rPr>
                <w:rFonts w:eastAsiaTheme="majorEastAsia"/>
                <w:szCs w:val="26"/>
                <w:rtl/>
              </w:rPr>
              <w:t xml:space="preserve"> استفاده شده است.</w:t>
            </w:r>
            <w:r w:rsidR="007B2F19" w:rsidRPr="004A61A5">
              <w:rPr>
                <w:rFonts w:eastAsiaTheme="majorEastAsia" w:hint="cs"/>
                <w:szCs w:val="26"/>
                <w:rtl/>
              </w:rPr>
              <w:t xml:space="preserve"> </w:t>
            </w:r>
            <w:r w:rsidR="00541DBB" w:rsidRPr="004A61A5">
              <w:rPr>
                <w:rFonts w:eastAsiaTheme="majorEastAsia" w:hint="cs"/>
                <w:szCs w:val="26"/>
                <w:rtl/>
              </w:rPr>
              <w:t>حافظه زمانی سلسله مراتبی</w:t>
            </w:r>
            <w:r w:rsidR="0092230E" w:rsidRPr="004A61A5">
              <w:rPr>
                <w:rFonts w:eastAsiaTheme="majorEastAsia" w:hint="cs"/>
                <w:szCs w:val="26"/>
                <w:rtl/>
              </w:rPr>
              <w:t xml:space="preserve"> </w:t>
            </w:r>
            <w:r w:rsidRPr="004A61A5">
              <w:rPr>
                <w:rFonts w:eastAsiaTheme="majorEastAsia" w:hint="cs"/>
                <w:szCs w:val="26"/>
                <w:rtl/>
              </w:rPr>
              <w:t>ی</w:t>
            </w:r>
            <w:r w:rsidRPr="004A61A5">
              <w:rPr>
                <w:rFonts w:eastAsiaTheme="majorEastAsia" w:hint="eastAsia"/>
                <w:szCs w:val="26"/>
                <w:rtl/>
              </w:rPr>
              <w:t>ک</w:t>
            </w:r>
            <w:r w:rsidRPr="004A61A5">
              <w:rPr>
                <w:rFonts w:eastAsiaTheme="majorEastAsia"/>
                <w:szCs w:val="26"/>
                <w:rtl/>
              </w:rPr>
              <w:t xml:space="preserve"> فناور</w:t>
            </w:r>
            <w:r w:rsidRPr="004A61A5">
              <w:rPr>
                <w:rFonts w:eastAsiaTheme="majorEastAsia" w:hint="cs"/>
                <w:szCs w:val="26"/>
                <w:rtl/>
              </w:rPr>
              <w:t>ی</w:t>
            </w:r>
            <w:r w:rsidRPr="004A61A5">
              <w:rPr>
                <w:rFonts w:eastAsiaTheme="majorEastAsia"/>
                <w:szCs w:val="26"/>
                <w:rtl/>
              </w:rPr>
              <w:t xml:space="preserve"> </w:t>
            </w:r>
            <w:r w:rsidR="00541DBB" w:rsidRPr="004A61A5">
              <w:rPr>
                <w:rFonts w:eastAsiaTheme="majorEastAsia" w:hint="cs"/>
                <w:szCs w:val="26"/>
                <w:rtl/>
              </w:rPr>
              <w:t xml:space="preserve">مبتنی بر </w:t>
            </w:r>
            <w:r w:rsidRPr="004A61A5">
              <w:rPr>
                <w:rFonts w:eastAsiaTheme="majorEastAsia"/>
                <w:szCs w:val="26"/>
                <w:rtl/>
              </w:rPr>
              <w:t>هوش ماش</w:t>
            </w:r>
            <w:r w:rsidRPr="004A61A5">
              <w:rPr>
                <w:rFonts w:eastAsiaTheme="majorEastAsia" w:hint="cs"/>
                <w:szCs w:val="26"/>
                <w:rtl/>
              </w:rPr>
              <w:t>ی</w:t>
            </w:r>
            <w:r w:rsidRPr="004A61A5">
              <w:rPr>
                <w:rFonts w:eastAsiaTheme="majorEastAsia" w:hint="eastAsia"/>
                <w:szCs w:val="26"/>
                <w:rtl/>
              </w:rPr>
              <w:t>ن</w:t>
            </w:r>
            <w:r w:rsidRPr="004A61A5">
              <w:rPr>
                <w:rFonts w:eastAsiaTheme="majorEastAsia" w:hint="cs"/>
                <w:szCs w:val="26"/>
                <w:rtl/>
              </w:rPr>
              <w:t>ی</w:t>
            </w:r>
            <w:r w:rsidRPr="004A61A5">
              <w:rPr>
                <w:rFonts w:eastAsiaTheme="majorEastAsia"/>
                <w:szCs w:val="26"/>
                <w:rtl/>
              </w:rPr>
              <w:t xml:space="preserve"> با محدود</w:t>
            </w:r>
            <w:r w:rsidRPr="004A61A5">
              <w:rPr>
                <w:rFonts w:eastAsiaTheme="majorEastAsia" w:hint="cs"/>
                <w:szCs w:val="26"/>
                <w:rtl/>
              </w:rPr>
              <w:t>ی</w:t>
            </w:r>
            <w:r w:rsidRPr="004A61A5">
              <w:rPr>
                <w:rFonts w:eastAsiaTheme="majorEastAsia" w:hint="eastAsia"/>
                <w:szCs w:val="26"/>
                <w:rtl/>
              </w:rPr>
              <w:t>ت</w:t>
            </w:r>
            <w:r w:rsidRPr="004A61A5">
              <w:rPr>
                <w:rFonts w:eastAsiaTheme="majorEastAsia"/>
                <w:szCs w:val="26"/>
                <w:rtl/>
              </w:rPr>
              <w:t xml:space="preserve"> ب</w:t>
            </w:r>
            <w:r w:rsidRPr="004A61A5">
              <w:rPr>
                <w:rFonts w:eastAsiaTheme="majorEastAsia" w:hint="cs"/>
                <w:szCs w:val="26"/>
                <w:rtl/>
              </w:rPr>
              <w:t>ی</w:t>
            </w:r>
            <w:r w:rsidRPr="004A61A5">
              <w:rPr>
                <w:rFonts w:eastAsiaTheme="majorEastAsia"/>
                <w:szCs w:val="26"/>
                <w:rtl/>
              </w:rPr>
              <w:t>ول</w:t>
            </w:r>
            <w:r w:rsidRPr="004A61A5">
              <w:rPr>
                <w:rFonts w:eastAsiaTheme="majorEastAsia" w:hint="eastAsia"/>
                <w:szCs w:val="26"/>
                <w:rtl/>
              </w:rPr>
              <w:t>وژ</w:t>
            </w:r>
            <w:r w:rsidRPr="004A61A5">
              <w:rPr>
                <w:rFonts w:eastAsiaTheme="majorEastAsia" w:hint="cs"/>
                <w:szCs w:val="26"/>
                <w:rtl/>
              </w:rPr>
              <w:t>ی</w:t>
            </w:r>
            <w:r w:rsidRPr="004A61A5">
              <w:rPr>
                <w:rFonts w:eastAsiaTheme="majorEastAsia" w:hint="eastAsia"/>
                <w:szCs w:val="26"/>
                <w:rtl/>
              </w:rPr>
              <w:t>ک</w:t>
            </w:r>
            <w:r w:rsidRPr="004A61A5">
              <w:rPr>
                <w:rFonts w:eastAsiaTheme="majorEastAsia" w:hint="cs"/>
                <w:szCs w:val="26"/>
                <w:rtl/>
              </w:rPr>
              <w:t>ی</w:t>
            </w:r>
            <w:r w:rsidRPr="004A61A5">
              <w:rPr>
                <w:rFonts w:eastAsiaTheme="majorEastAsia"/>
                <w:szCs w:val="26"/>
                <w:rtl/>
              </w:rPr>
              <w:t xml:space="preserve"> است که توسط </w:t>
            </w:r>
            <w:r w:rsidR="00541DBB" w:rsidRPr="004A61A5">
              <w:rPr>
                <w:rFonts w:eastAsiaTheme="majorEastAsia" w:hint="cs"/>
                <w:szCs w:val="26"/>
                <w:rtl/>
              </w:rPr>
              <w:t xml:space="preserve">شرکت </w:t>
            </w:r>
            <w:r w:rsidRPr="004A61A5">
              <w:rPr>
                <w:rFonts w:eastAsiaTheme="majorEastAsia"/>
                <w:szCs w:val="22"/>
              </w:rPr>
              <w:t>Numenta</w:t>
            </w:r>
            <w:r w:rsidRPr="004A61A5">
              <w:rPr>
                <w:rFonts w:eastAsiaTheme="majorEastAsia"/>
                <w:szCs w:val="26"/>
                <w:rtl/>
              </w:rPr>
              <w:t xml:space="preserve"> توسعه </w:t>
            </w:r>
            <w:r w:rsidRPr="004A61A5">
              <w:rPr>
                <w:rFonts w:eastAsiaTheme="majorEastAsia" w:hint="cs"/>
                <w:szCs w:val="26"/>
                <w:rtl/>
              </w:rPr>
              <w:t>ی</w:t>
            </w:r>
            <w:r w:rsidRPr="004A61A5">
              <w:rPr>
                <w:rFonts w:eastAsiaTheme="majorEastAsia" w:hint="eastAsia"/>
                <w:szCs w:val="26"/>
                <w:rtl/>
              </w:rPr>
              <w:t>افته</w:t>
            </w:r>
            <w:r w:rsidRPr="004A61A5">
              <w:rPr>
                <w:rFonts w:eastAsiaTheme="majorEastAsia"/>
                <w:szCs w:val="26"/>
                <w:rtl/>
              </w:rPr>
              <w:t xml:space="preserve"> است. در </w:t>
            </w:r>
            <w:r w:rsidR="007B2F19" w:rsidRPr="004A61A5">
              <w:rPr>
                <w:rFonts w:eastAsiaTheme="majorEastAsia" w:hint="cs"/>
                <w:szCs w:val="26"/>
                <w:rtl/>
              </w:rPr>
              <w:t xml:space="preserve">علم اعصاب </w:t>
            </w:r>
            <w:r w:rsidRPr="004A61A5">
              <w:rPr>
                <w:rFonts w:eastAsiaTheme="majorEastAsia"/>
                <w:szCs w:val="26"/>
                <w:rtl/>
              </w:rPr>
              <w:t>مغز ما مدل</w:t>
            </w:r>
            <w:r w:rsidR="00541DBB" w:rsidRPr="004A61A5">
              <w:rPr>
                <w:rFonts w:eastAsiaTheme="majorEastAsia" w:hint="cs"/>
                <w:szCs w:val="26"/>
                <w:rtl/>
              </w:rPr>
              <w:t>‌</w:t>
            </w:r>
            <w:r w:rsidRPr="004A61A5">
              <w:rPr>
                <w:rFonts w:eastAsiaTheme="majorEastAsia"/>
                <w:szCs w:val="26"/>
                <w:rtl/>
              </w:rPr>
              <w:t>ها</w:t>
            </w:r>
            <w:r w:rsidRPr="004A61A5">
              <w:rPr>
                <w:rFonts w:eastAsiaTheme="majorEastAsia" w:hint="cs"/>
                <w:szCs w:val="26"/>
                <w:rtl/>
              </w:rPr>
              <w:t>یی</w:t>
            </w:r>
            <w:r w:rsidR="00494634" w:rsidRPr="004A61A5">
              <w:rPr>
                <w:rFonts w:eastAsiaTheme="majorEastAsia"/>
                <w:szCs w:val="26"/>
                <w:rtl/>
              </w:rPr>
              <w:t xml:space="preserve"> </w:t>
            </w:r>
            <w:r w:rsidRPr="004A61A5">
              <w:rPr>
                <w:rFonts w:eastAsiaTheme="majorEastAsia"/>
                <w:szCs w:val="26"/>
                <w:rtl/>
              </w:rPr>
              <w:t>از بدن و مح</w:t>
            </w:r>
            <w:r w:rsidRPr="004A61A5">
              <w:rPr>
                <w:rFonts w:eastAsiaTheme="majorEastAsia" w:hint="cs"/>
                <w:szCs w:val="26"/>
                <w:rtl/>
              </w:rPr>
              <w:t>ی</w:t>
            </w:r>
            <w:r w:rsidRPr="004A61A5">
              <w:rPr>
                <w:rFonts w:eastAsiaTheme="majorEastAsia" w:hint="eastAsia"/>
                <w:szCs w:val="26"/>
                <w:rtl/>
              </w:rPr>
              <w:t>ط</w:t>
            </w:r>
            <w:r w:rsidRPr="004A61A5">
              <w:rPr>
                <w:rFonts w:eastAsiaTheme="majorEastAsia"/>
                <w:szCs w:val="26"/>
                <w:rtl/>
              </w:rPr>
              <w:t xml:space="preserve"> ما م</w:t>
            </w:r>
            <w:r w:rsidRPr="004A61A5">
              <w:rPr>
                <w:rFonts w:eastAsiaTheme="majorEastAsia" w:hint="cs"/>
                <w:szCs w:val="26"/>
                <w:rtl/>
              </w:rPr>
              <w:t>ی</w:t>
            </w:r>
            <w:r w:rsidR="00541DBB" w:rsidRPr="004A61A5">
              <w:rPr>
                <w:rFonts w:eastAsiaTheme="majorEastAsia" w:hint="eastAsia"/>
                <w:szCs w:val="26"/>
                <w:rtl/>
              </w:rPr>
              <w:t>‌</w:t>
            </w:r>
            <w:r w:rsidRPr="004A61A5">
              <w:rPr>
                <w:rFonts w:eastAsiaTheme="majorEastAsia" w:hint="eastAsia"/>
                <w:szCs w:val="26"/>
                <w:rtl/>
              </w:rPr>
              <w:t>سازد</w:t>
            </w:r>
            <w:sdt>
              <w:sdtPr>
                <w:rPr>
                  <w:rFonts w:eastAsiaTheme="majorEastAsia" w:hint="eastAsia"/>
                  <w:color w:val="000000"/>
                  <w:szCs w:val="26"/>
                  <w:rtl/>
                </w:rPr>
                <w:tag w:val="MENDELEY_CITATION_v3_eyJjaXRhdGlvbklEIjoiTUVOREVMRVlfQ0lUQVRJT05fNGI3NzgwNmItN2ExZC00YjQzLTkzMGEtMGM0Y2MxYTViN2FiIiwicHJvcGVydGllcyI6eyJub3RlSW5kZXgiOjB9LCJpc0VkaXRlZCI6ZmFsc2UsIm1hbnVhbE92ZXJyaWRlIjp7ImlzTWFudWFsbHlPdmVycmlkZGVuIjpmYWxzZSwiY2l0ZXByb2NUZXh0IjoiWzE4XSIsIm1hbnVhbE92ZXJyaWRlVGV4dCI6IiJ9LCJjaXRhdGlvbkl0ZW1zIjpb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X1dfQ=="/>
                <w:id w:val="-1445068528"/>
                <w:placeholder>
                  <w:docPart w:val="DefaultPlaceholder_-1854013440"/>
                </w:placeholder>
              </w:sdtPr>
              <w:sdtContent>
                <w:r w:rsidR="00A92BFD" w:rsidRPr="00A92BFD">
                  <w:rPr>
                    <w:rFonts w:eastAsiaTheme="majorEastAsia"/>
                    <w:color w:val="000000"/>
                    <w:szCs w:val="26"/>
                    <w:rtl/>
                  </w:rPr>
                  <w:t>[18]</w:t>
                </w:r>
              </w:sdtContent>
            </w:sdt>
            <w:r w:rsidR="00541DBB" w:rsidRPr="008C1CAC">
              <w:rPr>
                <w:rFonts w:eastAsiaTheme="majorEastAsia" w:hint="cs"/>
                <w:szCs w:val="26"/>
                <w:rtl/>
              </w:rPr>
              <w:t>.</w:t>
            </w:r>
            <w:r w:rsidR="00541DBB" w:rsidRPr="004A61A5">
              <w:rPr>
                <w:rFonts w:eastAsiaTheme="majorEastAsia" w:hint="cs"/>
                <w:szCs w:val="26"/>
                <w:rtl/>
              </w:rPr>
              <w:t xml:space="preserve"> </w:t>
            </w:r>
            <w:r w:rsidRPr="004A61A5">
              <w:rPr>
                <w:rFonts w:eastAsiaTheme="majorEastAsia" w:hint="cs"/>
                <w:szCs w:val="26"/>
                <w:rtl/>
              </w:rPr>
              <w:t>ی</w:t>
            </w:r>
            <w:r w:rsidRPr="004A61A5">
              <w:rPr>
                <w:rFonts w:eastAsiaTheme="majorEastAsia" w:hint="eastAsia"/>
                <w:szCs w:val="26"/>
                <w:rtl/>
              </w:rPr>
              <w:t>افتن</w:t>
            </w:r>
            <w:r w:rsidRPr="004A61A5">
              <w:rPr>
                <w:rFonts w:eastAsiaTheme="majorEastAsia"/>
                <w:szCs w:val="26"/>
                <w:rtl/>
              </w:rPr>
              <w:t xml:space="preserve"> اصول محاسبات</w:t>
            </w:r>
            <w:r w:rsidRPr="004A61A5">
              <w:rPr>
                <w:rFonts w:eastAsiaTheme="majorEastAsia" w:hint="cs"/>
                <w:szCs w:val="26"/>
                <w:rtl/>
              </w:rPr>
              <w:t>ی</w:t>
            </w:r>
            <w:r w:rsidR="00494634" w:rsidRPr="004A61A5">
              <w:rPr>
                <w:rFonts w:eastAsiaTheme="majorEastAsia"/>
                <w:szCs w:val="26"/>
                <w:rtl/>
              </w:rPr>
              <w:t xml:space="preserve"> </w:t>
            </w:r>
            <w:r w:rsidRPr="004A61A5">
              <w:rPr>
                <w:rFonts w:eastAsiaTheme="majorEastAsia" w:hint="cs"/>
                <w:szCs w:val="26"/>
                <w:rtl/>
              </w:rPr>
              <w:t>ی</w:t>
            </w:r>
            <w:r w:rsidRPr="004A61A5">
              <w:rPr>
                <w:rFonts w:eastAsiaTheme="majorEastAsia" w:hint="eastAsia"/>
                <w:szCs w:val="26"/>
                <w:rtl/>
              </w:rPr>
              <w:t>کپارچه</w:t>
            </w:r>
            <w:r w:rsidRPr="004A61A5">
              <w:rPr>
                <w:rFonts w:eastAsiaTheme="majorEastAsia"/>
                <w:szCs w:val="26"/>
                <w:rtl/>
              </w:rPr>
              <w:t xml:space="preserve"> بر</w:t>
            </w:r>
            <w:r w:rsidR="006E5E82">
              <w:rPr>
                <w:rFonts w:eastAsiaTheme="majorEastAsia" w:hint="cs"/>
                <w:szCs w:val="26"/>
                <w:rtl/>
              </w:rPr>
              <w:t xml:space="preserve"> </w:t>
            </w:r>
            <w:r w:rsidRPr="004A61A5">
              <w:rPr>
                <w:rFonts w:eastAsiaTheme="majorEastAsia"/>
                <w:szCs w:val="26"/>
                <w:rtl/>
              </w:rPr>
              <w:t>اساس</w:t>
            </w:r>
            <w:r w:rsidRPr="004A61A5">
              <w:rPr>
                <w:rFonts w:eastAsiaTheme="majorEastAsia" w:cstheme="majorBidi"/>
                <w:szCs w:val="22"/>
                <w:rtl/>
              </w:rPr>
              <w:t xml:space="preserve"> </w:t>
            </w:r>
            <w:r w:rsidRPr="004A61A5">
              <w:rPr>
                <w:rFonts w:eastAsiaTheme="majorEastAsia" w:cstheme="majorBidi"/>
                <w:szCs w:val="22"/>
              </w:rPr>
              <w:t>neo</w:t>
            </w:r>
            <w:r w:rsidR="007E283F">
              <w:rPr>
                <w:rFonts w:eastAsiaTheme="majorEastAsia" w:cstheme="majorBidi"/>
                <w:szCs w:val="22"/>
              </w:rPr>
              <w:t>-cortex</w:t>
            </w:r>
            <w:r w:rsidRPr="004A61A5">
              <w:rPr>
                <w:rFonts w:eastAsiaTheme="majorEastAsia" w:cstheme="majorBidi"/>
                <w:szCs w:val="22"/>
                <w:rtl/>
              </w:rPr>
              <w:t xml:space="preserve"> </w:t>
            </w:r>
            <w:r w:rsidRPr="004A61A5">
              <w:rPr>
                <w:rFonts w:eastAsiaTheme="majorEastAsia"/>
                <w:szCs w:val="26"/>
                <w:rtl/>
              </w:rPr>
              <w:t>مطمئنا امکان</w:t>
            </w:r>
            <w:r w:rsidR="00494634" w:rsidRPr="004A61A5">
              <w:rPr>
                <w:rFonts w:eastAsiaTheme="majorEastAsia"/>
                <w:szCs w:val="26"/>
                <w:rtl/>
              </w:rPr>
              <w:t xml:space="preserve"> </w:t>
            </w:r>
            <w:r w:rsidRPr="004A61A5">
              <w:rPr>
                <w:rFonts w:eastAsiaTheme="majorEastAsia"/>
                <w:szCs w:val="26"/>
                <w:rtl/>
              </w:rPr>
              <w:t>پ</w:t>
            </w:r>
            <w:r w:rsidRPr="004A61A5">
              <w:rPr>
                <w:rFonts w:eastAsiaTheme="majorEastAsia" w:hint="cs"/>
                <w:szCs w:val="26"/>
                <w:rtl/>
              </w:rPr>
              <w:t>ی</w:t>
            </w:r>
            <w:r w:rsidRPr="004A61A5">
              <w:rPr>
                <w:rFonts w:eastAsiaTheme="majorEastAsia" w:hint="eastAsia"/>
                <w:szCs w:val="26"/>
                <w:rtl/>
              </w:rPr>
              <w:t>شرفت</w:t>
            </w:r>
            <w:r w:rsidR="007B2F19" w:rsidRPr="004A61A5">
              <w:rPr>
                <w:rFonts w:eastAsiaTheme="majorEastAsia" w:hint="eastAsia"/>
                <w:szCs w:val="26"/>
              </w:rPr>
              <w:t>‌</w:t>
            </w:r>
            <w:r w:rsidRPr="004A61A5">
              <w:rPr>
                <w:rFonts w:eastAsiaTheme="majorEastAsia" w:hint="eastAsia"/>
                <w:szCs w:val="26"/>
                <w:rtl/>
              </w:rPr>
              <w:t>ها</w:t>
            </w:r>
            <w:r w:rsidRPr="004A61A5">
              <w:rPr>
                <w:rFonts w:eastAsiaTheme="majorEastAsia" w:hint="cs"/>
                <w:szCs w:val="26"/>
                <w:rtl/>
              </w:rPr>
              <w:t>یی</w:t>
            </w:r>
            <w:r w:rsidRPr="004A61A5">
              <w:rPr>
                <w:rFonts w:eastAsiaTheme="majorEastAsia"/>
                <w:szCs w:val="26"/>
                <w:rtl/>
              </w:rPr>
              <w:t xml:space="preserve"> را در محاسبات توز</w:t>
            </w:r>
            <w:r w:rsidRPr="004A61A5">
              <w:rPr>
                <w:rFonts w:eastAsiaTheme="majorEastAsia" w:hint="cs"/>
                <w:szCs w:val="26"/>
                <w:rtl/>
              </w:rPr>
              <w:t>ی</w:t>
            </w:r>
            <w:r w:rsidRPr="004A61A5">
              <w:rPr>
                <w:rFonts w:eastAsiaTheme="majorEastAsia" w:hint="eastAsia"/>
                <w:szCs w:val="26"/>
                <w:rtl/>
              </w:rPr>
              <w:t>ع</w:t>
            </w:r>
            <w:r w:rsidR="007B2F19" w:rsidRPr="004A61A5">
              <w:rPr>
                <w:rFonts w:eastAsiaTheme="majorEastAsia" w:hint="eastAsia"/>
                <w:szCs w:val="26"/>
              </w:rPr>
              <w:t>‌</w:t>
            </w:r>
            <w:r w:rsidRPr="004A61A5">
              <w:rPr>
                <w:rFonts w:eastAsiaTheme="majorEastAsia" w:hint="eastAsia"/>
                <w:szCs w:val="26"/>
                <w:rtl/>
              </w:rPr>
              <w:t>شده</w:t>
            </w:r>
            <w:r w:rsidRPr="004A61A5">
              <w:rPr>
                <w:rFonts w:eastAsiaTheme="majorEastAsia"/>
                <w:szCs w:val="26"/>
                <w:rtl/>
              </w:rPr>
              <w:t>، هوش مصنوع</w:t>
            </w:r>
            <w:r w:rsidRPr="004A61A5">
              <w:rPr>
                <w:rFonts w:eastAsiaTheme="majorEastAsia" w:hint="cs"/>
                <w:szCs w:val="26"/>
                <w:rtl/>
              </w:rPr>
              <w:t>ی</w:t>
            </w:r>
            <w:r w:rsidRPr="004A61A5">
              <w:rPr>
                <w:rFonts w:eastAsiaTheme="majorEastAsia"/>
                <w:szCs w:val="26"/>
                <w:rtl/>
              </w:rPr>
              <w:t xml:space="preserve"> و درک ما از مغز فراهم م</w:t>
            </w:r>
            <w:r w:rsidRPr="004A61A5">
              <w:rPr>
                <w:rFonts w:eastAsiaTheme="majorEastAsia" w:hint="cs"/>
                <w:szCs w:val="26"/>
                <w:rtl/>
              </w:rPr>
              <w:t>ی</w:t>
            </w:r>
            <w:r w:rsidR="007B2F19" w:rsidRPr="004A61A5">
              <w:rPr>
                <w:rFonts w:eastAsiaTheme="majorEastAsia" w:hint="eastAsia"/>
                <w:szCs w:val="26"/>
                <w:rtl/>
              </w:rPr>
              <w:t>‌</w:t>
            </w:r>
            <w:r w:rsidRPr="004A61A5">
              <w:rPr>
                <w:rFonts w:eastAsiaTheme="majorEastAsia" w:hint="eastAsia"/>
                <w:szCs w:val="26"/>
                <w:rtl/>
              </w:rPr>
              <w:t>کند</w:t>
            </w:r>
            <w:sdt>
              <w:sdtPr>
                <w:rPr>
                  <w:rFonts w:eastAsiaTheme="majorEastAsia" w:hint="eastAsia"/>
                  <w:color w:val="000000"/>
                  <w:szCs w:val="26"/>
                  <w:rtl/>
                </w:rPr>
                <w:tag w:val="MENDELEY_CITATION_v3_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"/>
                <w:id w:val="1435481595"/>
                <w:placeholder>
                  <w:docPart w:val="DefaultPlaceholder_-1854013440"/>
                </w:placeholder>
              </w:sdtPr>
              <w:sdtContent>
                <w:r w:rsidR="00A92BFD" w:rsidRPr="00A92BFD">
                  <w:rPr>
                    <w:rFonts w:eastAsiaTheme="majorEastAsia"/>
                    <w:color w:val="000000"/>
                    <w:szCs w:val="26"/>
                    <w:rtl/>
                  </w:rPr>
                  <w:t>[35]</w:t>
                </w:r>
              </w:sdtContent>
            </w:sdt>
            <w:r w:rsidR="007B2F19" w:rsidRPr="004A61A5">
              <w:rPr>
                <w:rFonts w:eastAsiaTheme="majorEastAsia" w:hint="cs"/>
                <w:szCs w:val="26"/>
                <w:rtl/>
              </w:rPr>
              <w:t>.</w:t>
            </w:r>
          </w:p>
          <w:p w14:paraId="6AF1772B" w14:textId="264F9BA8" w:rsidR="000F08F7" w:rsidRDefault="0057710A" w:rsidP="00C311DD">
            <w:pPr>
              <w:rPr>
                <w:rFonts w:eastAsiaTheme="majorEastAsia"/>
                <w:szCs w:val="26"/>
                <w:rtl/>
              </w:rPr>
            </w:pPr>
            <w:r w:rsidRPr="004A61A5">
              <w:rPr>
                <w:rFonts w:eastAsiaTheme="majorEastAsia"/>
                <w:szCs w:val="26"/>
                <w:rtl/>
              </w:rPr>
              <w:t xml:space="preserve">با توجه به عدم </w:t>
            </w:r>
            <w:r w:rsidRPr="004A61A5">
              <w:rPr>
                <w:rFonts w:eastAsiaTheme="majorEastAsia" w:hint="cs"/>
                <w:szCs w:val="26"/>
                <w:rtl/>
              </w:rPr>
              <w:t>ی</w:t>
            </w:r>
            <w:r w:rsidRPr="004A61A5">
              <w:rPr>
                <w:rFonts w:eastAsiaTheme="majorEastAsia" w:hint="eastAsia"/>
                <w:szCs w:val="26"/>
                <w:rtl/>
              </w:rPr>
              <w:t>کپارچگ</w:t>
            </w:r>
            <w:r w:rsidRPr="004A61A5">
              <w:rPr>
                <w:rFonts w:eastAsiaTheme="majorEastAsia" w:hint="cs"/>
                <w:szCs w:val="26"/>
                <w:rtl/>
              </w:rPr>
              <w:t>ی</w:t>
            </w:r>
            <w:r w:rsidRPr="004A61A5">
              <w:rPr>
                <w:rFonts w:eastAsiaTheme="majorEastAsia"/>
                <w:szCs w:val="26"/>
                <w:rtl/>
              </w:rPr>
              <w:t xml:space="preserve"> الگور</w:t>
            </w:r>
            <w:r w:rsidRPr="004A61A5">
              <w:rPr>
                <w:rFonts w:eastAsiaTheme="majorEastAsia" w:hint="cs"/>
                <w:szCs w:val="26"/>
                <w:rtl/>
              </w:rPr>
              <w:t>ی</w:t>
            </w:r>
            <w:r w:rsidRPr="004A61A5">
              <w:rPr>
                <w:rFonts w:eastAsiaTheme="majorEastAsia" w:hint="eastAsia"/>
                <w:szCs w:val="26"/>
                <w:rtl/>
              </w:rPr>
              <w:t>تم</w:t>
            </w:r>
            <w:r w:rsidR="00725CC5" w:rsidRPr="004A61A5">
              <w:rPr>
                <w:rFonts w:eastAsiaTheme="majorEastAsia"/>
                <w:szCs w:val="26"/>
                <w:rtl/>
              </w:rPr>
              <w:t>‌ها</w:t>
            </w:r>
            <w:r w:rsidRPr="004A61A5">
              <w:rPr>
                <w:rFonts w:eastAsiaTheme="majorEastAsia"/>
                <w:szCs w:val="26"/>
                <w:rtl/>
              </w:rPr>
              <w:t xml:space="preserve"> در مح</w:t>
            </w:r>
            <w:r w:rsidRPr="004A61A5">
              <w:rPr>
                <w:rFonts w:eastAsiaTheme="majorEastAsia" w:hint="cs"/>
                <w:szCs w:val="26"/>
                <w:rtl/>
              </w:rPr>
              <w:t>ی</w:t>
            </w:r>
            <w:r w:rsidRPr="004A61A5">
              <w:rPr>
                <w:rFonts w:eastAsiaTheme="majorEastAsia" w:hint="eastAsia"/>
                <w:szCs w:val="26"/>
                <w:rtl/>
              </w:rPr>
              <w:t>ط</w:t>
            </w:r>
            <w:r w:rsidR="007B2F19" w:rsidRPr="004A61A5">
              <w:rPr>
                <w:rFonts w:eastAsiaTheme="majorEastAsia" w:hint="eastAsia"/>
                <w:szCs w:val="26"/>
              </w:rPr>
              <w:t>‌</w:t>
            </w:r>
            <w:r w:rsidRPr="004A61A5">
              <w:rPr>
                <w:rFonts w:eastAsiaTheme="majorEastAsia" w:hint="eastAsia"/>
                <w:szCs w:val="26"/>
                <w:rtl/>
              </w:rPr>
              <w:t>ها</w:t>
            </w:r>
            <w:r w:rsidRPr="004A61A5">
              <w:rPr>
                <w:rFonts w:eastAsiaTheme="majorEastAsia" w:hint="cs"/>
                <w:szCs w:val="26"/>
                <w:rtl/>
              </w:rPr>
              <w:t>ی</w:t>
            </w:r>
            <w:r w:rsidRPr="004A61A5">
              <w:rPr>
                <w:rFonts w:eastAsiaTheme="majorEastAsia"/>
                <w:szCs w:val="26"/>
                <w:rtl/>
              </w:rPr>
              <w:t xml:space="preserve"> چند رسانه</w:t>
            </w:r>
            <w:r w:rsidR="007B2F19" w:rsidRPr="004A61A5">
              <w:rPr>
                <w:rFonts w:eastAsiaTheme="majorEastAsia" w:hint="cs"/>
                <w:szCs w:val="26"/>
                <w:rtl/>
              </w:rPr>
              <w:t>‌</w:t>
            </w:r>
            <w:r w:rsidRPr="004A61A5">
              <w:rPr>
                <w:rFonts w:eastAsiaTheme="majorEastAsia"/>
                <w:szCs w:val="26"/>
                <w:rtl/>
              </w:rPr>
              <w:t>ا</w:t>
            </w:r>
            <w:r w:rsidRPr="004A61A5">
              <w:rPr>
                <w:rFonts w:eastAsiaTheme="majorEastAsia" w:hint="cs"/>
                <w:szCs w:val="26"/>
                <w:rtl/>
              </w:rPr>
              <w:t>ی</w:t>
            </w:r>
            <w:r w:rsidRPr="004A61A5">
              <w:rPr>
                <w:rFonts w:eastAsiaTheme="majorEastAsia" w:hint="eastAsia"/>
                <w:szCs w:val="26"/>
                <w:rtl/>
              </w:rPr>
              <w:t>،</w:t>
            </w:r>
            <w:r w:rsidRPr="004A61A5">
              <w:rPr>
                <w:rFonts w:eastAsiaTheme="majorEastAsia"/>
                <w:szCs w:val="26"/>
                <w:rtl/>
              </w:rPr>
              <w:t xml:space="preserve"> ن</w:t>
            </w:r>
            <w:r w:rsidRPr="004A61A5">
              <w:rPr>
                <w:rFonts w:eastAsiaTheme="majorEastAsia" w:hint="cs"/>
                <w:szCs w:val="26"/>
                <w:rtl/>
              </w:rPr>
              <w:t>ی</w:t>
            </w:r>
            <w:r w:rsidRPr="004A61A5">
              <w:rPr>
                <w:rFonts w:eastAsiaTheme="majorEastAsia" w:hint="eastAsia"/>
                <w:szCs w:val="26"/>
                <w:rtl/>
              </w:rPr>
              <w:t>ازمند</w:t>
            </w:r>
            <w:r w:rsidRPr="004A61A5">
              <w:rPr>
                <w:rFonts w:eastAsiaTheme="majorEastAsia"/>
                <w:szCs w:val="26"/>
                <w:rtl/>
              </w:rPr>
              <w:t xml:space="preserve"> س</w:t>
            </w:r>
            <w:r w:rsidR="00602552">
              <w:rPr>
                <w:rFonts w:eastAsiaTheme="majorEastAsia" w:hint="cs"/>
                <w:szCs w:val="26"/>
                <w:rtl/>
              </w:rPr>
              <w:t>امانه</w:t>
            </w:r>
            <w:r w:rsidR="00602552">
              <w:rPr>
                <w:rFonts w:eastAsiaTheme="majorEastAsia" w:hint="eastAsia"/>
                <w:szCs w:val="26"/>
                <w:rtl/>
              </w:rPr>
              <w:t>‌</w:t>
            </w:r>
            <w:r w:rsidR="00602552">
              <w:rPr>
                <w:rFonts w:eastAsiaTheme="majorEastAsia" w:hint="cs"/>
                <w:szCs w:val="26"/>
                <w:rtl/>
              </w:rPr>
              <w:t>ا</w:t>
            </w:r>
            <w:r w:rsidRPr="004A61A5">
              <w:rPr>
                <w:rFonts w:eastAsiaTheme="majorEastAsia" w:hint="cs"/>
                <w:szCs w:val="26"/>
                <w:rtl/>
              </w:rPr>
              <w:t>ی</w:t>
            </w:r>
            <w:r w:rsidRPr="004A61A5">
              <w:rPr>
                <w:rFonts w:eastAsiaTheme="majorEastAsia"/>
                <w:szCs w:val="26"/>
                <w:rtl/>
              </w:rPr>
              <w:t xml:space="preserve"> هست</w:t>
            </w:r>
            <w:r w:rsidRPr="004A61A5">
              <w:rPr>
                <w:rFonts w:eastAsiaTheme="majorEastAsia" w:hint="cs"/>
                <w:szCs w:val="26"/>
                <w:rtl/>
              </w:rPr>
              <w:t>ی</w:t>
            </w:r>
            <w:r w:rsidRPr="004A61A5">
              <w:rPr>
                <w:rFonts w:eastAsiaTheme="majorEastAsia" w:hint="eastAsia"/>
                <w:szCs w:val="26"/>
                <w:rtl/>
              </w:rPr>
              <w:t>م</w:t>
            </w:r>
            <w:r w:rsidRPr="004A61A5">
              <w:rPr>
                <w:rFonts w:eastAsiaTheme="majorEastAsia"/>
                <w:szCs w:val="26"/>
                <w:rtl/>
              </w:rPr>
              <w:t xml:space="preserve"> که مشابه با مغز انسان از ترک</w:t>
            </w:r>
            <w:r w:rsidRPr="004A61A5">
              <w:rPr>
                <w:rFonts w:eastAsiaTheme="majorEastAsia" w:hint="cs"/>
                <w:szCs w:val="26"/>
                <w:rtl/>
              </w:rPr>
              <w:t>ی</w:t>
            </w:r>
            <w:r w:rsidRPr="004A61A5">
              <w:rPr>
                <w:rFonts w:eastAsiaTheme="majorEastAsia" w:hint="eastAsia"/>
                <w:szCs w:val="26"/>
                <w:rtl/>
              </w:rPr>
              <w:t>ب</w:t>
            </w:r>
            <w:r w:rsidRPr="004A61A5">
              <w:rPr>
                <w:rFonts w:eastAsiaTheme="majorEastAsia"/>
                <w:szCs w:val="26"/>
                <w:rtl/>
              </w:rPr>
              <w:t xml:space="preserve"> داده</w:t>
            </w:r>
            <w:r w:rsidR="00725CC5" w:rsidRPr="004A61A5">
              <w:rPr>
                <w:rFonts w:eastAsiaTheme="majorEastAsia"/>
                <w:szCs w:val="26"/>
                <w:rtl/>
              </w:rPr>
              <w:t>‌ها</w:t>
            </w:r>
            <w:r w:rsidRPr="004A61A5">
              <w:rPr>
                <w:rFonts w:eastAsiaTheme="majorEastAsia" w:hint="cs"/>
                <w:szCs w:val="26"/>
                <w:rtl/>
              </w:rPr>
              <w:t>ی</w:t>
            </w:r>
            <w:r w:rsidRPr="004A61A5">
              <w:rPr>
                <w:rFonts w:eastAsiaTheme="majorEastAsia"/>
                <w:szCs w:val="26"/>
                <w:rtl/>
              </w:rPr>
              <w:t xml:space="preserve"> تصو</w:t>
            </w:r>
            <w:r w:rsidRPr="004A61A5">
              <w:rPr>
                <w:rFonts w:eastAsiaTheme="majorEastAsia" w:hint="cs"/>
                <w:szCs w:val="26"/>
                <w:rtl/>
              </w:rPr>
              <w:t>ی</w:t>
            </w:r>
            <w:r w:rsidRPr="004A61A5">
              <w:rPr>
                <w:rFonts w:eastAsiaTheme="majorEastAsia" w:hint="eastAsia"/>
                <w:szCs w:val="26"/>
                <w:rtl/>
              </w:rPr>
              <w:t>ر</w:t>
            </w:r>
            <w:r w:rsidRPr="004A61A5">
              <w:rPr>
                <w:rFonts w:eastAsiaTheme="majorEastAsia" w:hint="cs"/>
                <w:szCs w:val="26"/>
                <w:rtl/>
              </w:rPr>
              <w:t>ی</w:t>
            </w:r>
            <w:r w:rsidRPr="004A61A5">
              <w:rPr>
                <w:rFonts w:eastAsiaTheme="majorEastAsia" w:hint="eastAsia"/>
                <w:szCs w:val="26"/>
                <w:rtl/>
              </w:rPr>
              <w:t>،</w:t>
            </w:r>
            <w:r w:rsidRPr="004A61A5">
              <w:rPr>
                <w:rFonts w:eastAsiaTheme="majorEastAsia"/>
                <w:szCs w:val="26"/>
                <w:rtl/>
              </w:rPr>
              <w:t xml:space="preserve"> صوت</w:t>
            </w:r>
            <w:r w:rsidRPr="004A61A5">
              <w:rPr>
                <w:rFonts w:eastAsiaTheme="majorEastAsia" w:hint="cs"/>
                <w:szCs w:val="26"/>
                <w:rtl/>
              </w:rPr>
              <w:t>ی</w:t>
            </w:r>
            <w:r w:rsidRPr="004A61A5">
              <w:rPr>
                <w:rFonts w:eastAsiaTheme="majorEastAsia"/>
                <w:szCs w:val="26"/>
                <w:rtl/>
              </w:rPr>
              <w:t xml:space="preserve"> و متن</w:t>
            </w:r>
            <w:r w:rsidRPr="004A61A5">
              <w:rPr>
                <w:rFonts w:eastAsiaTheme="majorEastAsia" w:hint="cs"/>
                <w:szCs w:val="26"/>
                <w:rtl/>
              </w:rPr>
              <w:t>ی</w:t>
            </w:r>
            <w:r w:rsidRPr="004A61A5">
              <w:rPr>
                <w:rFonts w:eastAsiaTheme="majorEastAsia"/>
                <w:szCs w:val="26"/>
                <w:rtl/>
              </w:rPr>
              <w:t xml:space="preserve"> بتواند پاسخ سوالات را بدهد و وابسته به </w:t>
            </w:r>
            <w:r w:rsidRPr="004A61A5">
              <w:rPr>
                <w:rFonts w:eastAsiaTheme="majorEastAsia" w:hint="cs"/>
                <w:szCs w:val="26"/>
                <w:rtl/>
              </w:rPr>
              <w:t>ی</w:t>
            </w:r>
            <w:r w:rsidRPr="004A61A5">
              <w:rPr>
                <w:rFonts w:eastAsiaTheme="majorEastAsia" w:hint="eastAsia"/>
                <w:szCs w:val="26"/>
                <w:rtl/>
              </w:rPr>
              <w:t>ک</w:t>
            </w:r>
            <w:r w:rsidRPr="004A61A5">
              <w:rPr>
                <w:rFonts w:eastAsiaTheme="majorEastAsia"/>
                <w:szCs w:val="26"/>
                <w:rtl/>
              </w:rPr>
              <w:t xml:space="preserve"> </w:t>
            </w:r>
            <w:r w:rsidR="007B2F19" w:rsidRPr="004A61A5">
              <w:rPr>
                <w:rFonts w:eastAsiaTheme="majorEastAsia" w:hint="cs"/>
                <w:szCs w:val="26"/>
                <w:rtl/>
              </w:rPr>
              <w:t>نوع داده</w:t>
            </w:r>
            <w:r w:rsidRPr="004A61A5">
              <w:rPr>
                <w:rFonts w:eastAsiaTheme="majorEastAsia"/>
                <w:szCs w:val="26"/>
                <w:rtl/>
              </w:rPr>
              <w:t xml:space="preserve"> خاص م</w:t>
            </w:r>
            <w:r w:rsidR="007B2F19" w:rsidRPr="004A61A5">
              <w:rPr>
                <w:rFonts w:eastAsiaTheme="majorEastAsia" w:hint="cs"/>
                <w:szCs w:val="26"/>
                <w:rtl/>
              </w:rPr>
              <w:t>ثل</w:t>
            </w:r>
            <w:r w:rsidRPr="004A61A5">
              <w:rPr>
                <w:rFonts w:eastAsiaTheme="majorEastAsia"/>
                <w:szCs w:val="26"/>
                <w:rtl/>
              </w:rPr>
              <w:t xml:space="preserve"> متن نباشد</w:t>
            </w:r>
            <w:sdt>
              <w:sdtPr>
                <w:rPr>
                  <w:rFonts w:eastAsiaTheme="majorEastAsia"/>
                  <w:color w:val="000000"/>
                  <w:szCs w:val="26"/>
                  <w:rtl/>
                </w:rPr>
                <w:tag w:val="MENDELEY_CITATION_v3_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"/>
                <w:id w:val="-1860267427"/>
                <w:placeholder>
                  <w:docPart w:val="DefaultPlaceholder_-1854013440"/>
                </w:placeholder>
              </w:sdtPr>
              <w:sdtContent>
                <w:r w:rsidR="00A92BFD" w:rsidRPr="00A92BFD">
                  <w:rPr>
                    <w:rFonts w:eastAsiaTheme="majorEastAsia"/>
                    <w:color w:val="000000"/>
                    <w:szCs w:val="26"/>
                    <w:rtl/>
                  </w:rPr>
                  <w:t>[15]</w:t>
                </w:r>
              </w:sdtContent>
            </w:sdt>
            <w:r w:rsidRPr="004A61A5">
              <w:rPr>
                <w:rFonts w:eastAsiaTheme="majorEastAsia"/>
                <w:szCs w:val="26"/>
                <w:rtl/>
              </w:rPr>
              <w:t>.</w:t>
            </w:r>
            <w:r w:rsidR="00494634" w:rsidRPr="004A61A5">
              <w:rPr>
                <w:rFonts w:eastAsiaTheme="majorEastAsia"/>
                <w:szCs w:val="26"/>
                <w:rtl/>
              </w:rPr>
              <w:t xml:space="preserve"> </w:t>
            </w:r>
            <w:r w:rsidRPr="004A61A5">
              <w:rPr>
                <w:rFonts w:eastAsiaTheme="majorEastAsia"/>
                <w:szCs w:val="26"/>
                <w:rtl/>
              </w:rPr>
              <w:t>برا</w:t>
            </w:r>
            <w:r w:rsidRPr="004A61A5">
              <w:rPr>
                <w:rFonts w:eastAsiaTheme="majorEastAsia" w:hint="cs"/>
                <w:szCs w:val="26"/>
                <w:rtl/>
              </w:rPr>
              <w:t>ی</w:t>
            </w:r>
            <w:r w:rsidRPr="004A61A5">
              <w:rPr>
                <w:rFonts w:eastAsiaTheme="majorEastAsia"/>
                <w:szCs w:val="26"/>
                <w:rtl/>
              </w:rPr>
              <w:t xml:space="preserve"> حل 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موضوع، در </w:t>
            </w:r>
            <w:r w:rsidRPr="004A61A5">
              <w:rPr>
                <w:rFonts w:eastAsiaTheme="majorEastAsia" w:hint="cs"/>
                <w:szCs w:val="26"/>
                <w:rtl/>
              </w:rPr>
              <w:t>ی</w:t>
            </w:r>
            <w:r w:rsidRPr="004A61A5">
              <w:rPr>
                <w:rFonts w:eastAsiaTheme="majorEastAsia" w:hint="eastAsia"/>
                <w:szCs w:val="26"/>
                <w:rtl/>
              </w:rPr>
              <w:t>ک</w:t>
            </w:r>
            <w:r w:rsidRPr="004A61A5">
              <w:rPr>
                <w:rFonts w:eastAsiaTheme="majorEastAsia"/>
                <w:szCs w:val="26"/>
                <w:rtl/>
              </w:rPr>
              <w:t xml:space="preserve"> دهه گذشته دانشمندان علوم اعصاب به بررس</w:t>
            </w:r>
            <w:r w:rsidRPr="004A61A5">
              <w:rPr>
                <w:rFonts w:eastAsiaTheme="majorEastAsia" w:hint="cs"/>
                <w:szCs w:val="26"/>
                <w:rtl/>
              </w:rPr>
              <w:t>ی</w:t>
            </w:r>
            <w:r w:rsidRPr="004A61A5">
              <w:rPr>
                <w:rFonts w:eastAsiaTheme="majorEastAsia"/>
                <w:szCs w:val="26"/>
                <w:rtl/>
              </w:rPr>
              <w:t xml:space="preserve"> عملکرد مغز و بررس</w:t>
            </w:r>
            <w:r w:rsidRPr="004A61A5">
              <w:rPr>
                <w:rFonts w:eastAsiaTheme="majorEastAsia" w:hint="cs"/>
                <w:szCs w:val="26"/>
                <w:rtl/>
              </w:rPr>
              <w:t>ی</w:t>
            </w:r>
            <w:r w:rsidRPr="004A61A5">
              <w:rPr>
                <w:rFonts w:eastAsiaTheme="majorEastAsia"/>
                <w:szCs w:val="26"/>
                <w:rtl/>
              </w:rPr>
              <w:t xml:space="preserve"> مس</w:t>
            </w:r>
            <w:r w:rsidR="005D6759">
              <w:rPr>
                <w:rFonts w:eastAsiaTheme="majorEastAsia" w:hint="cs"/>
                <w:szCs w:val="26"/>
                <w:rtl/>
              </w:rPr>
              <w:t>ئ</w:t>
            </w:r>
            <w:r w:rsidRPr="004A61A5">
              <w:rPr>
                <w:rFonts w:eastAsiaTheme="majorEastAsia"/>
                <w:szCs w:val="26"/>
                <w:rtl/>
              </w:rPr>
              <w:t xml:space="preserve">له شناخت </w:t>
            </w:r>
            <w:r w:rsidR="007B2F19" w:rsidRPr="004A61A5">
              <w:rPr>
                <w:rFonts w:eastAsiaTheme="majorEastAsia" w:hint="cs"/>
                <w:szCs w:val="26"/>
                <w:rtl/>
              </w:rPr>
              <w:t>پرداخته‌اند</w:t>
            </w:r>
            <w:r w:rsidRPr="004A61A5">
              <w:rPr>
                <w:rFonts w:eastAsiaTheme="majorEastAsia"/>
                <w:szCs w:val="26"/>
                <w:rtl/>
              </w:rPr>
              <w:t xml:space="preserve"> که متوجه شده</w:t>
            </w:r>
            <w:r w:rsidR="007B2F19" w:rsidRPr="004A61A5">
              <w:rPr>
                <w:rFonts w:eastAsiaTheme="majorEastAsia" w:hint="cs"/>
                <w:szCs w:val="26"/>
                <w:rtl/>
              </w:rPr>
              <w:t>‌</w:t>
            </w:r>
            <w:r w:rsidRPr="004A61A5">
              <w:rPr>
                <w:rFonts w:eastAsiaTheme="majorEastAsia"/>
                <w:szCs w:val="26"/>
                <w:rtl/>
              </w:rPr>
              <w:t>اند</w:t>
            </w:r>
            <w:r w:rsidR="007B2F19" w:rsidRPr="004A61A5">
              <w:rPr>
                <w:rFonts w:eastAsiaTheme="majorEastAsia" w:hint="cs"/>
                <w:szCs w:val="26"/>
                <w:rtl/>
              </w:rPr>
              <w:t xml:space="preserve"> </w:t>
            </w:r>
            <w:r w:rsidRPr="004A61A5">
              <w:rPr>
                <w:rFonts w:eastAsiaTheme="majorEastAsia"/>
                <w:szCs w:val="26"/>
                <w:rtl/>
              </w:rPr>
              <w:t>مغز انسان به</w:t>
            </w:r>
            <w:r w:rsidR="000F08F7">
              <w:rPr>
                <w:rFonts w:eastAsiaTheme="majorEastAsia" w:hint="cs"/>
                <w:szCs w:val="26"/>
                <w:rtl/>
              </w:rPr>
              <w:t xml:space="preserve"> جای</w:t>
            </w:r>
            <w:r w:rsidRPr="004A61A5">
              <w:rPr>
                <w:rFonts w:eastAsiaTheme="majorEastAsia"/>
                <w:szCs w:val="26"/>
                <w:rtl/>
              </w:rPr>
              <w:t xml:space="preserve"> ا</w:t>
            </w:r>
            <w:r w:rsidRPr="004A61A5">
              <w:rPr>
                <w:rFonts w:eastAsiaTheme="majorEastAsia" w:hint="cs"/>
                <w:szCs w:val="26"/>
                <w:rtl/>
              </w:rPr>
              <w:t>ی</w:t>
            </w:r>
            <w:r w:rsidRPr="004A61A5">
              <w:rPr>
                <w:rFonts w:eastAsiaTheme="majorEastAsia" w:hint="eastAsia"/>
                <w:szCs w:val="26"/>
                <w:rtl/>
              </w:rPr>
              <w:t>نکه</w:t>
            </w:r>
            <w:r w:rsidRPr="004A61A5">
              <w:rPr>
                <w:rFonts w:eastAsiaTheme="majorEastAsia"/>
                <w:szCs w:val="26"/>
                <w:rtl/>
              </w:rPr>
              <w:t xml:space="preserve"> </w:t>
            </w:r>
            <w:r w:rsidRPr="004A61A5">
              <w:rPr>
                <w:rFonts w:eastAsiaTheme="majorEastAsia" w:hint="cs"/>
                <w:szCs w:val="26"/>
                <w:rtl/>
              </w:rPr>
              <w:t>ی</w:t>
            </w:r>
            <w:r w:rsidRPr="004A61A5">
              <w:rPr>
                <w:rFonts w:eastAsiaTheme="majorEastAsia" w:hint="eastAsia"/>
                <w:szCs w:val="26"/>
                <w:rtl/>
              </w:rPr>
              <w:t>ک</w:t>
            </w:r>
            <w:r w:rsidRPr="004A61A5">
              <w:rPr>
                <w:rFonts w:eastAsiaTheme="majorEastAsia"/>
                <w:szCs w:val="26"/>
                <w:rtl/>
              </w:rPr>
              <w:t xml:space="preserve"> موتور پردازشگر باشد </w:t>
            </w:r>
            <w:r w:rsidRPr="004A61A5">
              <w:rPr>
                <w:rFonts w:eastAsiaTheme="majorEastAsia" w:hint="cs"/>
                <w:szCs w:val="26"/>
                <w:rtl/>
              </w:rPr>
              <w:t>ی</w:t>
            </w:r>
            <w:r w:rsidRPr="004A61A5">
              <w:rPr>
                <w:rFonts w:eastAsiaTheme="majorEastAsia" w:hint="eastAsia"/>
                <w:szCs w:val="26"/>
                <w:rtl/>
              </w:rPr>
              <w:t>ک</w:t>
            </w:r>
            <w:r w:rsidRPr="004A61A5">
              <w:rPr>
                <w:rFonts w:eastAsiaTheme="majorEastAsia"/>
                <w:szCs w:val="26"/>
                <w:rtl/>
              </w:rPr>
              <w:t xml:space="preserve"> حافظه</w:t>
            </w:r>
            <w:r w:rsidR="00494634" w:rsidRPr="004A61A5">
              <w:rPr>
                <w:rFonts w:eastAsiaTheme="majorEastAsia"/>
                <w:szCs w:val="26"/>
                <w:rtl/>
              </w:rPr>
              <w:t xml:space="preserve"> </w:t>
            </w:r>
            <w:r w:rsidRPr="004A61A5">
              <w:rPr>
                <w:rFonts w:eastAsiaTheme="majorEastAsia"/>
                <w:szCs w:val="26"/>
                <w:rtl/>
              </w:rPr>
              <w:t>پ</w:t>
            </w:r>
            <w:r w:rsidRPr="004A61A5">
              <w:rPr>
                <w:rFonts w:eastAsiaTheme="majorEastAsia" w:hint="cs"/>
                <w:szCs w:val="26"/>
                <w:rtl/>
              </w:rPr>
              <w:t>ی</w:t>
            </w:r>
            <w:r w:rsidRPr="004A61A5">
              <w:rPr>
                <w:rFonts w:eastAsiaTheme="majorEastAsia" w:hint="eastAsia"/>
                <w:szCs w:val="26"/>
                <w:rtl/>
              </w:rPr>
              <w:t>ش</w:t>
            </w:r>
            <w:r w:rsidR="00C311DD" w:rsidRPr="004A61A5">
              <w:rPr>
                <w:rFonts w:eastAsiaTheme="majorEastAsia" w:hint="eastAsia"/>
                <w:szCs w:val="26"/>
              </w:rPr>
              <w:t>‌</w:t>
            </w:r>
            <w:r w:rsidRPr="004A61A5">
              <w:rPr>
                <w:rFonts w:eastAsiaTheme="majorEastAsia"/>
                <w:szCs w:val="26"/>
                <w:rtl/>
              </w:rPr>
              <w:t>ب</w:t>
            </w:r>
            <w:r w:rsidRPr="004A61A5">
              <w:rPr>
                <w:rFonts w:eastAsiaTheme="majorEastAsia" w:hint="cs"/>
                <w:szCs w:val="26"/>
                <w:rtl/>
              </w:rPr>
              <w:t>ی</w:t>
            </w:r>
            <w:r w:rsidRPr="004A61A5">
              <w:rPr>
                <w:rFonts w:eastAsiaTheme="majorEastAsia" w:hint="eastAsia"/>
                <w:szCs w:val="26"/>
                <w:rtl/>
              </w:rPr>
              <w:t>ن</w:t>
            </w:r>
            <w:r w:rsidRPr="004A61A5">
              <w:rPr>
                <w:rFonts w:eastAsiaTheme="majorEastAsia" w:hint="cs"/>
                <w:szCs w:val="26"/>
                <w:rtl/>
              </w:rPr>
              <w:t>ی</w:t>
            </w:r>
            <w:r w:rsidRPr="004A61A5">
              <w:rPr>
                <w:rFonts w:eastAsiaTheme="majorEastAsia"/>
                <w:szCs w:val="26"/>
                <w:rtl/>
              </w:rPr>
              <w:t xml:space="preserve"> کننده اس</w:t>
            </w:r>
            <w:r w:rsidR="00590F76">
              <w:rPr>
                <w:rFonts w:eastAsiaTheme="majorEastAsia" w:hint="cs"/>
                <w:szCs w:val="26"/>
                <w:rtl/>
              </w:rPr>
              <w:t>ت</w:t>
            </w:r>
            <w:sdt>
              <w:sdtPr>
                <w:rPr>
                  <w:rFonts w:eastAsiaTheme="majorEastAsia" w:hint="cs"/>
                  <w:color w:val="000000"/>
                  <w:szCs w:val="26"/>
                  <w:rtl/>
                </w:rPr>
                <w:tag w:val="MENDELEY_CITATION_v3_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"/>
                <w:id w:val="-902834857"/>
                <w:placeholder>
                  <w:docPart w:val="DefaultPlaceholder_-1854013440"/>
                </w:placeholder>
              </w:sdtPr>
              <w:sdtContent>
                <w:r w:rsidR="00A92BFD" w:rsidRPr="00A92BFD">
                  <w:rPr>
                    <w:rFonts w:eastAsiaTheme="majorEastAsia"/>
                    <w:color w:val="000000"/>
                    <w:szCs w:val="26"/>
                    <w:rtl/>
                  </w:rPr>
                  <w:t>[34]</w:t>
                </w:r>
              </w:sdtContent>
            </w:sdt>
            <w:r w:rsidR="00590F76">
              <w:rPr>
                <w:rFonts w:eastAsiaTheme="majorEastAsia" w:hint="cs"/>
                <w:szCs w:val="26"/>
                <w:rtl/>
              </w:rPr>
              <w:t>.</w:t>
            </w:r>
          </w:p>
          <w:p w14:paraId="4FFB940E" w14:textId="5D0CCCF5" w:rsidR="000F08F7" w:rsidRDefault="000F08F7" w:rsidP="00C311DD">
            <w:pPr>
              <w:rPr>
                <w:rFonts w:eastAsiaTheme="majorEastAsia"/>
                <w:szCs w:val="26"/>
                <w:rtl/>
              </w:rPr>
            </w:pPr>
            <w:r>
              <w:rPr>
                <w:rFonts w:hint="cs"/>
                <w:sz w:val="26"/>
                <w:szCs w:val="26"/>
                <w:rtl/>
              </w:rPr>
              <w:t xml:space="preserve">در واقع </w:t>
            </w:r>
            <w:r w:rsidRPr="007E283F">
              <w:rPr>
                <w:sz w:val="26"/>
                <w:szCs w:val="26"/>
                <w:rtl/>
              </w:rPr>
              <w:t>مبنا</w:t>
            </w:r>
            <w:r w:rsidRPr="007E283F">
              <w:rPr>
                <w:rFonts w:hint="cs"/>
                <w:sz w:val="26"/>
                <w:szCs w:val="26"/>
                <w:rtl/>
              </w:rPr>
              <w:t>ی</w:t>
            </w:r>
            <w:r w:rsidRPr="007E283F">
              <w:rPr>
                <w:sz w:val="26"/>
                <w:szCs w:val="26"/>
                <w:rtl/>
              </w:rPr>
              <w:t xml:space="preserve"> ا</w:t>
            </w:r>
            <w:r w:rsidRPr="007E283F">
              <w:rPr>
                <w:rFonts w:hint="cs"/>
                <w:sz w:val="26"/>
                <w:szCs w:val="26"/>
                <w:rtl/>
              </w:rPr>
              <w:t>ی</w:t>
            </w:r>
            <w:r w:rsidRPr="007E283F">
              <w:rPr>
                <w:rFonts w:hint="eastAsia"/>
                <w:sz w:val="26"/>
                <w:szCs w:val="26"/>
                <w:rtl/>
              </w:rPr>
              <w:t>ن</w:t>
            </w:r>
            <w:r w:rsidRPr="007E283F">
              <w:rPr>
                <w:sz w:val="26"/>
                <w:szCs w:val="26"/>
                <w:rtl/>
              </w:rPr>
              <w:t xml:space="preserve"> ا</w:t>
            </w:r>
            <w:r w:rsidRPr="007E283F">
              <w:rPr>
                <w:rFonts w:hint="cs"/>
                <w:sz w:val="26"/>
                <w:szCs w:val="26"/>
                <w:rtl/>
              </w:rPr>
              <w:t>ی</w:t>
            </w:r>
            <w:r w:rsidRPr="007E283F">
              <w:rPr>
                <w:rFonts w:hint="eastAsia"/>
                <w:sz w:val="26"/>
                <w:szCs w:val="26"/>
                <w:rtl/>
              </w:rPr>
              <w:t>ده</w:t>
            </w:r>
            <w:r>
              <w:rPr>
                <w:rFonts w:hint="eastAsia"/>
                <w:sz w:val="26"/>
                <w:szCs w:val="26"/>
                <w:rtl/>
              </w:rPr>
              <w:t>‌</w:t>
            </w:r>
            <w:r w:rsidRPr="007E283F">
              <w:rPr>
                <w:sz w:val="26"/>
                <w:szCs w:val="26"/>
                <w:rtl/>
              </w:rPr>
              <w:t>ها برا</w:t>
            </w:r>
            <w:r w:rsidRPr="007E283F">
              <w:rPr>
                <w:rFonts w:hint="cs"/>
                <w:sz w:val="26"/>
                <w:szCs w:val="26"/>
                <w:rtl/>
              </w:rPr>
              <w:t>ی</w:t>
            </w:r>
            <w:r w:rsidRPr="007E283F">
              <w:rPr>
                <w:sz w:val="26"/>
                <w:szCs w:val="26"/>
                <w:rtl/>
              </w:rPr>
              <w:t xml:space="preserve"> درک متن، روش</w:t>
            </w:r>
            <w:r>
              <w:rPr>
                <w:rFonts w:hint="cs"/>
                <w:sz w:val="26"/>
                <w:szCs w:val="26"/>
                <w:rtl/>
              </w:rPr>
              <w:t xml:space="preserve"> </w:t>
            </w:r>
            <w:r w:rsidR="000E19B5">
              <w:rPr>
                <w:rFonts w:hint="cs"/>
                <w:sz w:val="26"/>
                <w:szCs w:val="26"/>
                <w:rtl/>
              </w:rPr>
              <w:t>خوشه‌بندی</w:t>
            </w:r>
            <w:r>
              <w:rPr>
                <w:rFonts w:hint="cs"/>
                <w:sz w:val="26"/>
                <w:szCs w:val="26"/>
                <w:rtl/>
              </w:rPr>
              <w:t xml:space="preserve"> معنایی</w:t>
            </w:r>
            <w:r w:rsidRPr="007E283F">
              <w:rPr>
                <w:sz w:val="26"/>
                <w:szCs w:val="26"/>
                <w:rtl/>
              </w:rPr>
              <w:t xml:space="preserve"> است که در سال 2016 توسط ت</w:t>
            </w:r>
            <w:r w:rsidRPr="007E283F">
              <w:rPr>
                <w:rFonts w:hint="cs"/>
                <w:sz w:val="26"/>
                <w:szCs w:val="26"/>
                <w:rtl/>
              </w:rPr>
              <w:t>ی</w:t>
            </w:r>
            <w:r w:rsidRPr="007E283F">
              <w:rPr>
                <w:rFonts w:hint="eastAsia"/>
                <w:sz w:val="26"/>
                <w:szCs w:val="26"/>
                <w:rtl/>
              </w:rPr>
              <w:t>م</w:t>
            </w:r>
            <w:r w:rsidRPr="007E283F">
              <w:rPr>
                <w:sz w:val="26"/>
                <w:szCs w:val="26"/>
                <w:rtl/>
              </w:rPr>
              <w:t xml:space="preserve"> تحق</w:t>
            </w:r>
            <w:r w:rsidRPr="007E283F">
              <w:rPr>
                <w:rFonts w:hint="cs"/>
                <w:sz w:val="26"/>
                <w:szCs w:val="26"/>
                <w:rtl/>
              </w:rPr>
              <w:t>ی</w:t>
            </w:r>
            <w:r w:rsidRPr="007E283F">
              <w:rPr>
                <w:rFonts w:hint="eastAsia"/>
                <w:sz w:val="26"/>
                <w:szCs w:val="26"/>
                <w:rtl/>
              </w:rPr>
              <w:t>ق</w:t>
            </w:r>
            <w:r w:rsidRPr="007E283F">
              <w:rPr>
                <w:rFonts w:hint="eastAsia"/>
                <w:szCs w:val="26"/>
                <w:rtl/>
              </w:rPr>
              <w:t>ات</w:t>
            </w:r>
            <w:r w:rsidRPr="007E283F">
              <w:rPr>
                <w:rFonts w:hint="cs"/>
                <w:szCs w:val="26"/>
                <w:rtl/>
              </w:rPr>
              <w:t>ی</w:t>
            </w:r>
            <w:r w:rsidRPr="007E283F">
              <w:rPr>
                <w:szCs w:val="26"/>
                <w:rtl/>
              </w:rPr>
              <w:t xml:space="preserve"> </w:t>
            </w:r>
            <w:r w:rsidRPr="007E283F">
              <w:rPr>
                <w:szCs w:val="26"/>
              </w:rPr>
              <w:t>Numenta</w:t>
            </w:r>
            <w:r w:rsidRPr="007E283F">
              <w:rPr>
                <w:szCs w:val="26"/>
                <w:rtl/>
              </w:rPr>
              <w:t xml:space="preserve"> پ</w:t>
            </w:r>
            <w:r w:rsidRPr="007E283F">
              <w:rPr>
                <w:rFonts w:hint="cs"/>
                <w:szCs w:val="26"/>
                <w:rtl/>
              </w:rPr>
              <w:t>ی</w:t>
            </w:r>
            <w:r w:rsidRPr="007E283F">
              <w:rPr>
                <w:rFonts w:hint="eastAsia"/>
                <w:szCs w:val="26"/>
                <w:rtl/>
              </w:rPr>
              <w:t>شنهاد</w:t>
            </w:r>
            <w:r w:rsidRPr="007E283F">
              <w:rPr>
                <w:szCs w:val="26"/>
                <w:rtl/>
              </w:rPr>
              <w:t xml:space="preserve"> ش</w:t>
            </w:r>
            <w:r>
              <w:rPr>
                <w:rFonts w:hint="cs"/>
                <w:szCs w:val="26"/>
                <w:rtl/>
              </w:rPr>
              <w:t>د</w:t>
            </w:r>
            <w:sdt>
              <w:sdtPr>
                <w:rPr>
                  <w:rFonts w:hint="cs"/>
                  <w:color w:val="000000"/>
                  <w:szCs w:val="26"/>
                  <w:rtl/>
                </w:rPr>
                <w:tag w:val="MENDELEY_CITATION_v3_eyJjaXRhdGlvbklEIjoiTUVOREVMRVlfQ0lUQVRJT05fZDlhMjBiYjEtY2FlYi00NTYyLTliNGUtNzNmNDdiYTZiODAy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
                <w:id w:val="-1660609507"/>
                <w:placeholder>
                  <w:docPart w:val="DefaultPlaceholder_-1854013440"/>
                </w:placeholder>
              </w:sdtPr>
              <w:sdtContent>
                <w:r w:rsidR="00A92BFD" w:rsidRPr="00A92BFD">
                  <w:rPr>
                    <w:color w:val="000000"/>
                    <w:szCs w:val="26"/>
                    <w:rtl/>
                  </w:rPr>
                  <w:t>[13]</w:t>
                </w:r>
              </w:sdtContent>
            </w:sdt>
            <w:r>
              <w:rPr>
                <w:rFonts w:hint="cs"/>
                <w:szCs w:val="26"/>
                <w:rtl/>
              </w:rPr>
              <w:t xml:space="preserve">. </w:t>
            </w:r>
            <w:r w:rsidRPr="007E283F">
              <w:rPr>
                <w:rFonts w:hint="eastAsia"/>
                <w:szCs w:val="26"/>
                <w:rtl/>
              </w:rPr>
              <w:t>ا</w:t>
            </w:r>
            <w:r w:rsidRPr="007E283F">
              <w:rPr>
                <w:rFonts w:hint="cs"/>
                <w:szCs w:val="26"/>
                <w:rtl/>
              </w:rPr>
              <w:t>ی</w:t>
            </w:r>
            <w:r w:rsidRPr="007E283F">
              <w:rPr>
                <w:rFonts w:hint="eastAsia"/>
                <w:szCs w:val="26"/>
                <w:rtl/>
              </w:rPr>
              <w:t>ن</w:t>
            </w:r>
            <w:r w:rsidRPr="007E283F">
              <w:rPr>
                <w:szCs w:val="26"/>
                <w:rtl/>
              </w:rPr>
              <w:t xml:space="preserve"> شرکت تحق</w:t>
            </w:r>
            <w:r w:rsidRPr="007E283F">
              <w:rPr>
                <w:rFonts w:hint="cs"/>
                <w:szCs w:val="26"/>
                <w:rtl/>
              </w:rPr>
              <w:t>ی</w:t>
            </w:r>
            <w:r w:rsidRPr="007E283F">
              <w:rPr>
                <w:rFonts w:hint="eastAsia"/>
                <w:szCs w:val="26"/>
                <w:rtl/>
              </w:rPr>
              <w:t>قات</w:t>
            </w:r>
            <w:r w:rsidRPr="007E283F">
              <w:rPr>
                <w:rFonts w:hint="cs"/>
                <w:szCs w:val="26"/>
                <w:rtl/>
              </w:rPr>
              <w:t>ی</w:t>
            </w:r>
            <w:r w:rsidRPr="007E283F">
              <w:rPr>
                <w:szCs w:val="26"/>
                <w:rtl/>
              </w:rPr>
              <w:t xml:space="preserve"> مدل</w:t>
            </w:r>
            <w:r w:rsidRPr="007E283F">
              <w:rPr>
                <w:rFonts w:hint="cs"/>
                <w:szCs w:val="26"/>
                <w:rtl/>
              </w:rPr>
              <w:t>ی</w:t>
            </w:r>
            <w:r w:rsidRPr="007E283F">
              <w:rPr>
                <w:szCs w:val="26"/>
                <w:rtl/>
              </w:rPr>
              <w:t xml:space="preserve"> را برا</w:t>
            </w:r>
            <w:r w:rsidRPr="007E283F">
              <w:rPr>
                <w:rFonts w:hint="cs"/>
                <w:szCs w:val="26"/>
                <w:rtl/>
              </w:rPr>
              <w:t>ی</w:t>
            </w:r>
            <w:r w:rsidRPr="007E283F">
              <w:rPr>
                <w:szCs w:val="26"/>
                <w:rtl/>
              </w:rPr>
              <w:t xml:space="preserve"> شب</w:t>
            </w:r>
            <w:r w:rsidRPr="007E283F">
              <w:rPr>
                <w:rFonts w:hint="cs"/>
                <w:szCs w:val="26"/>
                <w:rtl/>
              </w:rPr>
              <w:t>ی</w:t>
            </w:r>
            <w:r w:rsidRPr="007E283F">
              <w:rPr>
                <w:rFonts w:hint="eastAsia"/>
                <w:szCs w:val="26"/>
                <w:rtl/>
              </w:rPr>
              <w:t>ه</w:t>
            </w:r>
            <w:r w:rsidRPr="007E283F">
              <w:rPr>
                <w:szCs w:val="26"/>
                <w:rtl/>
              </w:rPr>
              <w:t xml:space="preserve"> ساز</w:t>
            </w:r>
            <w:r w:rsidRPr="007E283F">
              <w:rPr>
                <w:rFonts w:hint="cs"/>
                <w:szCs w:val="26"/>
                <w:rtl/>
              </w:rPr>
              <w:t>ی</w:t>
            </w:r>
            <w:r w:rsidRPr="007E283F">
              <w:rPr>
                <w:szCs w:val="26"/>
                <w:rtl/>
              </w:rPr>
              <w:t xml:space="preserve"> مغز انسان در مح</w:t>
            </w:r>
            <w:r w:rsidRPr="007E283F">
              <w:rPr>
                <w:rFonts w:hint="cs"/>
                <w:szCs w:val="26"/>
                <w:rtl/>
              </w:rPr>
              <w:t>ی</w:t>
            </w:r>
            <w:r w:rsidRPr="007E283F">
              <w:rPr>
                <w:rFonts w:hint="eastAsia"/>
                <w:szCs w:val="26"/>
                <w:rtl/>
              </w:rPr>
              <w:t>ط</w:t>
            </w:r>
            <w:r>
              <w:rPr>
                <w:rFonts w:hint="eastAsia"/>
                <w:szCs w:val="26"/>
              </w:rPr>
              <w:t>‌</w:t>
            </w:r>
            <w:r w:rsidRPr="007E283F">
              <w:rPr>
                <w:rFonts w:hint="eastAsia"/>
                <w:szCs w:val="26"/>
                <w:rtl/>
              </w:rPr>
              <w:t>ها</w:t>
            </w:r>
            <w:r w:rsidRPr="007E283F">
              <w:rPr>
                <w:rFonts w:hint="cs"/>
                <w:szCs w:val="26"/>
                <w:rtl/>
              </w:rPr>
              <w:t>ی</w:t>
            </w:r>
            <w:r w:rsidRPr="007E283F">
              <w:rPr>
                <w:szCs w:val="26"/>
                <w:rtl/>
              </w:rPr>
              <w:t xml:space="preserve"> محاسبات</w:t>
            </w:r>
            <w:r w:rsidRPr="007E283F">
              <w:rPr>
                <w:rFonts w:hint="cs"/>
                <w:szCs w:val="26"/>
                <w:rtl/>
              </w:rPr>
              <w:t>ی</w:t>
            </w:r>
            <w:r w:rsidRPr="007E283F">
              <w:rPr>
                <w:szCs w:val="26"/>
                <w:rtl/>
              </w:rPr>
              <w:t xml:space="preserve"> پ</w:t>
            </w:r>
            <w:r w:rsidRPr="007E283F">
              <w:rPr>
                <w:rFonts w:hint="cs"/>
                <w:szCs w:val="26"/>
                <w:rtl/>
              </w:rPr>
              <w:t>ی</w:t>
            </w:r>
            <w:r w:rsidRPr="007E283F">
              <w:rPr>
                <w:rFonts w:hint="eastAsia"/>
                <w:szCs w:val="26"/>
                <w:rtl/>
              </w:rPr>
              <w:t>شنهاد</w:t>
            </w:r>
            <w:r w:rsidRPr="007E283F">
              <w:rPr>
                <w:szCs w:val="26"/>
                <w:rtl/>
              </w:rPr>
              <w:t xml:space="preserve"> داده است که به </w:t>
            </w:r>
            <w:r>
              <w:rPr>
                <w:rFonts w:hint="cs"/>
                <w:szCs w:val="26"/>
                <w:rtl/>
              </w:rPr>
              <w:t>حافظه زمانی سلسله مراتبی</w:t>
            </w:r>
            <w:r w:rsidRPr="007E283F">
              <w:rPr>
                <w:szCs w:val="26"/>
                <w:rtl/>
              </w:rPr>
              <w:t xml:space="preserve"> معروف است</w:t>
            </w:r>
            <w:sdt>
              <w:sdtPr>
                <w:rPr>
                  <w:color w:val="000000"/>
                  <w:szCs w:val="26"/>
                  <w:rtl/>
                </w:rPr>
                <w:tag w:val="MENDELEY_CITATION_v3_eyJjaXRhdGlvbklEIjoiTUVOREVMRVlfQ0lUQVRJT05fYzRkYWUxYjEtYWI2OC00NmQ0LTgyZWYtZThiYmIzZWFlZThkIiwicHJvcGVydGllcyI6eyJub3RlSW5kZXgiOjB9LCJpc0VkaXRlZCI6ZmFsc2UsIm1hbnVhbE92ZXJyaWRlIjp7ImlzTWFudWFsbHlPdmVycmlkZGVuIjpmYWxzZSwiY2l0ZXByb2NUZXh0IjoiWzE4XSIsIm1hbnVhbE92ZXJyaWRlVGV4dCI6IiJ9LCJjaXRhdGlvbkl0ZW1zIjpb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Swic3VwcHJlc3MtYXV0aG9yIjpmYWxzZSwiY29tcG9zaXRlIjpmYWxzZSwiYXV0aG9yLW9ubHkiOmZhbHNlfV19"/>
                <w:id w:val="42716399"/>
                <w:placeholder>
                  <w:docPart w:val="DefaultPlaceholder_-1854013440"/>
                </w:placeholder>
              </w:sdtPr>
              <w:sdtContent>
                <w:r w:rsidR="00A92BFD" w:rsidRPr="00A92BFD">
                  <w:rPr>
                    <w:color w:val="000000"/>
                    <w:szCs w:val="26"/>
                    <w:rtl/>
                  </w:rPr>
                  <w:t>[18]</w:t>
                </w:r>
              </w:sdtContent>
            </w:sdt>
            <w:r w:rsidRPr="007E283F">
              <w:rPr>
                <w:szCs w:val="26"/>
                <w:rtl/>
              </w:rPr>
              <w:t xml:space="preserve">. </w:t>
            </w:r>
            <w:r w:rsidRPr="007E283F">
              <w:rPr>
                <w:rFonts w:hint="eastAsia"/>
                <w:szCs w:val="26"/>
                <w:rtl/>
              </w:rPr>
              <w:t>براساس</w:t>
            </w:r>
            <w:r w:rsidRPr="007E283F">
              <w:rPr>
                <w:szCs w:val="26"/>
                <w:rtl/>
              </w:rPr>
              <w:t xml:space="preserve"> مدل محاسبات</w:t>
            </w:r>
            <w:r w:rsidRPr="007E283F">
              <w:rPr>
                <w:rFonts w:hint="cs"/>
                <w:szCs w:val="26"/>
                <w:rtl/>
              </w:rPr>
              <w:t>ی</w:t>
            </w:r>
            <w:r w:rsidRPr="007E283F">
              <w:rPr>
                <w:szCs w:val="26"/>
                <w:rtl/>
              </w:rPr>
              <w:t xml:space="preserve"> </w:t>
            </w:r>
            <w:r>
              <w:rPr>
                <w:rFonts w:hint="cs"/>
                <w:szCs w:val="26"/>
                <w:rtl/>
              </w:rPr>
              <w:t>حافظه زمانی سلسله مراتبی</w:t>
            </w:r>
            <w:r w:rsidRPr="007E283F">
              <w:rPr>
                <w:szCs w:val="26"/>
                <w:rtl/>
              </w:rPr>
              <w:t xml:space="preserve"> که برگرفته از عملکرد نورون</w:t>
            </w:r>
            <w:r>
              <w:rPr>
                <w:szCs w:val="26"/>
              </w:rPr>
              <w:t>‌</w:t>
            </w:r>
            <w:r w:rsidRPr="007E283F">
              <w:rPr>
                <w:szCs w:val="26"/>
                <w:rtl/>
              </w:rPr>
              <w:t>ها</w:t>
            </w:r>
            <w:r w:rsidRPr="007E283F">
              <w:rPr>
                <w:rFonts w:hint="cs"/>
                <w:szCs w:val="26"/>
                <w:rtl/>
              </w:rPr>
              <w:t>ی</w:t>
            </w:r>
            <w:r w:rsidRPr="007E283F">
              <w:rPr>
                <w:szCs w:val="26"/>
                <w:rtl/>
              </w:rPr>
              <w:t xml:space="preserve"> عصب</w:t>
            </w:r>
            <w:r w:rsidRPr="007E283F">
              <w:rPr>
                <w:rFonts w:hint="cs"/>
                <w:szCs w:val="26"/>
                <w:rtl/>
              </w:rPr>
              <w:t>ی</w:t>
            </w:r>
            <w:r w:rsidRPr="007E283F">
              <w:rPr>
                <w:szCs w:val="26"/>
                <w:rtl/>
              </w:rPr>
              <w:t xml:space="preserve"> پستانداران است، مدل</w:t>
            </w:r>
            <w:r w:rsidRPr="007E283F">
              <w:rPr>
                <w:rFonts w:hint="cs"/>
                <w:szCs w:val="26"/>
                <w:rtl/>
              </w:rPr>
              <w:t>ی</w:t>
            </w:r>
            <w:r w:rsidRPr="007E283F">
              <w:rPr>
                <w:szCs w:val="26"/>
                <w:rtl/>
              </w:rPr>
              <w:t xml:space="preserve"> برا</w:t>
            </w:r>
            <w:r w:rsidRPr="007E283F">
              <w:rPr>
                <w:rFonts w:hint="cs"/>
                <w:szCs w:val="26"/>
                <w:rtl/>
              </w:rPr>
              <w:t>ی</w:t>
            </w:r>
            <w:r w:rsidRPr="007E283F">
              <w:rPr>
                <w:szCs w:val="26"/>
                <w:rtl/>
              </w:rPr>
              <w:t xml:space="preserve"> پردازش متن به نام </w:t>
            </w:r>
            <w:r w:rsidR="000E19B5">
              <w:rPr>
                <w:rFonts w:hint="cs"/>
                <w:szCs w:val="26"/>
                <w:rtl/>
              </w:rPr>
              <w:t>خوشه‌بندی</w:t>
            </w:r>
            <w:r>
              <w:rPr>
                <w:rFonts w:hint="cs"/>
                <w:szCs w:val="26"/>
                <w:rtl/>
              </w:rPr>
              <w:t xml:space="preserve"> معنایی</w:t>
            </w:r>
            <w:r w:rsidRPr="007E283F">
              <w:rPr>
                <w:szCs w:val="26"/>
                <w:rtl/>
              </w:rPr>
              <w:t xml:space="preserve"> پ</w:t>
            </w:r>
            <w:r w:rsidRPr="007E283F">
              <w:rPr>
                <w:rFonts w:hint="cs"/>
                <w:szCs w:val="26"/>
                <w:rtl/>
              </w:rPr>
              <w:t>ی</w:t>
            </w:r>
            <w:r w:rsidRPr="007E283F">
              <w:rPr>
                <w:rFonts w:hint="eastAsia"/>
                <w:szCs w:val="26"/>
                <w:rtl/>
              </w:rPr>
              <w:t>شنهاد</w:t>
            </w:r>
            <w:r w:rsidRPr="007E283F">
              <w:rPr>
                <w:szCs w:val="26"/>
                <w:rtl/>
              </w:rPr>
              <w:t xml:space="preserve"> شده که سع</w:t>
            </w:r>
            <w:r w:rsidRPr="007E283F">
              <w:rPr>
                <w:rFonts w:hint="cs"/>
                <w:szCs w:val="26"/>
                <w:rtl/>
              </w:rPr>
              <w:t>ی</w:t>
            </w:r>
            <w:r w:rsidRPr="007E283F">
              <w:rPr>
                <w:szCs w:val="26"/>
                <w:rtl/>
              </w:rPr>
              <w:t xml:space="preserve"> در مدل</w:t>
            </w:r>
            <w:r w:rsidR="005D6759">
              <w:rPr>
                <w:rFonts w:hint="cs"/>
                <w:szCs w:val="26"/>
                <w:rtl/>
              </w:rPr>
              <w:t>‌</w:t>
            </w:r>
            <w:r w:rsidRPr="007E283F">
              <w:rPr>
                <w:szCs w:val="26"/>
                <w:rtl/>
              </w:rPr>
              <w:t>ساز</w:t>
            </w:r>
            <w:r w:rsidRPr="007E283F">
              <w:rPr>
                <w:rFonts w:hint="cs"/>
                <w:szCs w:val="26"/>
                <w:rtl/>
              </w:rPr>
              <w:t>ی</w:t>
            </w:r>
            <w:r w:rsidRPr="007E283F">
              <w:rPr>
                <w:szCs w:val="26"/>
                <w:rtl/>
              </w:rPr>
              <w:t xml:space="preserve"> مغز انسان در مواجهه با کلمات و تشک</w:t>
            </w:r>
            <w:r w:rsidRPr="007E283F">
              <w:rPr>
                <w:rFonts w:hint="cs"/>
                <w:szCs w:val="26"/>
                <w:rtl/>
              </w:rPr>
              <w:t>ی</w:t>
            </w:r>
            <w:r w:rsidRPr="007E283F">
              <w:rPr>
                <w:rFonts w:hint="eastAsia"/>
                <w:szCs w:val="26"/>
                <w:rtl/>
              </w:rPr>
              <w:t>ل</w:t>
            </w:r>
            <w:r w:rsidRPr="007E283F">
              <w:rPr>
                <w:szCs w:val="26"/>
                <w:rtl/>
              </w:rPr>
              <w:t xml:space="preserve"> نقشه معنا</w:t>
            </w:r>
            <w:r w:rsidRPr="007E283F">
              <w:rPr>
                <w:rFonts w:hint="cs"/>
                <w:szCs w:val="26"/>
                <w:rtl/>
              </w:rPr>
              <w:t>یی</w:t>
            </w:r>
            <w:r w:rsidRPr="007E283F">
              <w:rPr>
                <w:szCs w:val="26"/>
                <w:rtl/>
              </w:rPr>
              <w:t xml:space="preserve"> در ذهن انسان بر اساس آن دارد. </w:t>
            </w:r>
            <w:r w:rsidRPr="007E283F">
              <w:rPr>
                <w:rFonts w:hint="eastAsia"/>
                <w:sz w:val="26"/>
                <w:szCs w:val="26"/>
                <w:rtl/>
              </w:rPr>
              <w:t>بر</w:t>
            </w:r>
            <w:r w:rsidRPr="007E283F">
              <w:rPr>
                <w:sz w:val="26"/>
                <w:szCs w:val="26"/>
                <w:rtl/>
              </w:rPr>
              <w:t xml:space="preserve"> اساس ا</w:t>
            </w:r>
            <w:r w:rsidRPr="007E283F">
              <w:rPr>
                <w:rFonts w:hint="cs"/>
                <w:sz w:val="26"/>
                <w:szCs w:val="26"/>
                <w:rtl/>
              </w:rPr>
              <w:t>ی</w:t>
            </w:r>
            <w:r w:rsidRPr="007E283F">
              <w:rPr>
                <w:rFonts w:hint="eastAsia"/>
                <w:sz w:val="26"/>
                <w:szCs w:val="26"/>
                <w:rtl/>
              </w:rPr>
              <w:t>ن</w:t>
            </w:r>
            <w:r w:rsidRPr="007E283F">
              <w:rPr>
                <w:sz w:val="26"/>
                <w:szCs w:val="26"/>
                <w:rtl/>
              </w:rPr>
              <w:t xml:space="preserve"> روش، مطالعات مختلف</w:t>
            </w:r>
            <w:r w:rsidRPr="007E283F">
              <w:rPr>
                <w:rFonts w:hint="cs"/>
                <w:sz w:val="26"/>
                <w:szCs w:val="26"/>
                <w:rtl/>
              </w:rPr>
              <w:t>ی</w:t>
            </w:r>
            <w:r w:rsidRPr="007E283F">
              <w:rPr>
                <w:sz w:val="26"/>
                <w:szCs w:val="26"/>
                <w:rtl/>
              </w:rPr>
              <w:t xml:space="preserve"> در حوزه دسته</w:t>
            </w:r>
            <w:r>
              <w:rPr>
                <w:rFonts w:hint="cs"/>
                <w:sz w:val="26"/>
                <w:szCs w:val="26"/>
                <w:rtl/>
              </w:rPr>
              <w:t>‌</w:t>
            </w:r>
            <w:r w:rsidRPr="007E283F">
              <w:rPr>
                <w:sz w:val="26"/>
                <w:szCs w:val="26"/>
                <w:rtl/>
              </w:rPr>
              <w:t>بند</w:t>
            </w:r>
            <w:r w:rsidRPr="007E283F">
              <w:rPr>
                <w:rFonts w:hint="cs"/>
                <w:sz w:val="26"/>
                <w:szCs w:val="26"/>
                <w:rtl/>
              </w:rPr>
              <w:t>ی</w:t>
            </w:r>
            <w:r w:rsidRPr="007E283F">
              <w:rPr>
                <w:sz w:val="26"/>
                <w:szCs w:val="26"/>
                <w:rtl/>
              </w:rPr>
              <w:t xml:space="preserve"> و کار با متون در چند سال اخ</w:t>
            </w:r>
            <w:r w:rsidRPr="007E283F">
              <w:rPr>
                <w:rFonts w:hint="cs"/>
                <w:sz w:val="26"/>
                <w:szCs w:val="26"/>
                <w:rtl/>
              </w:rPr>
              <w:t>ی</w:t>
            </w:r>
            <w:r w:rsidRPr="007E283F">
              <w:rPr>
                <w:rFonts w:hint="eastAsia"/>
                <w:sz w:val="26"/>
                <w:szCs w:val="26"/>
                <w:rtl/>
              </w:rPr>
              <w:t>ر</w:t>
            </w:r>
            <w:r w:rsidRPr="007E283F">
              <w:rPr>
                <w:sz w:val="26"/>
                <w:szCs w:val="26"/>
                <w:rtl/>
              </w:rPr>
              <w:t xml:space="preserve"> انجام شده است که در همه آنها توان محاسبات</w:t>
            </w:r>
            <w:r w:rsidRPr="007E283F">
              <w:rPr>
                <w:rFonts w:hint="cs"/>
                <w:sz w:val="26"/>
                <w:szCs w:val="26"/>
                <w:rtl/>
              </w:rPr>
              <w:t>ی</w:t>
            </w:r>
            <w:r w:rsidRPr="007E283F">
              <w:rPr>
                <w:sz w:val="26"/>
                <w:szCs w:val="26"/>
                <w:rtl/>
              </w:rPr>
              <w:t xml:space="preserve"> پا</w:t>
            </w:r>
            <w:r w:rsidRPr="007E283F">
              <w:rPr>
                <w:rFonts w:hint="cs"/>
                <w:sz w:val="26"/>
                <w:szCs w:val="26"/>
                <w:rtl/>
              </w:rPr>
              <w:t>یی</w:t>
            </w:r>
            <w:r w:rsidRPr="007E283F">
              <w:rPr>
                <w:rFonts w:hint="eastAsia"/>
                <w:sz w:val="26"/>
                <w:szCs w:val="26"/>
                <w:rtl/>
              </w:rPr>
              <w:t>ن</w:t>
            </w:r>
            <w:r w:rsidRPr="007E283F">
              <w:rPr>
                <w:sz w:val="26"/>
                <w:szCs w:val="26"/>
                <w:rtl/>
              </w:rPr>
              <w:t xml:space="preserve"> و دقت بالا در مواج</w:t>
            </w:r>
            <w:r>
              <w:rPr>
                <w:rFonts w:hint="cs"/>
                <w:sz w:val="26"/>
                <w:szCs w:val="26"/>
                <w:rtl/>
              </w:rPr>
              <w:t>ه</w:t>
            </w:r>
            <w:r w:rsidRPr="007E283F">
              <w:rPr>
                <w:sz w:val="26"/>
                <w:szCs w:val="26"/>
                <w:rtl/>
              </w:rPr>
              <w:t>ه با داده</w:t>
            </w:r>
            <w:r>
              <w:rPr>
                <w:rFonts w:hint="cs"/>
                <w:sz w:val="26"/>
                <w:szCs w:val="26"/>
                <w:rtl/>
              </w:rPr>
              <w:t>‌</w:t>
            </w:r>
            <w:r w:rsidRPr="007E283F">
              <w:rPr>
                <w:sz w:val="26"/>
                <w:szCs w:val="26"/>
                <w:rtl/>
              </w:rPr>
              <w:t>ها</w:t>
            </w:r>
            <w:r w:rsidRPr="007E283F">
              <w:rPr>
                <w:rFonts w:hint="cs"/>
                <w:sz w:val="26"/>
                <w:szCs w:val="26"/>
                <w:rtl/>
              </w:rPr>
              <w:t>ی</w:t>
            </w:r>
            <w:r w:rsidRPr="007E283F">
              <w:rPr>
                <w:sz w:val="26"/>
                <w:szCs w:val="26"/>
                <w:rtl/>
              </w:rPr>
              <w:t xml:space="preserve"> جد</w:t>
            </w:r>
            <w:r w:rsidRPr="007E283F">
              <w:rPr>
                <w:rFonts w:hint="cs"/>
                <w:sz w:val="26"/>
                <w:szCs w:val="26"/>
                <w:rtl/>
              </w:rPr>
              <w:t>ی</w:t>
            </w:r>
            <w:r w:rsidRPr="007E283F">
              <w:rPr>
                <w:rFonts w:hint="eastAsia"/>
                <w:sz w:val="26"/>
                <w:szCs w:val="26"/>
                <w:rtl/>
              </w:rPr>
              <w:t>د،</w:t>
            </w:r>
            <w:r w:rsidRPr="007E283F">
              <w:rPr>
                <w:sz w:val="26"/>
                <w:szCs w:val="26"/>
                <w:rtl/>
              </w:rPr>
              <w:t xml:space="preserve"> از جمله مز</w:t>
            </w:r>
            <w:r w:rsidRPr="007E283F">
              <w:rPr>
                <w:rFonts w:hint="cs"/>
                <w:sz w:val="26"/>
                <w:szCs w:val="26"/>
                <w:rtl/>
              </w:rPr>
              <w:t>ی</w:t>
            </w:r>
            <w:r w:rsidRPr="007E283F">
              <w:rPr>
                <w:rFonts w:hint="eastAsia"/>
                <w:sz w:val="26"/>
                <w:szCs w:val="26"/>
                <w:rtl/>
              </w:rPr>
              <w:t>ت</w:t>
            </w:r>
            <w:r>
              <w:rPr>
                <w:rFonts w:hint="eastAsia"/>
                <w:sz w:val="26"/>
                <w:szCs w:val="26"/>
              </w:rPr>
              <w:t>‌</w:t>
            </w:r>
            <w:r w:rsidRPr="007E283F">
              <w:rPr>
                <w:sz w:val="26"/>
                <w:szCs w:val="26"/>
                <w:rtl/>
              </w:rPr>
              <w:t>ها</w:t>
            </w:r>
            <w:r w:rsidRPr="007E283F">
              <w:rPr>
                <w:rFonts w:hint="cs"/>
                <w:sz w:val="26"/>
                <w:szCs w:val="26"/>
                <w:rtl/>
              </w:rPr>
              <w:t>ی</w:t>
            </w:r>
            <w:r w:rsidRPr="007E283F">
              <w:rPr>
                <w:sz w:val="26"/>
                <w:szCs w:val="26"/>
                <w:rtl/>
              </w:rPr>
              <w:t xml:space="preserve"> برشمرده شده ا</w:t>
            </w:r>
            <w:r w:rsidRPr="00F96087">
              <w:rPr>
                <w:sz w:val="26"/>
                <w:szCs w:val="26"/>
                <w:rtl/>
              </w:rPr>
              <w:t>ست</w:t>
            </w:r>
            <w:sdt>
              <w:sdtPr>
                <w:rPr>
                  <w:color w:val="000000"/>
                  <w:sz w:val="26"/>
                  <w:szCs w:val="26"/>
                  <w:rtl/>
                </w:rPr>
                <w:tag w:val="MENDELEY_CITATION_v3_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
                <w:id w:val="1777589605"/>
                <w:placeholder>
                  <w:docPart w:val="DefaultPlaceholder_-1854013440"/>
                </w:placeholder>
              </w:sdtPr>
              <w:sdtContent>
                <w:r w:rsidR="00A92BFD" w:rsidRPr="00A92BFD">
                  <w:rPr>
                    <w:color w:val="000000"/>
                    <w:sz w:val="26"/>
                    <w:szCs w:val="26"/>
                    <w:rtl/>
                  </w:rPr>
                  <w:t>[13], [34]</w:t>
                </w:r>
              </w:sdtContent>
            </w:sdt>
            <w:r w:rsidR="00257102" w:rsidRPr="00F96087">
              <w:rPr>
                <w:rFonts w:eastAsiaTheme="majorEastAsia" w:hint="cs"/>
                <w:szCs w:val="26"/>
                <w:rtl/>
              </w:rPr>
              <w:t>.</w:t>
            </w:r>
          </w:p>
          <w:p w14:paraId="3806A313" w14:textId="7039AD92" w:rsidR="0057710A" w:rsidRPr="004A61A5" w:rsidRDefault="0057710A" w:rsidP="00C311DD">
            <w:pPr>
              <w:rPr>
                <w:rFonts w:eastAsiaTheme="majorEastAsia"/>
                <w:szCs w:val="26"/>
                <w:rtl/>
              </w:rPr>
            </w:pPr>
            <w:r w:rsidRPr="004A61A5">
              <w:rPr>
                <w:rFonts w:eastAsiaTheme="majorEastAsia"/>
                <w:szCs w:val="26"/>
                <w:rtl/>
              </w:rPr>
              <w:lastRenderedPageBreak/>
              <w:t>در 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w:t>
            </w:r>
            <w:r w:rsidR="00C311DD" w:rsidRPr="004A61A5">
              <w:rPr>
                <w:rFonts w:eastAsiaTheme="majorEastAsia" w:hint="cs"/>
                <w:szCs w:val="26"/>
                <w:rtl/>
              </w:rPr>
              <w:t>پژوه</w:t>
            </w:r>
            <w:r w:rsidR="008017E0" w:rsidRPr="004A61A5">
              <w:rPr>
                <w:rFonts w:eastAsiaTheme="majorEastAsia" w:hint="cs"/>
                <w:szCs w:val="26"/>
                <w:rtl/>
              </w:rPr>
              <w:t>ش</w:t>
            </w:r>
            <w:r w:rsidRPr="004A61A5">
              <w:rPr>
                <w:rFonts w:eastAsiaTheme="majorEastAsia"/>
                <w:szCs w:val="26"/>
                <w:rtl/>
              </w:rPr>
              <w:t xml:space="preserve"> در ادامه ا</w:t>
            </w:r>
            <w:r w:rsidRPr="004A61A5">
              <w:rPr>
                <w:rFonts w:eastAsiaTheme="majorEastAsia" w:hint="cs"/>
                <w:szCs w:val="26"/>
                <w:rtl/>
              </w:rPr>
              <w:t>ی</w:t>
            </w:r>
            <w:r w:rsidRPr="004A61A5">
              <w:rPr>
                <w:rFonts w:eastAsiaTheme="majorEastAsia" w:hint="eastAsia"/>
                <w:szCs w:val="26"/>
                <w:rtl/>
              </w:rPr>
              <w:t>ن</w:t>
            </w:r>
            <w:r w:rsidRPr="004A61A5">
              <w:rPr>
                <w:rFonts w:eastAsiaTheme="majorEastAsia"/>
                <w:szCs w:val="26"/>
                <w:rtl/>
              </w:rPr>
              <w:t xml:space="preserve"> موج جد</w:t>
            </w:r>
            <w:r w:rsidRPr="004A61A5">
              <w:rPr>
                <w:rFonts w:eastAsiaTheme="majorEastAsia" w:hint="cs"/>
                <w:szCs w:val="26"/>
                <w:rtl/>
              </w:rPr>
              <w:t>ی</w:t>
            </w:r>
            <w:r w:rsidRPr="004A61A5">
              <w:rPr>
                <w:rFonts w:eastAsiaTheme="majorEastAsia" w:hint="eastAsia"/>
                <w:szCs w:val="26"/>
                <w:rtl/>
              </w:rPr>
              <w:t>د</w:t>
            </w:r>
            <w:r w:rsidRPr="004A61A5">
              <w:rPr>
                <w:rFonts w:eastAsiaTheme="majorEastAsia"/>
                <w:szCs w:val="26"/>
                <w:rtl/>
              </w:rPr>
              <w:t xml:space="preserve"> تحق</w:t>
            </w:r>
            <w:r w:rsidRPr="004A61A5">
              <w:rPr>
                <w:rFonts w:eastAsiaTheme="majorEastAsia" w:hint="cs"/>
                <w:szCs w:val="26"/>
                <w:rtl/>
              </w:rPr>
              <w:t>ی</w:t>
            </w:r>
            <w:r w:rsidRPr="004A61A5">
              <w:rPr>
                <w:rFonts w:eastAsiaTheme="majorEastAsia" w:hint="eastAsia"/>
                <w:szCs w:val="26"/>
                <w:rtl/>
              </w:rPr>
              <w:t>قات</w:t>
            </w:r>
            <w:r w:rsidRPr="004A61A5">
              <w:rPr>
                <w:rFonts w:eastAsiaTheme="majorEastAsia" w:hint="cs"/>
                <w:szCs w:val="26"/>
                <w:rtl/>
              </w:rPr>
              <w:t>ی</w:t>
            </w:r>
            <w:r w:rsidRPr="004A61A5">
              <w:rPr>
                <w:rFonts w:eastAsiaTheme="majorEastAsia"/>
                <w:szCs w:val="26"/>
                <w:rtl/>
              </w:rPr>
              <w:t xml:space="preserve"> به دنبال استفاده از روش</w:t>
            </w:r>
            <w:r w:rsidR="00C311DD" w:rsidRPr="004A61A5">
              <w:rPr>
                <w:rFonts w:eastAsiaTheme="majorEastAsia" w:hint="cs"/>
                <w:szCs w:val="26"/>
                <w:rtl/>
              </w:rPr>
              <w:t xml:space="preserve"> خوشه</w:t>
            </w:r>
            <w:r w:rsidR="00C311DD" w:rsidRPr="004A61A5">
              <w:rPr>
                <w:rFonts w:eastAsiaTheme="majorEastAsia" w:hint="eastAsia"/>
                <w:szCs w:val="26"/>
                <w:rtl/>
              </w:rPr>
              <w:t>‌</w:t>
            </w:r>
            <w:r w:rsidR="00C311DD" w:rsidRPr="004A61A5">
              <w:rPr>
                <w:rFonts w:eastAsiaTheme="majorEastAsia" w:hint="cs"/>
                <w:szCs w:val="26"/>
                <w:rtl/>
              </w:rPr>
              <w:t xml:space="preserve">بندی معنایی </w:t>
            </w:r>
            <w:r w:rsidRPr="004A61A5">
              <w:rPr>
                <w:rFonts w:eastAsiaTheme="majorEastAsia"/>
                <w:szCs w:val="26"/>
                <w:rtl/>
              </w:rPr>
              <w:t>در حوزه پاسخگو</w:t>
            </w:r>
            <w:r w:rsidRPr="004A61A5">
              <w:rPr>
                <w:rFonts w:eastAsiaTheme="majorEastAsia" w:hint="cs"/>
                <w:szCs w:val="26"/>
                <w:rtl/>
              </w:rPr>
              <w:t>یی</w:t>
            </w:r>
            <w:r w:rsidRPr="004A61A5">
              <w:rPr>
                <w:rFonts w:eastAsiaTheme="majorEastAsia"/>
                <w:szCs w:val="26"/>
                <w:rtl/>
              </w:rPr>
              <w:t xml:space="preserve"> به </w:t>
            </w:r>
            <w:r w:rsidR="006B349B" w:rsidRPr="004A61A5">
              <w:rPr>
                <w:rFonts w:eastAsiaTheme="majorEastAsia" w:hint="cs"/>
                <w:szCs w:val="26"/>
                <w:rtl/>
              </w:rPr>
              <w:t>سوالات</w:t>
            </w:r>
            <w:r w:rsidRPr="004A61A5">
              <w:rPr>
                <w:rFonts w:eastAsiaTheme="majorEastAsia"/>
                <w:szCs w:val="26"/>
                <w:rtl/>
              </w:rPr>
              <w:t xml:space="preserve"> هست</w:t>
            </w:r>
            <w:r w:rsidRPr="004A61A5">
              <w:rPr>
                <w:rFonts w:eastAsiaTheme="majorEastAsia" w:hint="cs"/>
                <w:szCs w:val="26"/>
                <w:rtl/>
              </w:rPr>
              <w:t>ی</w:t>
            </w:r>
            <w:r w:rsidRPr="004A61A5">
              <w:rPr>
                <w:rFonts w:eastAsiaTheme="majorEastAsia" w:hint="eastAsia"/>
                <w:szCs w:val="26"/>
                <w:rtl/>
              </w:rPr>
              <w:t>م</w:t>
            </w:r>
            <w:r w:rsidR="00257102">
              <w:rPr>
                <w:rFonts w:eastAsiaTheme="majorEastAsia" w:hint="cs"/>
                <w:szCs w:val="26"/>
                <w:rtl/>
              </w:rPr>
              <w:t>.</w:t>
            </w:r>
          </w:p>
          <w:p w14:paraId="3963C358" w14:textId="0464B553" w:rsidR="0009549D" w:rsidRDefault="0009549D" w:rsidP="00D93288">
            <w:pPr>
              <w:jc w:val="lowKashida"/>
              <w:rPr>
                <w:rFonts w:asciiTheme="majorHAnsi" w:eastAsiaTheme="majorEastAsia" w:hAnsiTheme="majorHAnsi"/>
                <w:sz w:val="26"/>
                <w:szCs w:val="26"/>
              </w:rPr>
            </w:pPr>
          </w:p>
          <w:p w14:paraId="0EC09683" w14:textId="77777777" w:rsidR="00640A81" w:rsidRDefault="00640A81" w:rsidP="00D93288">
            <w:pPr>
              <w:jc w:val="lowKashida"/>
              <w:rPr>
                <w:rFonts w:asciiTheme="majorHAnsi" w:eastAsiaTheme="majorEastAsia" w:hAnsiTheme="majorHAnsi"/>
                <w:sz w:val="26"/>
                <w:szCs w:val="26"/>
                <w:rtl/>
              </w:rPr>
            </w:pPr>
          </w:p>
          <w:p w14:paraId="1C8D096E" w14:textId="3A4B8122" w:rsidR="006D6609" w:rsidRDefault="006D6609" w:rsidP="00D41DBB">
            <w:pPr>
              <w:jc w:val="lowKashida"/>
              <w:rPr>
                <w:rFonts w:asciiTheme="majorHAnsi" w:eastAsiaTheme="majorEastAsia" w:hAnsiTheme="majorHAnsi" w:cs="Calibri"/>
                <w:color w:val="2E74B5" w:themeColor="accent1" w:themeShade="BF"/>
                <w:sz w:val="26"/>
                <w:szCs w:val="26"/>
              </w:rPr>
            </w:pPr>
            <w:r>
              <w:rPr>
                <w:rFonts w:asciiTheme="majorHAnsi" w:eastAsiaTheme="majorEastAsia" w:hAnsiTheme="majorHAnsi" w:hint="cs"/>
                <w:color w:val="2E74B5" w:themeColor="accent1" w:themeShade="BF"/>
                <w:sz w:val="26"/>
                <w:szCs w:val="26"/>
                <w:rtl/>
              </w:rPr>
              <w:t>منابع</w:t>
            </w:r>
          </w:p>
          <w:p w14:paraId="1EC38F20" w14:textId="77777777" w:rsidR="00D41DBB" w:rsidRDefault="00D41DBB" w:rsidP="00D41DBB">
            <w:pPr>
              <w:bidi w:val="0"/>
              <w:rPr>
                <w:rFonts w:eastAsiaTheme="majorEastAsia"/>
                <w:bCs/>
                <w:szCs w:val="22"/>
                <w:rtl/>
              </w:rPr>
            </w:pPr>
          </w:p>
          <w:sdt>
            <w:sdtPr>
              <w:rPr>
                <w:rFonts w:eastAsiaTheme="majorEastAsia"/>
                <w:bCs/>
                <w:color w:val="000000"/>
                <w:szCs w:val="22"/>
              </w:rPr>
              <w:tag w:val="MENDELEY_BIBLIOGRAPHY"/>
              <w:id w:val="-634635469"/>
              <w:placeholder>
                <w:docPart w:val="DefaultPlaceholder_-1854013440"/>
              </w:placeholder>
            </w:sdtPr>
            <w:sdtContent>
              <w:p w14:paraId="0AD80943" w14:textId="77777777" w:rsidR="00A92BFD" w:rsidRDefault="00A92BFD">
                <w:pPr>
                  <w:autoSpaceDE w:val="0"/>
                  <w:autoSpaceDN w:val="0"/>
                  <w:bidi w:val="0"/>
                  <w:ind w:hanging="640"/>
                  <w:divId w:val="1372608657"/>
                  <w:rPr>
                    <w:rFonts w:eastAsia="Times New Roman"/>
                    <w:sz w:val="24"/>
                    <w:szCs w:val="24"/>
                  </w:rPr>
                </w:pPr>
                <w:r>
                  <w:rPr>
                    <w:rFonts w:eastAsia="Times New Roman"/>
                  </w:rPr>
                  <w:t>[1]</w:t>
                </w:r>
                <w:r>
                  <w:rPr>
                    <w:rFonts w:eastAsia="Times New Roman"/>
                  </w:rPr>
                  <w:tab/>
                  <w:t xml:space="preserve">Y. Wu and J. Wan, “A survey of text classification based on pre-trained language model,” </w:t>
                </w:r>
                <w:r>
                  <w:rPr>
                    <w:rFonts w:eastAsia="Times New Roman"/>
                    <w:i/>
                    <w:iCs/>
                  </w:rPr>
                  <w:t>Neurocomputing</w:t>
                </w:r>
                <w:r>
                  <w:rPr>
                    <w:rFonts w:eastAsia="Times New Roman"/>
                  </w:rPr>
                  <w:t>, vol. 616, p. 128921, Feb. 2025, doi: 10.1016/j.neucom.2024.128921.</w:t>
                </w:r>
              </w:p>
              <w:p w14:paraId="1CE8006C" w14:textId="77777777" w:rsidR="00A92BFD" w:rsidRDefault="00A92BFD">
                <w:pPr>
                  <w:autoSpaceDE w:val="0"/>
                  <w:autoSpaceDN w:val="0"/>
                  <w:bidi w:val="0"/>
                  <w:ind w:hanging="640"/>
                  <w:divId w:val="1002927583"/>
                  <w:rPr>
                    <w:rFonts w:eastAsia="Times New Roman"/>
                  </w:rPr>
                </w:pPr>
                <w:r>
                  <w:rPr>
                    <w:rFonts w:eastAsia="Times New Roman"/>
                  </w:rPr>
                  <w:t>[2]</w:t>
                </w:r>
                <w:r>
                  <w:rPr>
                    <w:rFonts w:eastAsia="Times New Roman"/>
                  </w:rPr>
                  <w:tab/>
                  <w:t xml:space="preserve">H. Wang, J. Li, H. Wu, E. Hovy, and Y. Sun, “Pre-Trained Language Models and Their Applications,” </w:t>
                </w:r>
                <w:r>
                  <w:rPr>
                    <w:rFonts w:eastAsia="Times New Roman"/>
                    <w:i/>
                    <w:iCs/>
                  </w:rPr>
                  <w:t>Engineering</w:t>
                </w:r>
                <w:r>
                  <w:rPr>
                    <w:rFonts w:eastAsia="Times New Roman"/>
                  </w:rPr>
                  <w:t>, vol. 25, pp. 51–65, Jun. 2023, doi: 10.1016/j.eng.2022.04.024.</w:t>
                </w:r>
              </w:p>
              <w:p w14:paraId="0B64E1BD" w14:textId="77777777" w:rsidR="00A92BFD" w:rsidRDefault="00A92BFD">
                <w:pPr>
                  <w:autoSpaceDE w:val="0"/>
                  <w:autoSpaceDN w:val="0"/>
                  <w:bidi w:val="0"/>
                  <w:ind w:hanging="640"/>
                  <w:divId w:val="689450429"/>
                  <w:rPr>
                    <w:rFonts w:eastAsia="Times New Roman"/>
                  </w:rPr>
                </w:pPr>
                <w:r>
                  <w:rPr>
                    <w:rFonts w:eastAsia="Times New Roman"/>
                  </w:rPr>
                  <w:t>[3]</w:t>
                </w:r>
                <w:r>
                  <w:rPr>
                    <w:rFonts w:eastAsia="Times New Roman"/>
                  </w:rPr>
                  <w:tab/>
                  <w:t xml:space="preserve">L. Zhang </w:t>
                </w:r>
                <w:r>
                  <w:rPr>
                    <w:rFonts w:eastAsia="Times New Roman"/>
                    <w:i/>
                    <w:iCs/>
                  </w:rPr>
                  <w:t>et al.</w:t>
                </w:r>
                <w:r>
                  <w:rPr>
                    <w:rFonts w:eastAsia="Times New Roman"/>
                  </w:rPr>
                  <w:t xml:space="preserve">, “A survey on complex factual question answering,” </w:t>
                </w:r>
                <w:r>
                  <w:rPr>
                    <w:rFonts w:eastAsia="Times New Roman"/>
                    <w:i/>
                    <w:iCs/>
                  </w:rPr>
                  <w:t>AI Open</w:t>
                </w:r>
                <w:r>
                  <w:rPr>
                    <w:rFonts w:eastAsia="Times New Roman"/>
                  </w:rPr>
                  <w:t>, vol. 4, pp. 1–12, 2023, doi: 10.1016/j.aiopen.2022.12.003.</w:t>
                </w:r>
              </w:p>
              <w:p w14:paraId="3834D379" w14:textId="77777777" w:rsidR="00A92BFD" w:rsidRDefault="00A92BFD">
                <w:pPr>
                  <w:autoSpaceDE w:val="0"/>
                  <w:autoSpaceDN w:val="0"/>
                  <w:bidi w:val="0"/>
                  <w:ind w:hanging="640"/>
                  <w:divId w:val="950740812"/>
                  <w:rPr>
                    <w:rFonts w:eastAsia="Times New Roman"/>
                  </w:rPr>
                </w:pPr>
                <w:r>
                  <w:rPr>
                    <w:rFonts w:eastAsia="Times New Roman"/>
                  </w:rPr>
                  <w:t>[4]</w:t>
                </w:r>
                <w:r>
                  <w:rPr>
                    <w:rFonts w:eastAsia="Times New Roman"/>
                  </w:rPr>
                  <w:tab/>
                  <w:t xml:space="preserve">T. H. Alwaneen, A. M. Azmi, H. A. Aboalsamh, E. Cambria, and A. Hussain, “Arabic question answering system: a survey,” </w:t>
                </w:r>
                <w:r>
                  <w:rPr>
                    <w:rFonts w:eastAsia="Times New Roman"/>
                    <w:i/>
                    <w:iCs/>
                  </w:rPr>
                  <w:t>Artif Intell Rev</w:t>
                </w:r>
                <w:r>
                  <w:rPr>
                    <w:rFonts w:eastAsia="Times New Roman"/>
                  </w:rPr>
                  <w:t>, vol. 55, no. 1, 2022, doi: 10.1007/s10462-021-10031-1.</w:t>
                </w:r>
              </w:p>
              <w:p w14:paraId="5DA18B31" w14:textId="77777777" w:rsidR="00A92BFD" w:rsidRDefault="00A92BFD">
                <w:pPr>
                  <w:autoSpaceDE w:val="0"/>
                  <w:autoSpaceDN w:val="0"/>
                  <w:bidi w:val="0"/>
                  <w:ind w:hanging="640"/>
                  <w:divId w:val="1127813361"/>
                  <w:rPr>
                    <w:rFonts w:eastAsia="Times New Roman"/>
                  </w:rPr>
                </w:pPr>
                <w:r>
                  <w:rPr>
                    <w:rFonts w:eastAsia="Times New Roman"/>
                  </w:rPr>
                  <w:t>[5]</w:t>
                </w:r>
                <w:r>
                  <w:rPr>
                    <w:rFonts w:eastAsia="Times New Roman"/>
                  </w:rPr>
                  <w:tab/>
                  <w:t xml:space="preserve">P. Upadhyay, R. Agarwal, S. Dhiman, A. Sarkar, and S. Chaturvedi, “A comprehensive survey on answer generation methods using NLP,” </w:t>
                </w:r>
                <w:r>
                  <w:rPr>
                    <w:rFonts w:eastAsia="Times New Roman"/>
                    <w:i/>
                    <w:iCs/>
                  </w:rPr>
                  <w:t>Natural Language Processing Journal</w:t>
                </w:r>
                <w:r>
                  <w:rPr>
                    <w:rFonts w:eastAsia="Times New Roman"/>
                  </w:rPr>
                  <w:t>, vol. 8, p. 100088, Sep. 2024, doi: 10.1016/j.nlp.2024.100088.</w:t>
                </w:r>
              </w:p>
              <w:p w14:paraId="1965C686" w14:textId="77777777" w:rsidR="00A92BFD" w:rsidRDefault="00A92BFD">
                <w:pPr>
                  <w:autoSpaceDE w:val="0"/>
                  <w:autoSpaceDN w:val="0"/>
                  <w:bidi w:val="0"/>
                  <w:ind w:hanging="640"/>
                  <w:divId w:val="1253314800"/>
                  <w:rPr>
                    <w:rFonts w:eastAsia="Times New Roman"/>
                  </w:rPr>
                </w:pPr>
                <w:r>
                  <w:rPr>
                    <w:rFonts w:eastAsia="Times New Roman"/>
                  </w:rPr>
                  <w:t>[6]</w:t>
                </w:r>
                <w:r>
                  <w:rPr>
                    <w:rFonts w:eastAsia="Times New Roman"/>
                  </w:rPr>
                  <w:tab/>
                  <w:t xml:space="preserve">R. Mao </w:t>
                </w:r>
                <w:r>
                  <w:rPr>
                    <w:rFonts w:eastAsia="Times New Roman"/>
                    <w:i/>
                    <w:iCs/>
                  </w:rPr>
                  <w:t>et al.</w:t>
                </w:r>
                <w:r>
                  <w:rPr>
                    <w:rFonts w:eastAsia="Times New Roman"/>
                  </w:rPr>
                  <w:t xml:space="preserve">, “A survey on semantic processing techniques,” </w:t>
                </w:r>
                <w:r>
                  <w:rPr>
                    <w:rFonts w:eastAsia="Times New Roman"/>
                    <w:i/>
                    <w:iCs/>
                  </w:rPr>
                  <w:t>Information Fusion</w:t>
                </w:r>
                <w:r>
                  <w:rPr>
                    <w:rFonts w:eastAsia="Times New Roman"/>
                  </w:rPr>
                  <w:t>, vol. 101, p. 101988, Jan. 2024, doi: 10.1016/j.inffus.2023.101988.</w:t>
                </w:r>
              </w:p>
              <w:p w14:paraId="707DAF7C" w14:textId="77777777" w:rsidR="00A92BFD" w:rsidRDefault="00A92BFD">
                <w:pPr>
                  <w:autoSpaceDE w:val="0"/>
                  <w:autoSpaceDN w:val="0"/>
                  <w:bidi w:val="0"/>
                  <w:ind w:hanging="640"/>
                  <w:divId w:val="768625225"/>
                  <w:rPr>
                    <w:rFonts w:eastAsia="Times New Roman"/>
                  </w:rPr>
                </w:pPr>
                <w:r>
                  <w:rPr>
                    <w:rFonts w:eastAsia="Times New Roman"/>
                  </w:rPr>
                  <w:t>[7]</w:t>
                </w:r>
                <w:r>
                  <w:rPr>
                    <w:rFonts w:eastAsia="Times New Roman"/>
                  </w:rPr>
                  <w:tab/>
                  <w:t xml:space="preserve">Z. Lin </w:t>
                </w:r>
                <w:r>
                  <w:rPr>
                    <w:rFonts w:eastAsia="Times New Roman"/>
                    <w:i/>
                    <w:iCs/>
                  </w:rPr>
                  <w:t>et al.</w:t>
                </w:r>
                <w:r>
                  <w:rPr>
                    <w:rFonts w:eastAsia="Times New Roman"/>
                  </w:rPr>
                  <w:t xml:space="preserve">, “Medical visual question answering: A survey,” </w:t>
                </w:r>
                <w:r>
                  <w:rPr>
                    <w:rFonts w:eastAsia="Times New Roman"/>
                    <w:i/>
                    <w:iCs/>
                  </w:rPr>
                  <w:t>Artif Intell Med</w:t>
                </w:r>
                <w:r>
                  <w:rPr>
                    <w:rFonts w:eastAsia="Times New Roman"/>
                  </w:rPr>
                  <w:t>, vol. 143, p. 102611, Sep. 2023, doi: 10.1016/j.artmed.2023.102611.</w:t>
                </w:r>
              </w:p>
              <w:p w14:paraId="20C219B7" w14:textId="77777777" w:rsidR="00A92BFD" w:rsidRDefault="00A92BFD">
                <w:pPr>
                  <w:autoSpaceDE w:val="0"/>
                  <w:autoSpaceDN w:val="0"/>
                  <w:bidi w:val="0"/>
                  <w:ind w:hanging="640"/>
                  <w:divId w:val="225071341"/>
                  <w:rPr>
                    <w:rFonts w:eastAsia="Times New Roman"/>
                  </w:rPr>
                </w:pPr>
                <w:r>
                  <w:rPr>
                    <w:rFonts w:eastAsia="Times New Roman"/>
                  </w:rPr>
                  <w:t>[8]</w:t>
                </w:r>
                <w:r>
                  <w:rPr>
                    <w:rFonts w:eastAsia="Times New Roman"/>
                  </w:rPr>
                  <w:tab/>
                  <w:t xml:space="preserve">N. Chen, X. Chen, and J. Pang, “A multilingual dataset of COVID-19 vaccination attitudes on Twitter,” </w:t>
                </w:r>
                <w:r>
                  <w:rPr>
                    <w:rFonts w:eastAsia="Times New Roman"/>
                    <w:i/>
                    <w:iCs/>
                  </w:rPr>
                  <w:t>Data Brief</w:t>
                </w:r>
                <w:r>
                  <w:rPr>
                    <w:rFonts w:eastAsia="Times New Roman"/>
                  </w:rPr>
                  <w:t>, vol. 44, p. 108503, Oct. 2022, doi: 10.1016/j.dib.2022.108503.</w:t>
                </w:r>
              </w:p>
              <w:p w14:paraId="51614A16" w14:textId="77777777" w:rsidR="00A92BFD" w:rsidRDefault="00A92BFD">
                <w:pPr>
                  <w:autoSpaceDE w:val="0"/>
                  <w:autoSpaceDN w:val="0"/>
                  <w:bidi w:val="0"/>
                  <w:ind w:hanging="640"/>
                  <w:divId w:val="1154907160"/>
                  <w:rPr>
                    <w:rFonts w:eastAsia="Times New Roman"/>
                  </w:rPr>
                </w:pPr>
                <w:r>
                  <w:rPr>
                    <w:rFonts w:eastAsia="Times New Roman"/>
                  </w:rPr>
                  <w:t>[9]</w:t>
                </w:r>
                <w:r>
                  <w:rPr>
                    <w:rFonts w:eastAsia="Times New Roman"/>
                  </w:rPr>
                  <w:tab/>
                  <w:t xml:space="preserve">C. Rohlfs, “Generalization in neural networks: A broad survey,” </w:t>
                </w:r>
                <w:r>
                  <w:rPr>
                    <w:rFonts w:eastAsia="Times New Roman"/>
                    <w:i/>
                    <w:iCs/>
                  </w:rPr>
                  <w:t>Neurocomputing</w:t>
                </w:r>
                <w:r>
                  <w:rPr>
                    <w:rFonts w:eastAsia="Times New Roman"/>
                  </w:rPr>
                  <w:t>, vol. 611, p. 128701, Jan. 2025, doi: 10.1016/j.neucom.2024.128701.</w:t>
                </w:r>
              </w:p>
              <w:p w14:paraId="1C640835" w14:textId="77777777" w:rsidR="00A92BFD" w:rsidRDefault="00A92BFD">
                <w:pPr>
                  <w:autoSpaceDE w:val="0"/>
                  <w:autoSpaceDN w:val="0"/>
                  <w:bidi w:val="0"/>
                  <w:ind w:hanging="640"/>
                  <w:divId w:val="570771294"/>
                  <w:rPr>
                    <w:rFonts w:eastAsia="Times New Roman"/>
                  </w:rPr>
                </w:pPr>
                <w:r>
                  <w:rPr>
                    <w:rFonts w:eastAsia="Times New Roman"/>
                  </w:rPr>
                  <w:t>[10]</w:t>
                </w:r>
                <w:r>
                  <w:rPr>
                    <w:rFonts w:eastAsia="Times New Roman"/>
                  </w:rPr>
                  <w:tab/>
                  <w:t xml:space="preserve">J. Hawkins and S. Ahmad, “Why Neurons Have Thousands of Synapses, a Theory of Sequence Memory in Neocortex,” </w:t>
                </w:r>
                <w:r>
                  <w:rPr>
                    <w:rFonts w:eastAsia="Times New Roman"/>
                    <w:i/>
                    <w:iCs/>
                  </w:rPr>
                  <w:t>Front Neural Circuits</w:t>
                </w:r>
                <w:r>
                  <w:rPr>
                    <w:rFonts w:eastAsia="Times New Roman"/>
                  </w:rPr>
                  <w:t>, vol. 10, 2016, doi: 10.3389/fncir.2016.00023.</w:t>
                </w:r>
              </w:p>
              <w:p w14:paraId="449BA767" w14:textId="77777777" w:rsidR="00A92BFD" w:rsidRDefault="00A92BFD">
                <w:pPr>
                  <w:autoSpaceDE w:val="0"/>
                  <w:autoSpaceDN w:val="0"/>
                  <w:bidi w:val="0"/>
                  <w:ind w:hanging="640"/>
                  <w:divId w:val="207685037"/>
                  <w:rPr>
                    <w:rFonts w:eastAsia="Times New Roman"/>
                  </w:rPr>
                </w:pPr>
                <w:r>
                  <w:rPr>
                    <w:rFonts w:eastAsia="Times New Roman"/>
                  </w:rPr>
                  <w:t>[11]</w:t>
                </w:r>
                <w:r>
                  <w:rPr>
                    <w:rFonts w:eastAsia="Times New Roman"/>
                  </w:rPr>
                  <w:tab/>
                  <w:t xml:space="preserve">S. C. Bhatnagar, G. T. Mandybur, H. W. Buckingham, and O. J. Andy, “Language representation in the human brain: Evidence from cortical mapping,” </w:t>
                </w:r>
                <w:r>
                  <w:rPr>
                    <w:rFonts w:eastAsia="Times New Roman"/>
                    <w:i/>
                    <w:iCs/>
                  </w:rPr>
                  <w:t>Brain Lang</w:t>
                </w:r>
                <w:r>
                  <w:rPr>
                    <w:rFonts w:eastAsia="Times New Roman"/>
                  </w:rPr>
                  <w:t>, vol. 74, no. 2, 2000, doi: 10.1006/brln.2000.2339.</w:t>
                </w:r>
              </w:p>
              <w:p w14:paraId="22720591" w14:textId="77777777" w:rsidR="00A92BFD" w:rsidRDefault="00A92BFD">
                <w:pPr>
                  <w:autoSpaceDE w:val="0"/>
                  <w:autoSpaceDN w:val="0"/>
                  <w:bidi w:val="0"/>
                  <w:ind w:hanging="640"/>
                  <w:divId w:val="242225260"/>
                  <w:rPr>
                    <w:rFonts w:eastAsia="Times New Roman"/>
                  </w:rPr>
                </w:pPr>
                <w:r>
                  <w:rPr>
                    <w:rFonts w:eastAsia="Times New Roman"/>
                  </w:rPr>
                  <w:t>[12]</w:t>
                </w:r>
                <w:r>
                  <w:rPr>
                    <w:rFonts w:eastAsia="Times New Roman"/>
                  </w:rPr>
                  <w:tab/>
                  <w:t xml:space="preserve">B. M. Lake, T. D. Ullman, J. B. Tenenbaum, and S. J. Gershman, “Building machines that learn and think like people,” </w:t>
                </w:r>
                <w:r>
                  <w:rPr>
                    <w:rFonts w:eastAsia="Times New Roman"/>
                    <w:i/>
                    <w:iCs/>
                  </w:rPr>
                  <w:t>Behavioral and Brain Sciences</w:t>
                </w:r>
                <w:r>
                  <w:rPr>
                    <w:rFonts w:eastAsia="Times New Roman"/>
                  </w:rPr>
                  <w:t>, vol. 40, p. e253, Nov. 2017, doi: 10.1017/S0140525X16001837.</w:t>
                </w:r>
              </w:p>
              <w:p w14:paraId="0B4C5BC7" w14:textId="77777777" w:rsidR="00A92BFD" w:rsidRDefault="00A92BFD">
                <w:pPr>
                  <w:autoSpaceDE w:val="0"/>
                  <w:autoSpaceDN w:val="0"/>
                  <w:bidi w:val="0"/>
                  <w:ind w:hanging="640"/>
                  <w:divId w:val="200213259"/>
                  <w:rPr>
                    <w:rFonts w:eastAsia="Times New Roman"/>
                  </w:rPr>
                </w:pPr>
                <w:r>
                  <w:rPr>
                    <w:rFonts w:eastAsia="Times New Roman"/>
                  </w:rPr>
                  <w:t>[13]</w:t>
                </w:r>
                <w:r>
                  <w:rPr>
                    <w:rFonts w:eastAsia="Times New Roman"/>
                  </w:rPr>
                  <w:tab/>
                  <w:t xml:space="preserve">F. D. S. Webber, “Semantic Folding Theory And its Application in Semantic Fingerprinting,” </w:t>
                </w:r>
                <w:r>
                  <w:rPr>
                    <w:rFonts w:eastAsia="Times New Roman"/>
                    <w:i/>
                    <w:iCs/>
                  </w:rPr>
                  <w:t>arXiv preprint</w:t>
                </w:r>
                <w:r>
                  <w:rPr>
                    <w:rFonts w:eastAsia="Times New Roman"/>
                  </w:rPr>
                  <w:t>, Nov. 2015, doi: 10.48550/arXiv.1511.08855.</w:t>
                </w:r>
              </w:p>
              <w:p w14:paraId="0B699B71" w14:textId="77777777" w:rsidR="00A92BFD" w:rsidRDefault="00A92BFD">
                <w:pPr>
                  <w:autoSpaceDE w:val="0"/>
                  <w:autoSpaceDN w:val="0"/>
                  <w:bidi w:val="0"/>
                  <w:ind w:hanging="640"/>
                  <w:divId w:val="706874221"/>
                  <w:rPr>
                    <w:rFonts w:eastAsia="Times New Roman"/>
                  </w:rPr>
                </w:pPr>
                <w:r>
                  <w:rPr>
                    <w:rFonts w:eastAsia="Times New Roman"/>
                  </w:rPr>
                  <w:t>[14]</w:t>
                </w:r>
                <w:r>
                  <w:rPr>
                    <w:rFonts w:eastAsia="Times New Roman"/>
                  </w:rPr>
                  <w:tab/>
                  <w:t xml:space="preserve">H. Lu, L. Wang, X. Ma, J. Cheng, and M. Zhou, “A survey of graph neural networks and their industrial applications,” </w:t>
                </w:r>
                <w:r>
                  <w:rPr>
                    <w:rFonts w:eastAsia="Times New Roman"/>
                    <w:i/>
                    <w:iCs/>
                  </w:rPr>
                  <w:t>Neurocomputing</w:t>
                </w:r>
                <w:r>
                  <w:rPr>
                    <w:rFonts w:eastAsia="Times New Roman"/>
                  </w:rPr>
                  <w:t>, vol. 614, p. 128761, Jan. 2025, doi: 10.1016/j.neucom.2024.128761.</w:t>
                </w:r>
              </w:p>
              <w:p w14:paraId="6D7CEFBA" w14:textId="77777777" w:rsidR="00A92BFD" w:rsidRDefault="00A92BFD">
                <w:pPr>
                  <w:autoSpaceDE w:val="0"/>
                  <w:autoSpaceDN w:val="0"/>
                  <w:bidi w:val="0"/>
                  <w:ind w:hanging="640"/>
                  <w:divId w:val="705905786"/>
                  <w:rPr>
                    <w:rFonts w:eastAsia="Times New Roman"/>
                  </w:rPr>
                </w:pPr>
                <w:r>
                  <w:rPr>
                    <w:rFonts w:eastAsia="Times New Roman"/>
                  </w:rPr>
                  <w:t>[15]</w:t>
                </w:r>
                <w:r>
                  <w:rPr>
                    <w:rFonts w:eastAsia="Times New Roman"/>
                  </w:rPr>
                  <w:tab/>
                  <w:t xml:space="preserve">J. P.J. and B. C. Kovoor, “Video Question Answering: A survey of the state-of-the-art,” </w:t>
                </w:r>
                <w:r>
                  <w:rPr>
                    <w:rFonts w:eastAsia="Times New Roman"/>
                    <w:i/>
                    <w:iCs/>
                  </w:rPr>
                  <w:t>J Vis Commun Image Represent</w:t>
                </w:r>
                <w:r>
                  <w:rPr>
                    <w:rFonts w:eastAsia="Times New Roman"/>
                  </w:rPr>
                  <w:t>, vol. 105, p. 104320, Dec. 2024, doi: 10.1016/j.jvcir.2024.104320.</w:t>
                </w:r>
              </w:p>
              <w:p w14:paraId="6D059CD1" w14:textId="77777777" w:rsidR="00A92BFD" w:rsidRDefault="00A92BFD">
                <w:pPr>
                  <w:autoSpaceDE w:val="0"/>
                  <w:autoSpaceDN w:val="0"/>
                  <w:bidi w:val="0"/>
                  <w:ind w:hanging="640"/>
                  <w:divId w:val="334458634"/>
                  <w:rPr>
                    <w:rFonts w:eastAsia="Times New Roman"/>
                  </w:rPr>
                </w:pPr>
                <w:r>
                  <w:rPr>
                    <w:rFonts w:eastAsia="Times New Roman"/>
                  </w:rPr>
                  <w:t>[16]</w:t>
                </w:r>
                <w:r>
                  <w:rPr>
                    <w:rFonts w:eastAsia="Times New Roman"/>
                  </w:rPr>
                  <w:tab/>
                  <w:t xml:space="preserve">K. Cai </w:t>
                </w:r>
                <w:r>
                  <w:rPr>
                    <w:rFonts w:eastAsia="Times New Roman"/>
                    <w:i/>
                    <w:iCs/>
                  </w:rPr>
                  <w:t>et al.</w:t>
                </w:r>
                <w:r>
                  <w:rPr>
                    <w:rFonts w:eastAsia="Times New Roman"/>
                  </w:rPr>
                  <w:t xml:space="preserve">, “An Evaluative Baseline for Sentence-Level Semantic Division,” </w:t>
                </w:r>
                <w:r>
                  <w:rPr>
                    <w:rFonts w:eastAsia="Times New Roman"/>
                    <w:i/>
                    <w:iCs/>
                  </w:rPr>
                  <w:t>Mach Learn Knowl Extr</w:t>
                </w:r>
                <w:r>
                  <w:rPr>
                    <w:rFonts w:eastAsia="Times New Roman"/>
                  </w:rPr>
                  <w:t>, vol. 6, no. 1, 2024, doi: 10.3390/make6010003.</w:t>
                </w:r>
              </w:p>
              <w:p w14:paraId="0B5DEDA6" w14:textId="77777777" w:rsidR="00A92BFD" w:rsidRDefault="00A92BFD">
                <w:pPr>
                  <w:autoSpaceDE w:val="0"/>
                  <w:autoSpaceDN w:val="0"/>
                  <w:bidi w:val="0"/>
                  <w:ind w:hanging="640"/>
                  <w:divId w:val="1409037920"/>
                  <w:rPr>
                    <w:rFonts w:eastAsia="Times New Roman"/>
                  </w:rPr>
                </w:pPr>
                <w:r>
                  <w:rPr>
                    <w:rFonts w:eastAsia="Times New Roman"/>
                  </w:rPr>
                  <w:t>[17]</w:t>
                </w:r>
                <w:r>
                  <w:rPr>
                    <w:rFonts w:eastAsia="Times New Roman"/>
                  </w:rPr>
                  <w:tab/>
                  <w:t xml:space="preserve">M. Yasunaga, H. Ren, A. Bosselut, P. Liang, and J. Leskovec, “QA-GNN: Reasoning with Language Models and Knowledge Graphs for Question Answering,” in </w:t>
                </w:r>
                <w:r>
                  <w:rPr>
                    <w:rFonts w:eastAsia="Times New Roman"/>
                    <w:i/>
                    <w:iCs/>
                  </w:rPr>
                  <w:t>NAACL-HLT 2021 - 2021 Conference of the North American Chapter of the Association for Computational Linguistics: Human Language Technologies, Proceedings of the Conference</w:t>
                </w:r>
                <w:r>
                  <w:rPr>
                    <w:rFonts w:eastAsia="Times New Roman"/>
                  </w:rPr>
                  <w:t>, Apr. 2021. doi: 10.18653/v1/2021.naacl-main.45.</w:t>
                </w:r>
              </w:p>
              <w:p w14:paraId="2D72A630" w14:textId="77777777" w:rsidR="00A92BFD" w:rsidRDefault="00A92BFD">
                <w:pPr>
                  <w:autoSpaceDE w:val="0"/>
                  <w:autoSpaceDN w:val="0"/>
                  <w:bidi w:val="0"/>
                  <w:ind w:hanging="640"/>
                  <w:divId w:val="1336569339"/>
                  <w:rPr>
                    <w:rFonts w:eastAsia="Times New Roman"/>
                  </w:rPr>
                </w:pPr>
                <w:r>
                  <w:rPr>
                    <w:rFonts w:eastAsia="Times New Roman"/>
                  </w:rPr>
                  <w:t>[18]</w:t>
                </w:r>
                <w:r>
                  <w:rPr>
                    <w:rFonts w:eastAsia="Times New Roman"/>
                  </w:rPr>
                  <w:tab/>
                  <w:t xml:space="preserve">J. Heyder, “Hierarchical Temporal Memory Software Agent : In the light of general artificial intelligence criteria,” </w:t>
                </w:r>
                <w:r>
                  <w:rPr>
                    <w:rFonts w:eastAsia="Times New Roman"/>
                    <w:i/>
                    <w:iCs/>
                  </w:rPr>
                  <w:t>Digitala Vetenskapliga Arkivet</w:t>
                </w:r>
                <w:r>
                  <w:rPr>
                    <w:rFonts w:eastAsia="Times New Roman"/>
                  </w:rPr>
                  <w:t>, 2018.</w:t>
                </w:r>
              </w:p>
              <w:p w14:paraId="225E51B6" w14:textId="77777777" w:rsidR="00A92BFD" w:rsidRDefault="00A92BFD">
                <w:pPr>
                  <w:autoSpaceDE w:val="0"/>
                  <w:autoSpaceDN w:val="0"/>
                  <w:bidi w:val="0"/>
                  <w:ind w:hanging="640"/>
                  <w:divId w:val="513107855"/>
                  <w:rPr>
                    <w:rFonts w:eastAsia="Times New Roman"/>
                  </w:rPr>
                </w:pPr>
                <w:r>
                  <w:rPr>
                    <w:rFonts w:eastAsia="Times New Roman"/>
                  </w:rPr>
                  <w:lastRenderedPageBreak/>
                  <w:t>[19]</w:t>
                </w:r>
                <w:r>
                  <w:rPr>
                    <w:rFonts w:eastAsia="Times New Roman"/>
                  </w:rPr>
                  <w:tab/>
                  <w:t xml:space="preserve">W. B. Levy and R. A. Baxter, “Growing dendrites enhance a neuron’s computational power and memory capacity,” </w:t>
                </w:r>
                <w:r>
                  <w:rPr>
                    <w:rFonts w:eastAsia="Times New Roman"/>
                    <w:i/>
                    <w:iCs/>
                  </w:rPr>
                  <w:t>Neural Networks</w:t>
                </w:r>
                <w:r>
                  <w:rPr>
                    <w:rFonts w:eastAsia="Times New Roman"/>
                  </w:rPr>
                  <w:t>, vol. 164, 2023, doi: 10.1016/j.neunet.2023.04.033.</w:t>
                </w:r>
              </w:p>
              <w:p w14:paraId="17717788" w14:textId="77777777" w:rsidR="00A92BFD" w:rsidRDefault="00A92BFD">
                <w:pPr>
                  <w:autoSpaceDE w:val="0"/>
                  <w:autoSpaceDN w:val="0"/>
                  <w:bidi w:val="0"/>
                  <w:ind w:hanging="640"/>
                  <w:divId w:val="1004670013"/>
                  <w:rPr>
                    <w:rFonts w:eastAsia="Times New Roman"/>
                  </w:rPr>
                </w:pPr>
                <w:r>
                  <w:rPr>
                    <w:rFonts w:eastAsia="Times New Roman"/>
                  </w:rPr>
                  <w:t>[20]</w:t>
                </w:r>
                <w:r>
                  <w:rPr>
                    <w:rFonts w:eastAsia="Times New Roman"/>
                  </w:rPr>
                  <w:tab/>
                  <w:t xml:space="preserve">C. Wang </w:t>
                </w:r>
                <w:r>
                  <w:rPr>
                    <w:rFonts w:eastAsia="Times New Roman"/>
                    <w:i/>
                    <w:iCs/>
                  </w:rPr>
                  <w:t>et al.</w:t>
                </w:r>
                <w:r>
                  <w:rPr>
                    <w:rFonts w:eastAsia="Times New Roman"/>
                  </w:rPr>
                  <w:t xml:space="preserve">, “Enriching query semantics for code search with reinforcement learning,” </w:t>
                </w:r>
                <w:r>
                  <w:rPr>
                    <w:rFonts w:eastAsia="Times New Roman"/>
                    <w:i/>
                    <w:iCs/>
                  </w:rPr>
                  <w:t>Neural Networks</w:t>
                </w:r>
                <w:r>
                  <w:rPr>
                    <w:rFonts w:eastAsia="Times New Roman"/>
                  </w:rPr>
                  <w:t>, vol. 145, pp. 22–32, Jan. 2022, doi: 10.1016/j.neunet.2021.09.025.</w:t>
                </w:r>
              </w:p>
              <w:p w14:paraId="770349A9" w14:textId="77777777" w:rsidR="00A92BFD" w:rsidRDefault="00A92BFD">
                <w:pPr>
                  <w:autoSpaceDE w:val="0"/>
                  <w:autoSpaceDN w:val="0"/>
                  <w:bidi w:val="0"/>
                  <w:ind w:hanging="640"/>
                  <w:divId w:val="1253125552"/>
                  <w:rPr>
                    <w:rFonts w:eastAsia="Times New Roman"/>
                  </w:rPr>
                </w:pPr>
                <w:r>
                  <w:rPr>
                    <w:rFonts w:eastAsia="Times New Roman"/>
                  </w:rPr>
                  <w:t>[21]</w:t>
                </w:r>
                <w:r>
                  <w:rPr>
                    <w:rFonts w:eastAsia="Times New Roman"/>
                  </w:rPr>
                  <w:tab/>
                  <w:t xml:space="preserve">P. Anderson </w:t>
                </w:r>
                <w:r>
                  <w:rPr>
                    <w:rFonts w:eastAsia="Times New Roman"/>
                    <w:i/>
                    <w:iCs/>
                  </w:rPr>
                  <w:t>et al.</w:t>
                </w:r>
                <w:r>
                  <w:rPr>
                    <w:rFonts w:eastAsia="Times New Roman"/>
                  </w:rPr>
                  <w:t xml:space="preserve">, “Bottom-Up and Top-Down Attention for Image Captioning and Visual Question Answering,” in </w:t>
                </w:r>
                <w:r>
                  <w:rPr>
                    <w:rFonts w:eastAsia="Times New Roman"/>
                    <w:i/>
                    <w:iCs/>
                  </w:rPr>
                  <w:t>Proceedings of the IEEE Computer Society Conference on Computer Vision and Pattern Recognition</w:t>
                </w:r>
                <w:r>
                  <w:rPr>
                    <w:rFonts w:eastAsia="Times New Roman"/>
                  </w:rPr>
                  <w:t>, 2018. doi: 10.1109/CVPR.2018.00636.</w:t>
                </w:r>
              </w:p>
              <w:p w14:paraId="542DCD82" w14:textId="77777777" w:rsidR="00A92BFD" w:rsidRDefault="00A92BFD">
                <w:pPr>
                  <w:autoSpaceDE w:val="0"/>
                  <w:autoSpaceDN w:val="0"/>
                  <w:bidi w:val="0"/>
                  <w:ind w:hanging="640"/>
                  <w:divId w:val="34627465"/>
                  <w:rPr>
                    <w:rFonts w:eastAsia="Times New Roman"/>
                  </w:rPr>
                </w:pPr>
                <w:r>
                  <w:rPr>
                    <w:rFonts w:eastAsia="Times New Roman"/>
                  </w:rPr>
                  <w:t>[22]</w:t>
                </w:r>
                <w:r>
                  <w:rPr>
                    <w:rFonts w:eastAsia="Times New Roman"/>
                  </w:rPr>
                  <w:tab/>
                  <w:t xml:space="preserve">T. Hernández-Del-Toro, F. Martínez-Santiago, and A. Montejo-Ráez, “Assessing classifier’s performance,” </w:t>
                </w:r>
                <w:r>
                  <w:rPr>
                    <w:rFonts w:eastAsia="Times New Roman"/>
                    <w:i/>
                    <w:iCs/>
                  </w:rPr>
                  <w:t>Biosignal Processing and Classification Using Computational Learning and Intelligence: Principles, Algorithms, and Applications</w:t>
                </w:r>
                <w:r>
                  <w:rPr>
                    <w:rFonts w:eastAsia="Times New Roman"/>
                  </w:rPr>
                  <w:t>, pp. 131–149, Jan. 2021, doi: 10.1016/B978-0-12-820125-1.00018-X.</w:t>
                </w:r>
              </w:p>
              <w:p w14:paraId="7C31CA77" w14:textId="77777777" w:rsidR="00A92BFD" w:rsidRDefault="00A92BFD">
                <w:pPr>
                  <w:autoSpaceDE w:val="0"/>
                  <w:autoSpaceDN w:val="0"/>
                  <w:bidi w:val="0"/>
                  <w:ind w:hanging="640"/>
                  <w:divId w:val="1108162043"/>
                  <w:rPr>
                    <w:rFonts w:eastAsia="Times New Roman"/>
                  </w:rPr>
                </w:pPr>
                <w:r>
                  <w:rPr>
                    <w:rFonts w:eastAsia="Times New Roman"/>
                  </w:rPr>
                  <w:t>[23]</w:t>
                </w:r>
                <w:r>
                  <w:rPr>
                    <w:rFonts w:eastAsia="Times New Roman"/>
                  </w:rPr>
                  <w:tab/>
                  <w:t>Melanie Beck, “Evaluating QA: Metrics, Predictions, and the Null Response.” Accessed: Dec. 28, 2024. [Online]. Available: https://qa.fastforwardlabs.com/no%20answer/null%20threshold/bert/distilbert/exact%20match/f1/robust%20predictions/2020/06/09/Evaluating_BERT_on_SQuAD.html</w:t>
                </w:r>
              </w:p>
              <w:p w14:paraId="1D313A0F" w14:textId="77777777" w:rsidR="00A92BFD" w:rsidRDefault="00A92BFD">
                <w:pPr>
                  <w:autoSpaceDE w:val="0"/>
                  <w:autoSpaceDN w:val="0"/>
                  <w:bidi w:val="0"/>
                  <w:ind w:hanging="640"/>
                  <w:divId w:val="1696688568"/>
                  <w:rPr>
                    <w:rFonts w:eastAsia="Times New Roman"/>
                  </w:rPr>
                </w:pPr>
                <w:r>
                  <w:rPr>
                    <w:rFonts w:eastAsia="Times New Roman"/>
                  </w:rPr>
                  <w:t>[24]</w:t>
                </w:r>
                <w:r>
                  <w:rPr>
                    <w:rFonts w:eastAsia="Times New Roman"/>
                  </w:rPr>
                  <w:tab/>
                  <w:t>Moussa Taifi, “MRR vs MAP vs NDCG: Rank-Aware Evaluation Metrics And When To Use Them,” The Startup. Accessed: Dec. 28, 2024. [Online]. Available: https://medium.com/swlh/rank-aware-recsys-evaluation-metrics-5191bba16832</w:t>
                </w:r>
              </w:p>
              <w:p w14:paraId="048D0AA0" w14:textId="77777777" w:rsidR="00A92BFD" w:rsidRDefault="00A92BFD">
                <w:pPr>
                  <w:autoSpaceDE w:val="0"/>
                  <w:autoSpaceDN w:val="0"/>
                  <w:bidi w:val="0"/>
                  <w:ind w:hanging="640"/>
                  <w:divId w:val="203300807"/>
                  <w:rPr>
                    <w:rFonts w:eastAsia="Times New Roman"/>
                  </w:rPr>
                </w:pPr>
                <w:r>
                  <w:rPr>
                    <w:rFonts w:eastAsia="Times New Roman"/>
                  </w:rPr>
                  <w:t>[25]</w:t>
                </w:r>
                <w:r>
                  <w:rPr>
                    <w:rFonts w:eastAsia="Times New Roman"/>
                  </w:rPr>
                  <w:tab/>
                  <w:t>Sthanikam Santhosh, “Understanding BLEU and ROUGE score for NLP evaluation,” Medium. Accessed: Dec. 28, 2024. [Online]. Available: https://medium.com/@sthanikamsanthosh1994/understanding-bleu-and-rouge-score-for-nlp-evaluation-1ab334ecadcb</w:t>
                </w:r>
              </w:p>
              <w:p w14:paraId="31DD3FF1" w14:textId="77777777" w:rsidR="00A92BFD" w:rsidRDefault="00A92BFD">
                <w:pPr>
                  <w:autoSpaceDE w:val="0"/>
                  <w:autoSpaceDN w:val="0"/>
                  <w:bidi w:val="0"/>
                  <w:ind w:hanging="640"/>
                  <w:divId w:val="1120763299"/>
                  <w:rPr>
                    <w:rFonts w:eastAsia="Times New Roman"/>
                  </w:rPr>
                </w:pPr>
                <w:r>
                  <w:rPr>
                    <w:rFonts w:eastAsia="Times New Roman"/>
                  </w:rPr>
                  <w:t>[26]</w:t>
                </w:r>
                <w:r>
                  <w:rPr>
                    <w:rFonts w:eastAsia="Times New Roman"/>
                  </w:rPr>
                  <w:tab/>
                  <w:t xml:space="preserve">P. Rajpurkar, J. Zhang, K. Lopyrev, and P. Liang, “SQuad: 100,000+ questions for machine comprehension of text,” in </w:t>
                </w:r>
                <w:r>
                  <w:rPr>
                    <w:rFonts w:eastAsia="Times New Roman"/>
                    <w:i/>
                    <w:iCs/>
                  </w:rPr>
                  <w:t>EMNLP 2016 - Conference on Empirical Methods in Natural Language Processing, Proceedings</w:t>
                </w:r>
                <w:r>
                  <w:rPr>
                    <w:rFonts w:eastAsia="Times New Roman"/>
                  </w:rPr>
                  <w:t>, 2016. doi: 10.18653/v1/d16-1264.</w:t>
                </w:r>
              </w:p>
              <w:p w14:paraId="0FEAD3A6" w14:textId="77777777" w:rsidR="00A92BFD" w:rsidRDefault="00A92BFD">
                <w:pPr>
                  <w:autoSpaceDE w:val="0"/>
                  <w:autoSpaceDN w:val="0"/>
                  <w:bidi w:val="0"/>
                  <w:ind w:hanging="640"/>
                  <w:divId w:val="1595360049"/>
                  <w:rPr>
                    <w:rFonts w:eastAsia="Times New Roman"/>
                  </w:rPr>
                </w:pPr>
                <w:r>
                  <w:rPr>
                    <w:rFonts w:eastAsia="Times New Roman"/>
                  </w:rPr>
                  <w:t>[27]</w:t>
                </w:r>
                <w:r>
                  <w:rPr>
                    <w:rFonts w:eastAsia="Times New Roman"/>
                  </w:rPr>
                  <w:tab/>
                  <w:t xml:space="preserve">T. Kwiatkowski </w:t>
                </w:r>
                <w:r>
                  <w:rPr>
                    <w:rFonts w:eastAsia="Times New Roman"/>
                    <w:i/>
                    <w:iCs/>
                  </w:rPr>
                  <w:t>et al.</w:t>
                </w:r>
                <w:r>
                  <w:rPr>
                    <w:rFonts w:eastAsia="Times New Roman"/>
                  </w:rPr>
                  <w:t xml:space="preserve">, “Natural Questions: A Benchmark for Question Answering Research,” </w:t>
                </w:r>
                <w:r>
                  <w:rPr>
                    <w:rFonts w:eastAsia="Times New Roman"/>
                    <w:i/>
                    <w:iCs/>
                  </w:rPr>
                  <w:t>Trans Assoc Comput Linguist</w:t>
                </w:r>
                <w:r>
                  <w:rPr>
                    <w:rFonts w:eastAsia="Times New Roman"/>
                  </w:rPr>
                  <w:t>, vol. 7, 2019, doi: 10.1162/tacl_a_00276.</w:t>
                </w:r>
              </w:p>
              <w:p w14:paraId="3EC64BA4" w14:textId="77777777" w:rsidR="00A92BFD" w:rsidRDefault="00A92BFD">
                <w:pPr>
                  <w:autoSpaceDE w:val="0"/>
                  <w:autoSpaceDN w:val="0"/>
                  <w:bidi w:val="0"/>
                  <w:ind w:hanging="640"/>
                  <w:divId w:val="239757442"/>
                  <w:rPr>
                    <w:rFonts w:eastAsia="Times New Roman"/>
                  </w:rPr>
                </w:pPr>
                <w:r>
                  <w:rPr>
                    <w:rFonts w:eastAsia="Times New Roman"/>
                  </w:rPr>
                  <w:t>[28]</w:t>
                </w:r>
                <w:r>
                  <w:rPr>
                    <w:rFonts w:eastAsia="Times New Roman"/>
                  </w:rPr>
                  <w:tab/>
                  <w:t xml:space="preserve">T. Nguyen </w:t>
                </w:r>
                <w:r>
                  <w:rPr>
                    <w:rFonts w:eastAsia="Times New Roman"/>
                    <w:i/>
                    <w:iCs/>
                  </w:rPr>
                  <w:t>et al.</w:t>
                </w:r>
                <w:r>
                  <w:rPr>
                    <w:rFonts w:eastAsia="Times New Roman"/>
                  </w:rPr>
                  <w:t xml:space="preserve">, “MS MARCO: A human generated MAchine reading COmprehension dataset,” in </w:t>
                </w:r>
                <w:r>
                  <w:rPr>
                    <w:rFonts w:eastAsia="Times New Roman"/>
                    <w:i/>
                    <w:iCs/>
                  </w:rPr>
                  <w:t>CEUR Workshop Proceedings</w:t>
                </w:r>
                <w:r>
                  <w:rPr>
                    <w:rFonts w:eastAsia="Times New Roman"/>
                  </w:rPr>
                  <w:t>, 2016.</w:t>
                </w:r>
              </w:p>
              <w:p w14:paraId="58509F3B" w14:textId="77777777" w:rsidR="00A92BFD" w:rsidRDefault="00A92BFD">
                <w:pPr>
                  <w:autoSpaceDE w:val="0"/>
                  <w:autoSpaceDN w:val="0"/>
                  <w:bidi w:val="0"/>
                  <w:ind w:hanging="640"/>
                  <w:divId w:val="1303539704"/>
                  <w:rPr>
                    <w:rFonts w:eastAsia="Times New Roman"/>
                  </w:rPr>
                </w:pPr>
                <w:r>
                  <w:rPr>
                    <w:rFonts w:eastAsia="Times New Roman"/>
                  </w:rPr>
                  <w:t>[29]</w:t>
                </w:r>
                <w:r>
                  <w:rPr>
                    <w:rFonts w:eastAsia="Times New Roman"/>
                  </w:rPr>
                  <w:tab/>
                  <w:t xml:space="preserve">M. Artetxe, S. Ruder, and D. Yogatama, “On the cross-lingual transferability of monolingual representations,” in </w:t>
                </w:r>
                <w:r>
                  <w:rPr>
                    <w:rFonts w:eastAsia="Times New Roman"/>
                    <w:i/>
                    <w:iCs/>
                  </w:rPr>
                  <w:t>Proceedings of the Annual Meeting of the Association for Computational Linguistics</w:t>
                </w:r>
                <w:r>
                  <w:rPr>
                    <w:rFonts w:eastAsia="Times New Roman"/>
                  </w:rPr>
                  <w:t>, 2020. doi: 10.18653/v1/2020.acl-main.421.</w:t>
                </w:r>
              </w:p>
              <w:p w14:paraId="27F96D4E" w14:textId="77777777" w:rsidR="00A92BFD" w:rsidRDefault="00A92BFD">
                <w:pPr>
                  <w:autoSpaceDE w:val="0"/>
                  <w:autoSpaceDN w:val="0"/>
                  <w:bidi w:val="0"/>
                  <w:ind w:hanging="640"/>
                  <w:divId w:val="1937788245"/>
                  <w:rPr>
                    <w:rFonts w:eastAsia="Times New Roman"/>
                  </w:rPr>
                </w:pPr>
                <w:r>
                  <w:rPr>
                    <w:rFonts w:eastAsia="Times New Roman"/>
                  </w:rPr>
                  <w:t>[30]</w:t>
                </w:r>
                <w:r>
                  <w:rPr>
                    <w:rFonts w:eastAsia="Times New Roman"/>
                  </w:rPr>
                  <w:tab/>
                  <w:t>C. Antoniou and N. Bassiliades, “A survey on semantic question answering systems,” 2022. doi: 10.1017/S0269888921000138.</w:t>
                </w:r>
              </w:p>
              <w:p w14:paraId="26E31F21" w14:textId="77777777" w:rsidR="00A92BFD" w:rsidRDefault="00A92BFD">
                <w:pPr>
                  <w:autoSpaceDE w:val="0"/>
                  <w:autoSpaceDN w:val="0"/>
                  <w:bidi w:val="0"/>
                  <w:ind w:hanging="640"/>
                  <w:divId w:val="916477575"/>
                  <w:rPr>
                    <w:rFonts w:eastAsia="Times New Roman"/>
                  </w:rPr>
                </w:pPr>
                <w:r>
                  <w:rPr>
                    <w:rFonts w:eastAsia="Times New Roman"/>
                  </w:rPr>
                  <w:t>[31]</w:t>
                </w:r>
                <w:r>
                  <w:rPr>
                    <w:rFonts w:eastAsia="Times New Roman"/>
                  </w:rPr>
                  <w:tab/>
                  <w:t>S. Anbaraki, “Evaluating and predicting the quality of answers factors in the research gate’s question and answer system: A case study of the thematic domain of knowledge management,” 2021. doi: 10.52547/jipm.36.3.709.</w:t>
                </w:r>
              </w:p>
              <w:p w14:paraId="722E0E00" w14:textId="77777777" w:rsidR="00A92BFD" w:rsidRDefault="00A92BFD">
                <w:pPr>
                  <w:autoSpaceDE w:val="0"/>
                  <w:autoSpaceDN w:val="0"/>
                  <w:bidi w:val="0"/>
                  <w:ind w:hanging="640"/>
                  <w:divId w:val="1960064708"/>
                  <w:rPr>
                    <w:rFonts w:eastAsia="Times New Roman"/>
                  </w:rPr>
                </w:pPr>
                <w:r>
                  <w:rPr>
                    <w:rFonts w:eastAsia="Times New Roman"/>
                  </w:rPr>
                  <w:t>[32]</w:t>
                </w:r>
                <w:r>
                  <w:rPr>
                    <w:rFonts w:eastAsia="Times New Roman"/>
                  </w:rPr>
                  <w:tab/>
                  <w:t xml:space="preserve">L. P. Acharya, “A Systematic Approach for Automatically Answering General-Purpose Objective and Subjective Questions,” </w:t>
                </w:r>
                <w:r>
                  <w:rPr>
                    <w:rFonts w:eastAsia="Times New Roman"/>
                    <w:i/>
                    <w:iCs/>
                  </w:rPr>
                  <w:t>Florida Institute of Technology</w:t>
                </w:r>
                <w:r>
                  <w:rPr>
                    <w:rFonts w:eastAsia="Times New Roman"/>
                  </w:rPr>
                  <w:t>, 2019.</w:t>
                </w:r>
              </w:p>
              <w:p w14:paraId="6BDC0E1C" w14:textId="77777777" w:rsidR="00A92BFD" w:rsidRDefault="00A92BFD">
                <w:pPr>
                  <w:autoSpaceDE w:val="0"/>
                  <w:autoSpaceDN w:val="0"/>
                  <w:bidi w:val="0"/>
                  <w:ind w:hanging="640"/>
                  <w:divId w:val="849101539"/>
                  <w:rPr>
                    <w:rFonts w:eastAsia="Times New Roman"/>
                  </w:rPr>
                </w:pPr>
                <w:r>
                  <w:rPr>
                    <w:rFonts w:eastAsia="Times New Roman"/>
                  </w:rPr>
                  <w:t>[33]</w:t>
                </w:r>
                <w:r>
                  <w:rPr>
                    <w:rFonts w:eastAsia="Times New Roman"/>
                  </w:rPr>
                  <w:tab/>
                  <w:t xml:space="preserve">A. Allam, A. Mohamed, N. Allam, and M. H. Haggag, “The Question Answering Systems : A Survey.,” </w:t>
                </w:r>
                <w:r>
                  <w:rPr>
                    <w:rFonts w:eastAsia="Times New Roman"/>
                    <w:i/>
                    <w:iCs/>
                  </w:rPr>
                  <w:t>International Journal of Research and Reviews in Information Sciences (IJRRIS)\t\t\t\t\t\t</w:t>
                </w:r>
                <w:r>
                  <w:rPr>
                    <w:rFonts w:eastAsia="Times New Roman"/>
                  </w:rPr>
                  <w:t>, no. October, 2016.</w:t>
                </w:r>
              </w:p>
              <w:p w14:paraId="7416289A" w14:textId="77777777" w:rsidR="00A92BFD" w:rsidRDefault="00A92BFD">
                <w:pPr>
                  <w:autoSpaceDE w:val="0"/>
                  <w:autoSpaceDN w:val="0"/>
                  <w:bidi w:val="0"/>
                  <w:ind w:hanging="640"/>
                  <w:divId w:val="994992759"/>
                  <w:rPr>
                    <w:rFonts w:eastAsia="Times New Roman"/>
                  </w:rPr>
                </w:pPr>
                <w:r>
                  <w:rPr>
                    <w:rFonts w:eastAsia="Times New Roman"/>
                  </w:rPr>
                  <w:t>[34]</w:t>
                </w:r>
                <w:r>
                  <w:rPr>
                    <w:rFonts w:eastAsia="Times New Roman"/>
                  </w:rPr>
                  <w:tab/>
                  <w:t>K. J. Hole and S. Ahmad, “A thousand brains: toward biologically constrained AI,” 2021. doi: 10.1007/s42452-021-04715-0.</w:t>
                </w:r>
              </w:p>
              <w:p w14:paraId="11209376" w14:textId="77777777" w:rsidR="00A92BFD" w:rsidRDefault="00A92BFD">
                <w:pPr>
                  <w:autoSpaceDE w:val="0"/>
                  <w:autoSpaceDN w:val="0"/>
                  <w:bidi w:val="0"/>
                  <w:ind w:hanging="640"/>
                  <w:divId w:val="178281435"/>
                  <w:rPr>
                    <w:rFonts w:eastAsia="Times New Roman"/>
                  </w:rPr>
                </w:pPr>
                <w:r>
                  <w:rPr>
                    <w:rFonts w:eastAsia="Times New Roman"/>
                  </w:rPr>
                  <w:t>[35]</w:t>
                </w:r>
                <w:r>
                  <w:rPr>
                    <w:rFonts w:eastAsia="Times New Roman"/>
                  </w:rPr>
                  <w:tab/>
                  <w:t>M. W. Mathis, “The neocortical column as a universal template for perception and world-model learning,” 2023. doi: 10.1038/s41583-022-00658-6.</w:t>
                </w:r>
              </w:p>
              <w:p w14:paraId="29C5BE8E" w14:textId="77777777" w:rsidR="00A92BFD" w:rsidRDefault="00A92BFD">
                <w:pPr>
                  <w:autoSpaceDE w:val="0"/>
                  <w:autoSpaceDN w:val="0"/>
                  <w:bidi w:val="0"/>
                  <w:ind w:hanging="640"/>
                  <w:divId w:val="1157721012"/>
                  <w:rPr>
                    <w:rFonts w:eastAsia="Times New Roman"/>
                  </w:rPr>
                </w:pPr>
                <w:r>
                  <w:rPr>
                    <w:rFonts w:eastAsia="Times New Roman"/>
                  </w:rPr>
                  <w:t>[36]</w:t>
                </w:r>
                <w:r>
                  <w:rPr>
                    <w:rFonts w:eastAsia="Times New Roman"/>
                  </w:rPr>
                  <w:tab/>
                  <w:t>cortical, “Semantic Folding Benchmark.” Accessed: Dec. 28, 2024. [Online]. Available: https://www.cortical.io/science/difference-with-other-approaches/</w:t>
                </w:r>
              </w:p>
              <w:p w14:paraId="36F5762A" w14:textId="222C1944" w:rsidR="00F96087" w:rsidRDefault="00A92BFD" w:rsidP="00F96087">
                <w:pPr>
                  <w:bidi w:val="0"/>
                  <w:rPr>
                    <w:rFonts w:eastAsiaTheme="majorEastAsia"/>
                    <w:bCs/>
                    <w:szCs w:val="22"/>
                    <w:rtl/>
                  </w:rPr>
                </w:pPr>
                <w:r>
                  <w:rPr>
                    <w:rFonts w:eastAsia="Times New Roman"/>
                  </w:rPr>
                  <w:t> </w:t>
                </w:r>
              </w:p>
            </w:sdtContent>
          </w:sdt>
          <w:p w14:paraId="2D94D335" w14:textId="77777777" w:rsidR="00F96087" w:rsidRDefault="00F96087" w:rsidP="00F96087">
            <w:pPr>
              <w:bidi w:val="0"/>
              <w:rPr>
                <w:rFonts w:eastAsiaTheme="majorEastAsia"/>
                <w:bCs/>
                <w:szCs w:val="22"/>
                <w:rtl/>
              </w:rPr>
            </w:pPr>
          </w:p>
          <w:p w14:paraId="05FF3AEA" w14:textId="261CF7C7" w:rsidR="00FA488C" w:rsidRPr="00FA488C" w:rsidRDefault="00FA488C" w:rsidP="00FA488C">
            <w:pPr>
              <w:bidi w:val="0"/>
              <w:rPr>
                <w:rFonts w:eastAsiaTheme="majorEastAsia"/>
                <w:bCs/>
                <w:szCs w:val="22"/>
              </w:rPr>
            </w:pPr>
          </w:p>
        </w:tc>
      </w:tr>
    </w:tbl>
    <w:tbl>
      <w:tblPr>
        <w:tblStyle w:val="TableGrid"/>
        <w:tblW w:w="9918" w:type="dxa"/>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ook w:val="04A0" w:firstRow="1" w:lastRow="0" w:firstColumn="1" w:lastColumn="0" w:noHBand="0" w:noVBand="1"/>
      </w:tblPr>
      <w:tblGrid>
        <w:gridCol w:w="2220"/>
        <w:gridCol w:w="900"/>
        <w:gridCol w:w="6798"/>
      </w:tblGrid>
      <w:tr w:rsidR="00687C02" w:rsidRPr="001A6537" w14:paraId="62E9B14D" w14:textId="77777777" w:rsidTr="0093182B">
        <w:trPr>
          <w:trHeight w:val="305"/>
        </w:trPr>
        <w:tc>
          <w:tcPr>
            <w:tcW w:w="2220" w:type="dxa"/>
          </w:tcPr>
          <w:p w14:paraId="380BBBD8" w14:textId="77777777" w:rsidR="00687C02" w:rsidRPr="001A6537" w:rsidRDefault="00687C02" w:rsidP="00F36EFF">
            <w:pPr>
              <w:pStyle w:val="NoSpacing"/>
              <w:jc w:val="center"/>
              <w:rPr>
                <w:sz w:val="22"/>
                <w:szCs w:val="22"/>
                <w:lang w:bidi="fa-IR"/>
              </w:rPr>
            </w:pPr>
            <w:permStart w:id="1187470470" w:edGrp="everyone"/>
            <w:permEnd w:id="1187470470"/>
          </w:p>
        </w:tc>
        <w:tc>
          <w:tcPr>
            <w:tcW w:w="900" w:type="dxa"/>
            <w:shd w:val="clear" w:color="auto" w:fill="DEEAF6" w:themeFill="accent1" w:themeFillTint="33"/>
          </w:tcPr>
          <w:p w14:paraId="35321C12" w14:textId="77777777" w:rsidR="00687C02" w:rsidRPr="001A6537" w:rsidRDefault="00687C02" w:rsidP="00F36EFF">
            <w:pPr>
              <w:pStyle w:val="NoSpacing"/>
              <w:spacing w:line="276" w:lineRule="auto"/>
              <w:jc w:val="center"/>
              <w:rPr>
                <w:rtl/>
                <w:lang w:bidi="fa-IR"/>
              </w:rPr>
            </w:pPr>
            <w:r w:rsidRPr="001A6537">
              <w:rPr>
                <w:rFonts w:hint="cs"/>
                <w:b/>
                <w:bCs/>
                <w:rtl/>
                <w:lang w:bidi="fa-IR"/>
              </w:rPr>
              <w:t>شماره:</w:t>
            </w:r>
          </w:p>
        </w:tc>
        <w:tc>
          <w:tcPr>
            <w:tcW w:w="6798" w:type="dxa"/>
            <w:vMerge w:val="restart"/>
          </w:tcPr>
          <w:p w14:paraId="5E6BA6C5" w14:textId="1DC81E1E" w:rsidR="00687C02" w:rsidRPr="001A6537" w:rsidRDefault="00687C02" w:rsidP="00687C02">
            <w:pPr>
              <w:pStyle w:val="NoSpacing"/>
              <w:spacing w:before="240" w:after="100" w:afterAutospacing="1"/>
              <w:rPr>
                <w:b/>
                <w:bCs/>
                <w:lang w:bidi="fa-IR"/>
              </w:rPr>
            </w:pPr>
            <w:r w:rsidRPr="001A6537">
              <w:rPr>
                <w:b/>
                <w:bCs/>
                <w:rtl/>
                <w:lang w:bidi="fa-IR"/>
              </w:rPr>
              <w:t>معاون مح</w:t>
            </w:r>
            <w:r w:rsidRPr="001A6537">
              <w:rPr>
                <w:rFonts w:hint="cs"/>
                <w:b/>
                <w:bCs/>
                <w:rtl/>
                <w:lang w:bidi="fa-IR"/>
              </w:rPr>
              <w:t>ترم</w:t>
            </w:r>
            <w:r w:rsidRPr="001A6537">
              <w:rPr>
                <w:b/>
                <w:bCs/>
                <w:rtl/>
                <w:lang w:bidi="fa-IR"/>
              </w:rPr>
              <w:t xml:space="preserve"> </w:t>
            </w:r>
            <w:r w:rsidRPr="001A6537">
              <w:rPr>
                <w:rFonts w:hint="cs"/>
                <w:b/>
                <w:bCs/>
                <w:rtl/>
                <w:lang w:bidi="fa-IR"/>
              </w:rPr>
              <w:t xml:space="preserve">آموزشی و </w:t>
            </w:r>
            <w:r w:rsidRPr="001A6537">
              <w:rPr>
                <w:b/>
                <w:bCs/>
                <w:rtl/>
                <w:lang w:bidi="fa-IR"/>
              </w:rPr>
              <w:t>تحص</w:t>
            </w:r>
            <w:r w:rsidRPr="001A6537">
              <w:rPr>
                <w:rFonts w:hint="cs"/>
                <w:b/>
                <w:bCs/>
                <w:rtl/>
                <w:lang w:bidi="fa-IR"/>
              </w:rPr>
              <w:t>ی</w:t>
            </w:r>
            <w:r w:rsidRPr="001A6537">
              <w:rPr>
                <w:b/>
                <w:bCs/>
                <w:rtl/>
                <w:lang w:bidi="fa-IR"/>
              </w:rPr>
              <w:t>لات ت</w:t>
            </w:r>
            <w:r w:rsidR="00680891" w:rsidRPr="001A6537">
              <w:rPr>
                <w:b/>
                <w:bCs/>
                <w:rtl/>
                <w:lang w:bidi="fa-IR"/>
              </w:rPr>
              <w:t>ک</w:t>
            </w:r>
            <w:r w:rsidRPr="001A6537">
              <w:rPr>
                <w:b/>
                <w:bCs/>
                <w:rtl/>
                <w:lang w:bidi="fa-IR"/>
              </w:rPr>
              <w:t>م</w:t>
            </w:r>
            <w:r w:rsidRPr="001A6537">
              <w:rPr>
                <w:rFonts w:hint="cs"/>
                <w:b/>
                <w:bCs/>
                <w:rtl/>
                <w:lang w:bidi="fa-IR"/>
              </w:rPr>
              <w:t>ی</w:t>
            </w:r>
            <w:r w:rsidRPr="001A6537">
              <w:rPr>
                <w:b/>
                <w:bCs/>
                <w:rtl/>
                <w:lang w:bidi="fa-IR"/>
              </w:rPr>
              <w:t>ل</w:t>
            </w:r>
            <w:r w:rsidRPr="001A6537">
              <w:rPr>
                <w:rFonts w:hint="cs"/>
                <w:b/>
                <w:bCs/>
                <w:rtl/>
                <w:lang w:bidi="fa-IR"/>
              </w:rPr>
              <w:t xml:space="preserve">ی پردیس </w:t>
            </w:r>
            <w:r w:rsidRPr="001A6537">
              <w:rPr>
                <w:b/>
                <w:bCs/>
                <w:rtl/>
                <w:lang w:bidi="fa-IR"/>
              </w:rPr>
              <w:t>دانش</w:t>
            </w:r>
            <w:r w:rsidR="00680891" w:rsidRPr="001A6537">
              <w:rPr>
                <w:b/>
                <w:bCs/>
                <w:rtl/>
                <w:lang w:bidi="fa-IR"/>
              </w:rPr>
              <w:t>ک</w:t>
            </w:r>
            <w:r w:rsidRPr="001A6537">
              <w:rPr>
                <w:b/>
                <w:bCs/>
                <w:rtl/>
                <w:lang w:bidi="fa-IR"/>
              </w:rPr>
              <w:t>د</w:t>
            </w:r>
            <w:r w:rsidR="00083027">
              <w:rPr>
                <w:rFonts w:hint="cs"/>
                <w:b/>
                <w:bCs/>
                <w:rtl/>
                <w:lang w:bidi="fa-IR"/>
              </w:rPr>
              <w:t>گان</w:t>
            </w:r>
            <w:r w:rsidRPr="001A6537">
              <w:rPr>
                <w:rFonts w:hint="cs"/>
                <w:b/>
                <w:bCs/>
                <w:rtl/>
                <w:lang w:bidi="fa-IR"/>
              </w:rPr>
              <w:t xml:space="preserve"> فنی</w:t>
            </w:r>
          </w:p>
        </w:tc>
      </w:tr>
      <w:tr w:rsidR="00687C02" w:rsidRPr="001A6537" w14:paraId="5F8B77CA" w14:textId="77777777" w:rsidTr="0093182B">
        <w:trPr>
          <w:trHeight w:val="287"/>
        </w:trPr>
        <w:tc>
          <w:tcPr>
            <w:tcW w:w="2220" w:type="dxa"/>
          </w:tcPr>
          <w:p w14:paraId="3A43B9BB" w14:textId="77777777" w:rsidR="00687C02" w:rsidRPr="001A6537" w:rsidRDefault="00687C02" w:rsidP="00F36EFF">
            <w:pPr>
              <w:pStyle w:val="NoSpacing"/>
              <w:jc w:val="center"/>
              <w:rPr>
                <w:sz w:val="22"/>
                <w:szCs w:val="22"/>
                <w:lang w:bidi="fa-IR"/>
              </w:rPr>
            </w:pPr>
            <w:permStart w:id="674787876" w:edGrp="everyone"/>
            <w:permEnd w:id="674787876"/>
          </w:p>
        </w:tc>
        <w:tc>
          <w:tcPr>
            <w:tcW w:w="900" w:type="dxa"/>
            <w:shd w:val="clear" w:color="auto" w:fill="DEEAF6" w:themeFill="accent1" w:themeFillTint="33"/>
          </w:tcPr>
          <w:p w14:paraId="5338FDD8" w14:textId="58C142C9" w:rsidR="00687C02" w:rsidRPr="001A6537" w:rsidRDefault="00687C02" w:rsidP="00F36EFF">
            <w:pPr>
              <w:pStyle w:val="NoSpacing"/>
              <w:spacing w:line="276" w:lineRule="auto"/>
              <w:jc w:val="center"/>
              <w:rPr>
                <w:lang w:bidi="fa-IR"/>
              </w:rPr>
            </w:pPr>
            <w:r w:rsidRPr="001A6537">
              <w:rPr>
                <w:rFonts w:hint="cs"/>
                <w:b/>
                <w:bCs/>
                <w:rtl/>
                <w:lang w:bidi="fa-IR"/>
              </w:rPr>
              <w:t>تار</w:t>
            </w:r>
            <w:r w:rsidR="00680891" w:rsidRPr="001A6537">
              <w:rPr>
                <w:rFonts w:hint="cs"/>
                <w:b/>
                <w:bCs/>
                <w:rtl/>
                <w:lang w:bidi="fa-IR"/>
              </w:rPr>
              <w:t>ی</w:t>
            </w:r>
            <w:r w:rsidRPr="001A6537">
              <w:rPr>
                <w:rFonts w:hint="cs"/>
                <w:b/>
                <w:bCs/>
                <w:rtl/>
                <w:lang w:bidi="fa-IR"/>
              </w:rPr>
              <w:t>خ:</w:t>
            </w:r>
          </w:p>
        </w:tc>
        <w:tc>
          <w:tcPr>
            <w:tcW w:w="6798" w:type="dxa"/>
            <w:vMerge/>
          </w:tcPr>
          <w:p w14:paraId="4C6F292D" w14:textId="77777777" w:rsidR="00687C02" w:rsidRPr="001A6537" w:rsidRDefault="00687C02" w:rsidP="00687C02">
            <w:pPr>
              <w:pStyle w:val="NoSpacing"/>
              <w:rPr>
                <w:b/>
                <w:bCs/>
                <w:lang w:bidi="fa-IR"/>
              </w:rPr>
            </w:pPr>
          </w:p>
        </w:tc>
      </w:tr>
      <w:tr w:rsidR="00687C02" w:rsidRPr="001A6537" w14:paraId="3844C502" w14:textId="77777777" w:rsidTr="0093182B">
        <w:trPr>
          <w:trHeight w:val="4125"/>
        </w:trPr>
        <w:tc>
          <w:tcPr>
            <w:tcW w:w="9918" w:type="dxa"/>
            <w:gridSpan w:val="3"/>
          </w:tcPr>
          <w:p w14:paraId="047F756D" w14:textId="77777777" w:rsidR="00687C02" w:rsidRPr="001A6537" w:rsidRDefault="00687C02" w:rsidP="00845A15">
            <w:pPr>
              <w:pStyle w:val="NoSpacing"/>
              <w:rPr>
                <w:sz w:val="16"/>
                <w:szCs w:val="16"/>
                <w:lang w:bidi="fa-IR"/>
              </w:rPr>
            </w:pPr>
          </w:p>
          <w:p w14:paraId="28C87F6F" w14:textId="4330515D" w:rsidR="00687C02" w:rsidRPr="001A6537" w:rsidRDefault="009B20E9" w:rsidP="00687C02">
            <w:pPr>
              <w:pStyle w:val="NoSpacing"/>
              <w:spacing w:line="312" w:lineRule="auto"/>
              <w:rPr>
                <w:rtl/>
                <w:lang w:bidi="fa-IR"/>
              </w:rPr>
            </w:pPr>
            <w:r>
              <w:rPr>
                <w:rFonts w:hint="cs"/>
                <w:rtl/>
                <w:lang w:bidi="fa-IR"/>
              </w:rPr>
              <w:t xml:space="preserve">     </w:t>
            </w:r>
            <w:r w:rsidR="00687C02" w:rsidRPr="001A6537">
              <w:rPr>
                <w:rFonts w:hint="cs"/>
                <w:rtl/>
                <w:lang w:bidi="fa-IR"/>
              </w:rPr>
              <w:t>با سلام و احترام،</w:t>
            </w:r>
          </w:p>
          <w:p w14:paraId="0B62860B" w14:textId="11A64E6F" w:rsidR="00163C0F" w:rsidRPr="00BD51D0" w:rsidRDefault="009B20E9" w:rsidP="00BD51D0">
            <w:pPr>
              <w:pStyle w:val="NoSpacing"/>
              <w:spacing w:line="312" w:lineRule="auto"/>
              <w:rPr>
                <w:bCs/>
                <w:rtl/>
                <w:lang w:bidi="fa-IR"/>
              </w:rPr>
            </w:pPr>
            <w:r>
              <w:rPr>
                <w:rFonts w:hint="cs"/>
                <w:rtl/>
                <w:lang w:bidi="fa-IR"/>
              </w:rPr>
              <w:t xml:space="preserve">     </w:t>
            </w:r>
            <w:r w:rsidR="00687C02" w:rsidRPr="001A6537">
              <w:rPr>
                <w:rFonts w:hint="cs"/>
                <w:rtl/>
                <w:lang w:bidi="fa-IR"/>
              </w:rPr>
              <w:t>فرم</w:t>
            </w:r>
            <w:r w:rsidR="00687C02" w:rsidRPr="001A6537">
              <w:rPr>
                <w:rtl/>
                <w:lang w:bidi="fa-IR"/>
              </w:rPr>
              <w:t xml:space="preserve"> پیشنهاد</w:t>
            </w:r>
            <w:r w:rsidR="00687C02" w:rsidRPr="001A6537">
              <w:rPr>
                <w:rFonts w:hint="cs"/>
                <w:rtl/>
                <w:lang w:bidi="fa-IR"/>
              </w:rPr>
              <w:t xml:space="preserve"> و حمایت از </w:t>
            </w:r>
            <w:sdt>
              <w:sdtPr>
                <w:rPr>
                  <w:b/>
                  <w:bCs/>
                  <w:rtl/>
                  <w:lang w:bidi="fa-IR"/>
                </w:rPr>
                <w:alias w:val="طرح پژوهشي"/>
                <w:tag w:val="طرح پژوهشي"/>
                <w:id w:val="-51392482"/>
                <w:placeholder>
                  <w:docPart w:val="A9E25544BBA543C996992CE3D32C8366"/>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740975" w:rsidRPr="001A6537">
                  <w:rPr>
                    <w:b/>
                    <w:bCs/>
                    <w:rtl/>
                    <w:lang w:bidi="fa-IR"/>
                  </w:rPr>
                  <w:t>پايان نامه</w:t>
                </w:r>
              </w:sdtContent>
            </w:sdt>
            <w:r w:rsidR="00A46939" w:rsidRPr="001A6537">
              <w:rPr>
                <w:b/>
                <w:bCs/>
                <w:rtl/>
                <w:lang w:bidi="fa-IR"/>
              </w:rPr>
              <w:t xml:space="preserve"> </w:t>
            </w:r>
            <w:sdt>
              <w:sdtPr>
                <w:rPr>
                  <w:b/>
                  <w:bCs/>
                  <w:rtl/>
                  <w:lang w:bidi="fa-IR"/>
                </w:rPr>
                <w:alias w:val="جنسيت"/>
                <w:tag w:val="جنسيت"/>
                <w:id w:val="1273745165"/>
                <w:placeholder>
                  <w:docPart w:val="C4F162DB92BE471F806DBEBAE7381C5F"/>
                </w:placeholder>
                <w:dropDownList>
                  <w:listItem w:value="Choose an item."/>
                  <w:listItem w:displayText="جناب آقاي " w:value="جناب آقاي "/>
                  <w:listItem w:displayText="سركار خانم" w:value="سركار خانم"/>
                </w:dropDownList>
              </w:sdtPr>
              <w:sdtEndPr>
                <w:rPr>
                  <w:rStyle w:val="Style1"/>
                  <w:rFonts w:ascii="B Nazanin" w:hAnsi="B Nazanin"/>
                </w:rPr>
              </w:sdtEndPr>
              <w:sdtContent>
                <w:r w:rsidR="00A30A60">
                  <w:rPr>
                    <w:b/>
                    <w:bCs/>
                    <w:rtl/>
                    <w:lang w:bidi="fa-IR"/>
                  </w:rPr>
                  <w:t xml:space="preserve">جناب آقاي </w:t>
                </w:r>
              </w:sdtContent>
            </w:sdt>
            <w:permStart w:id="1642409759" w:edGrp="everyone"/>
            <w:r w:rsidR="00A30A60">
              <w:rPr>
                <w:rStyle w:val="Style1"/>
                <w:rFonts w:hint="cs"/>
                <w:b/>
                <w:bCs/>
                <w:rtl/>
                <w:lang w:bidi="fa-IR"/>
              </w:rPr>
              <w:t>وحید مرادی</w:t>
            </w:r>
            <w:r w:rsidR="002562AE">
              <w:rPr>
                <w:rStyle w:val="Style1"/>
                <w:rFonts w:hint="cs"/>
                <w:b/>
                <w:bCs/>
                <w:rtl/>
                <w:lang w:bidi="fa-IR"/>
              </w:rPr>
              <w:t xml:space="preserve"> سرکشتی</w:t>
            </w:r>
            <w:r w:rsidR="00F67D5C">
              <w:rPr>
                <w:rStyle w:val="Style1"/>
                <w:rFonts w:hint="cs"/>
                <w:b/>
                <w:bCs/>
                <w:rtl/>
                <w:lang w:bidi="fa-IR"/>
              </w:rPr>
              <w:t xml:space="preserve"> </w:t>
            </w:r>
            <w:permEnd w:id="1642409759"/>
            <w:r w:rsidR="001062FA" w:rsidRPr="001A6537">
              <w:rPr>
                <w:rFonts w:hint="cs"/>
                <w:b/>
                <w:bCs/>
                <w:rtl/>
                <w:lang w:bidi="fa-IR"/>
              </w:rPr>
              <w:t xml:space="preserve">با </w:t>
            </w:r>
            <w:r w:rsidR="00687C02" w:rsidRPr="001A6537">
              <w:rPr>
                <w:bCs/>
                <w:rtl/>
                <w:lang w:bidi="fa-IR"/>
              </w:rPr>
              <w:t>عنوان</w:t>
            </w:r>
            <w:r w:rsidR="00D93288" w:rsidRPr="001A6537">
              <w:rPr>
                <w:lang w:bidi="fa-IR"/>
              </w:rPr>
              <w:t xml:space="preserve"> </w:t>
            </w:r>
            <w:r w:rsidR="00A30A60">
              <w:rPr>
                <w:rFonts w:cs="Calibri" w:hint="cs"/>
                <w:rtl/>
                <w:lang w:bidi="fa-IR"/>
              </w:rPr>
              <w:t>"</w:t>
            </w:r>
            <w:r w:rsidR="00050FFA">
              <w:rPr>
                <w:b/>
                <w:rtl/>
                <w:lang w:bidi="fa-IR"/>
              </w:rPr>
              <w:t xml:space="preserve"> بررسی، ارزیابی و تحلیل کاربردهای رویکرد مبتنی بر </w:t>
            </w:r>
            <w:r w:rsidR="009064B0">
              <w:rPr>
                <w:b/>
                <w:rtl/>
                <w:lang w:bidi="fa-IR"/>
              </w:rPr>
              <w:t>خوشه‌بندی</w:t>
            </w:r>
            <w:r w:rsidR="00050FFA">
              <w:rPr>
                <w:b/>
                <w:rtl/>
                <w:lang w:bidi="fa-IR"/>
              </w:rPr>
              <w:t xml:space="preserve"> معن</w:t>
            </w:r>
            <w:r w:rsidR="00163C0F">
              <w:rPr>
                <w:b/>
                <w:rtl/>
                <w:lang w:bidi="fa-IR"/>
              </w:rPr>
              <w:t>ا</w:t>
            </w:r>
            <w:r w:rsidR="004C4C42">
              <w:rPr>
                <w:rFonts w:hint="cs"/>
                <w:b/>
                <w:rtl/>
                <w:lang w:bidi="fa-IR"/>
              </w:rPr>
              <w:t>ی</w:t>
            </w:r>
            <w:r w:rsidR="00050FFA">
              <w:rPr>
                <w:b/>
                <w:rtl/>
                <w:lang w:bidi="fa-IR"/>
              </w:rPr>
              <w:t>ی متون چند زبانه جهت پاسخگویی به سوالات در محیط‌های با دامنه بسته</w:t>
            </w:r>
            <w:r w:rsidR="00A30A60">
              <w:rPr>
                <w:rFonts w:cs="Calibri" w:hint="cs"/>
                <w:rtl/>
                <w:lang w:bidi="fa-IR"/>
              </w:rPr>
              <w:t>"</w:t>
            </w:r>
          </w:p>
          <w:p w14:paraId="3D297FB3" w14:textId="647E8896" w:rsidR="00163C0F" w:rsidRDefault="00687C02" w:rsidP="00163C0F">
            <w:pPr>
              <w:pStyle w:val="NoSpacing"/>
              <w:spacing w:line="312" w:lineRule="auto"/>
              <w:rPr>
                <w:rtl/>
                <w:lang w:bidi="fa-IR"/>
              </w:rPr>
            </w:pPr>
            <w:r w:rsidRPr="001A6537">
              <w:rPr>
                <w:bCs/>
                <w:rtl/>
                <w:lang w:bidi="fa-IR"/>
              </w:rPr>
              <w:t>به راهنمایی</w:t>
            </w:r>
            <w:r w:rsidR="00A46939" w:rsidRPr="001A6537">
              <w:rPr>
                <w:b/>
                <w:bCs/>
                <w:rtl/>
                <w:lang w:bidi="fa-IR"/>
              </w:rPr>
              <w:t xml:space="preserve"> </w:t>
            </w:r>
            <w:sdt>
              <w:sdtPr>
                <w:rPr>
                  <w:b/>
                  <w:bCs/>
                  <w:rtl/>
                  <w:lang w:bidi="fa-IR"/>
                </w:rPr>
                <w:alias w:val="جنسيت"/>
                <w:tag w:val="جنسيت"/>
                <w:id w:val="1609005314"/>
                <w:placeholder>
                  <w:docPart w:val="71C13C47167D4CC684DC240BE9D0EE24"/>
                </w:placeholder>
                <w:dropDownList>
                  <w:listItem w:value="Choose an item."/>
                  <w:listItem w:displayText="جناب آقاي دكتر" w:value="جناب آقاي دكتر"/>
                  <w:listItem w:displayText="سركار خانم دكتر" w:value="سركار خانم دكتر"/>
                </w:dropDownList>
              </w:sdtPr>
              <w:sdtEndPr>
                <w:rPr>
                  <w:rStyle w:val="Style1"/>
                  <w:rFonts w:ascii="B Nazanin" w:hAnsi="B Nazanin"/>
                </w:rPr>
              </w:sdtEndPr>
              <w:sdtContent>
                <w:r w:rsidR="00D93288" w:rsidRPr="001A6537">
                  <w:rPr>
                    <w:b/>
                    <w:bCs/>
                    <w:rtl/>
                    <w:lang w:bidi="fa-IR"/>
                  </w:rPr>
                  <w:t>جناب آقاي دكتر</w:t>
                </w:r>
              </w:sdtContent>
            </w:sdt>
            <w:r w:rsidR="001062FA" w:rsidRPr="001A6537">
              <w:rPr>
                <w:rFonts w:hint="cs"/>
                <w:rtl/>
                <w:lang w:bidi="fa-IR"/>
              </w:rPr>
              <w:t xml:space="preserve">: </w:t>
            </w:r>
            <w:permStart w:id="1995850068" w:edGrp="everyone"/>
            <w:r w:rsidR="00A30A60">
              <w:rPr>
                <w:rFonts w:hint="cs"/>
                <w:rtl/>
                <w:lang w:bidi="fa-IR"/>
              </w:rPr>
              <w:t>مسعود رهگذر</w:t>
            </w:r>
            <w:r w:rsidR="007B567B">
              <w:rPr>
                <w:rFonts w:hint="cs"/>
                <w:rtl/>
                <w:lang w:bidi="fa-IR"/>
              </w:rPr>
              <w:t xml:space="preserve"> </w:t>
            </w:r>
            <w:permEnd w:id="1995850068"/>
            <w:r w:rsidR="00680891" w:rsidRPr="001A6537">
              <w:rPr>
                <w:rFonts w:hint="cs"/>
                <w:rtl/>
                <w:lang w:bidi="fa-IR"/>
              </w:rPr>
              <w:t>ک</w:t>
            </w:r>
            <w:r w:rsidRPr="001A6537">
              <w:rPr>
                <w:rFonts w:hint="cs"/>
                <w:rtl/>
                <w:lang w:bidi="fa-IR"/>
              </w:rPr>
              <w:t>ه در راستا</w:t>
            </w:r>
            <w:r w:rsidR="00680891" w:rsidRPr="001A6537">
              <w:rPr>
                <w:rFonts w:hint="cs"/>
                <w:rtl/>
                <w:lang w:bidi="fa-IR"/>
              </w:rPr>
              <w:t>ی</w:t>
            </w:r>
            <w:r w:rsidRPr="001A6537">
              <w:rPr>
                <w:rFonts w:hint="cs"/>
                <w:rtl/>
                <w:lang w:bidi="fa-IR"/>
              </w:rPr>
              <w:t xml:space="preserve"> برنامه جامع تحق</w:t>
            </w:r>
            <w:r w:rsidR="00680891" w:rsidRPr="001A6537">
              <w:rPr>
                <w:rFonts w:hint="cs"/>
                <w:rtl/>
                <w:lang w:bidi="fa-IR"/>
              </w:rPr>
              <w:t>ی</w:t>
            </w:r>
            <w:r w:rsidRPr="001A6537">
              <w:rPr>
                <w:rFonts w:hint="cs"/>
                <w:rtl/>
                <w:lang w:bidi="fa-IR"/>
              </w:rPr>
              <w:t>قات ا</w:t>
            </w:r>
            <w:r w:rsidR="00680891" w:rsidRPr="001A6537">
              <w:rPr>
                <w:rFonts w:hint="cs"/>
                <w:rtl/>
                <w:lang w:bidi="fa-IR"/>
              </w:rPr>
              <w:t>ی</w:t>
            </w:r>
            <w:r w:rsidRPr="001A6537">
              <w:rPr>
                <w:rFonts w:hint="cs"/>
                <w:rtl/>
                <w:lang w:bidi="fa-IR"/>
              </w:rPr>
              <w:t>شان با عنوان</w:t>
            </w:r>
            <w:r w:rsidR="00A30A60">
              <w:rPr>
                <w:rFonts w:hint="cs"/>
                <w:rtl/>
                <w:lang w:bidi="fa-IR"/>
              </w:rPr>
              <w:t xml:space="preserve"> </w:t>
            </w:r>
            <w:r w:rsidR="009E3484">
              <w:rPr>
                <w:rFonts w:ascii="Tahoma" w:eastAsiaTheme="minorHAnsi" w:hAnsi="Tahoma" w:hint="cs"/>
                <w:bCs/>
                <w:sz w:val="26"/>
                <w:rtl/>
                <w:lang w:bidi="fa-IR"/>
              </w:rPr>
              <w:t>سیست</w:t>
            </w:r>
            <w:r w:rsidR="00963380">
              <w:rPr>
                <w:rFonts w:ascii="Tahoma" w:eastAsiaTheme="minorHAnsi" w:hAnsi="Tahoma" w:hint="cs"/>
                <w:bCs/>
                <w:sz w:val="26"/>
                <w:rtl/>
                <w:lang w:bidi="fa-IR"/>
              </w:rPr>
              <w:t>م</w:t>
            </w:r>
            <w:r w:rsidR="009E3484">
              <w:rPr>
                <w:rFonts w:ascii="Tahoma" w:eastAsiaTheme="minorHAnsi" w:hAnsi="Tahoma" w:hint="eastAsia"/>
                <w:bCs/>
                <w:sz w:val="26"/>
                <w:lang w:bidi="fa-IR"/>
              </w:rPr>
              <w:t>‌</w:t>
            </w:r>
            <w:r w:rsidR="009E3484">
              <w:rPr>
                <w:rFonts w:ascii="Tahoma" w:eastAsiaTheme="minorHAnsi" w:hAnsi="Tahoma" w:hint="cs"/>
                <w:bCs/>
                <w:sz w:val="26"/>
                <w:rtl/>
                <w:lang w:bidi="fa-IR"/>
              </w:rPr>
              <w:t>های اطلاعاتی و مح</w:t>
            </w:r>
            <w:r w:rsidR="00A30A60">
              <w:rPr>
                <w:rFonts w:ascii="Tahoma" w:eastAsiaTheme="minorHAnsi" w:hAnsi="Tahoma" w:hint="cs"/>
                <w:bCs/>
                <w:sz w:val="26"/>
                <w:rtl/>
                <w:lang w:bidi="fa-IR"/>
              </w:rPr>
              <w:t>ی</w:t>
            </w:r>
            <w:r w:rsidR="009E3484">
              <w:rPr>
                <w:rFonts w:ascii="Tahoma" w:eastAsiaTheme="minorHAnsi" w:hAnsi="Tahoma" w:hint="cs"/>
                <w:bCs/>
                <w:sz w:val="26"/>
                <w:rtl/>
                <w:lang w:bidi="fa-IR"/>
              </w:rPr>
              <w:t>ط‌های هوشمند</w:t>
            </w:r>
            <w:r w:rsidR="00A30A60">
              <w:rPr>
                <w:rFonts w:ascii="Tahoma" w:eastAsiaTheme="minorHAnsi" w:hAnsi="Tahoma" w:hint="cs"/>
                <w:bCs/>
                <w:sz w:val="26"/>
                <w:rtl/>
                <w:lang w:bidi="fa-IR"/>
              </w:rPr>
              <w:t xml:space="preserve"> </w:t>
            </w:r>
            <w:r w:rsidR="00A30A60" w:rsidRPr="00163C0F">
              <w:rPr>
                <w:rFonts w:hint="cs"/>
                <w:rtl/>
                <w:lang w:bidi="fa-IR"/>
              </w:rPr>
              <w:t>می</w:t>
            </w:r>
            <w:r w:rsidR="00163C0F">
              <w:rPr>
                <w:rFonts w:hint="cs"/>
                <w:rtl/>
                <w:lang w:bidi="fa-IR"/>
              </w:rPr>
              <w:t>‌</w:t>
            </w:r>
            <w:r w:rsidR="00A30A60" w:rsidRPr="00163C0F">
              <w:rPr>
                <w:rFonts w:hint="cs"/>
                <w:rtl/>
                <w:lang w:bidi="fa-IR"/>
              </w:rPr>
              <w:t>باشد</w:t>
            </w:r>
            <w:r w:rsidR="00A30A60">
              <w:rPr>
                <w:rFonts w:ascii="Tahoma" w:eastAsiaTheme="minorHAnsi" w:hAnsi="Tahoma" w:hint="cs"/>
                <w:b/>
                <w:sz w:val="26"/>
                <w:rtl/>
                <w:lang w:bidi="fa-IR"/>
              </w:rPr>
              <w:t xml:space="preserve">؛ </w:t>
            </w:r>
            <w:r w:rsidRPr="001A6537">
              <w:rPr>
                <w:rtl/>
                <w:lang w:bidi="fa-IR"/>
              </w:rPr>
              <w:t xml:space="preserve">در </w:t>
            </w:r>
            <w:r w:rsidRPr="001A6537">
              <w:rPr>
                <w:rFonts w:hint="cs"/>
                <w:rtl/>
                <w:lang w:bidi="fa-IR"/>
              </w:rPr>
              <w:t>تاریخ</w:t>
            </w:r>
            <w:r w:rsidR="00A30A60">
              <w:rPr>
                <w:rFonts w:hint="cs"/>
                <w:rtl/>
                <w:lang w:bidi="fa-IR"/>
              </w:rPr>
              <w:t xml:space="preserve"> </w:t>
            </w:r>
            <w:r w:rsidR="003337A5">
              <w:rPr>
                <w:rFonts w:hint="cs"/>
                <w:bCs/>
                <w:rtl/>
                <w:lang w:bidi="fa-IR"/>
              </w:rPr>
              <w:t xml:space="preserve">   /    /1403</w:t>
            </w:r>
            <w:r w:rsidR="001F0A2A" w:rsidRPr="001A6537">
              <w:rPr>
                <w:rFonts w:hint="cs"/>
                <w:bCs/>
                <w:rtl/>
                <w:lang w:bidi="fa-IR"/>
              </w:rPr>
              <w:t xml:space="preserve"> </w:t>
            </w:r>
            <w:r w:rsidRPr="001A6537">
              <w:rPr>
                <w:rFonts w:hint="cs"/>
                <w:rtl/>
                <w:lang w:bidi="fa-IR"/>
              </w:rPr>
              <w:t xml:space="preserve">در </w:t>
            </w:r>
            <w:r w:rsidRPr="001A6537">
              <w:rPr>
                <w:rtl/>
                <w:lang w:bidi="fa-IR"/>
              </w:rPr>
              <w:t>شورای</w:t>
            </w:r>
            <w:r w:rsidRPr="001A6537">
              <w:rPr>
                <w:rFonts w:hint="cs"/>
                <w:rtl/>
                <w:lang w:bidi="fa-IR"/>
              </w:rPr>
              <w:t xml:space="preserve"> پژوهشی و </w:t>
            </w:r>
            <w:r w:rsidRPr="001A6537">
              <w:rPr>
                <w:rtl/>
                <w:lang w:bidi="fa-IR"/>
              </w:rPr>
              <w:t>تحصیلات ت</w:t>
            </w:r>
            <w:r w:rsidR="00680891" w:rsidRPr="001A6537">
              <w:rPr>
                <w:rtl/>
                <w:lang w:bidi="fa-IR"/>
              </w:rPr>
              <w:t>ک</w:t>
            </w:r>
            <w:r w:rsidRPr="001A6537">
              <w:rPr>
                <w:rtl/>
                <w:lang w:bidi="fa-IR"/>
              </w:rPr>
              <w:t>میلی</w:t>
            </w:r>
            <w:r w:rsidRPr="001A6537">
              <w:rPr>
                <w:rFonts w:hint="cs"/>
                <w:rtl/>
                <w:lang w:bidi="fa-IR"/>
              </w:rPr>
              <w:t xml:space="preserve"> </w:t>
            </w:r>
            <w:sdt>
              <w:sdtPr>
                <w:rPr>
                  <w:b/>
                  <w:bCs/>
                  <w:rtl/>
                  <w:lang w:bidi="fa-IR"/>
                </w:rPr>
                <w:alias w:val="دانشكده"/>
                <w:tag w:val="دانشكده"/>
                <w:id w:val="28299693"/>
                <w:placeholder>
                  <w:docPart w:val="2150702CB2A543AA9DB83F7827528DBA"/>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Content>
                <w:r w:rsidR="00740975" w:rsidRPr="001A6537">
                  <w:rPr>
                    <w:b/>
                    <w:bCs/>
                    <w:rtl/>
                    <w:lang w:bidi="fa-IR"/>
                  </w:rPr>
                  <w:t xml:space="preserve">دانشكده مهندسي برق و كامپيوتر </w:t>
                </w:r>
              </w:sdtContent>
            </w:sdt>
            <w:r w:rsidRPr="001A6537">
              <w:rPr>
                <w:rtl/>
                <w:lang w:bidi="fa-IR"/>
              </w:rPr>
              <w:t xml:space="preserve"> به تصویب رسید.</w:t>
            </w:r>
          </w:p>
          <w:p w14:paraId="2ECD9EF1" w14:textId="1717CBCE" w:rsidR="00687C02" w:rsidRPr="001A6537" w:rsidRDefault="00687C02" w:rsidP="00163C0F">
            <w:pPr>
              <w:pStyle w:val="NoSpacing"/>
              <w:spacing w:line="312" w:lineRule="auto"/>
              <w:rPr>
                <w:rtl/>
                <w:lang w:bidi="fa-IR"/>
              </w:rPr>
            </w:pPr>
            <w:r w:rsidRPr="001A6537">
              <w:rPr>
                <w:rtl/>
                <w:lang w:bidi="fa-IR"/>
              </w:rPr>
              <w:t>خواهشمند است</w:t>
            </w:r>
            <w:r w:rsidRPr="001A6537">
              <w:rPr>
                <w:rFonts w:hint="cs"/>
                <w:rtl/>
                <w:lang w:bidi="fa-IR"/>
              </w:rPr>
              <w:t>،</w:t>
            </w:r>
            <w:r w:rsidRPr="001A6537">
              <w:rPr>
                <w:rtl/>
                <w:lang w:bidi="fa-IR"/>
              </w:rPr>
              <w:t xml:space="preserve"> دستور فرمای</w:t>
            </w:r>
            <w:r w:rsidR="006E5E82">
              <w:rPr>
                <w:rFonts w:hint="cs"/>
                <w:rtl/>
                <w:lang w:bidi="fa-IR"/>
              </w:rPr>
              <w:t>ی</w:t>
            </w:r>
            <w:r w:rsidRPr="001A6537">
              <w:rPr>
                <w:rFonts w:hint="cs"/>
                <w:rtl/>
                <w:lang w:bidi="fa-IR"/>
              </w:rPr>
              <w:t>د</w:t>
            </w:r>
            <w:r w:rsidRPr="001A6537">
              <w:rPr>
                <w:rtl/>
                <w:lang w:bidi="fa-IR"/>
              </w:rPr>
              <w:t xml:space="preserve"> اقدام</w:t>
            </w:r>
            <w:r w:rsidRPr="001A6537">
              <w:rPr>
                <w:rFonts w:hint="cs"/>
                <w:rtl/>
                <w:lang w:bidi="fa-IR"/>
              </w:rPr>
              <w:t xml:space="preserve"> لازم</w:t>
            </w:r>
            <w:r w:rsidRPr="001A6537">
              <w:rPr>
                <w:rtl/>
                <w:lang w:bidi="fa-IR"/>
              </w:rPr>
              <w:t xml:space="preserve"> انجام شود.</w:t>
            </w:r>
          </w:p>
          <w:tbl>
            <w:tblPr>
              <w:tblStyle w:val="TableGrid"/>
              <w:tblpPr w:leftFromText="180" w:rightFromText="180" w:vertAnchor="text" w:tblpY="1"/>
              <w:tblOverlap w:val="never"/>
              <w:bidiVisua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3"/>
              <w:gridCol w:w="3524"/>
            </w:tblGrid>
            <w:tr w:rsidR="00687C02" w:rsidRPr="001A6537" w14:paraId="024336D1" w14:textId="77777777" w:rsidTr="000423C0">
              <w:trPr>
                <w:trHeight w:val="795"/>
                <w:jc w:val="right"/>
              </w:trPr>
              <w:tc>
                <w:tcPr>
                  <w:tcW w:w="7047" w:type="dxa"/>
                  <w:gridSpan w:val="2"/>
                  <w:vAlign w:val="center"/>
                </w:tcPr>
                <w:p w14:paraId="2B4B492E" w14:textId="514A66A6" w:rsidR="00687C02" w:rsidRPr="001A6537" w:rsidRDefault="00687C02" w:rsidP="00AD581C">
                  <w:pPr>
                    <w:pStyle w:val="NoSpacing"/>
                    <w:spacing w:line="360" w:lineRule="auto"/>
                    <w:jc w:val="center"/>
                    <w:rPr>
                      <w:b/>
                      <w:bCs/>
                      <w:szCs w:val="26"/>
                      <w:rtl/>
                      <w:lang w:bidi="fa-IR"/>
                    </w:rPr>
                  </w:pPr>
                  <w:r w:rsidRPr="001A6537">
                    <w:rPr>
                      <w:rFonts w:hint="cs"/>
                      <w:bCs/>
                      <w:rtl/>
                      <w:lang w:bidi="fa-IR"/>
                    </w:rPr>
                    <w:t>معاون پژوهش</w:t>
                  </w:r>
                  <w:r w:rsidR="00680891" w:rsidRPr="001A6537">
                    <w:rPr>
                      <w:rFonts w:hint="cs"/>
                      <w:bCs/>
                      <w:rtl/>
                      <w:lang w:bidi="fa-IR"/>
                    </w:rPr>
                    <w:t>ی</w:t>
                  </w:r>
                  <w:r w:rsidRPr="001A6537">
                    <w:rPr>
                      <w:rFonts w:hint="cs"/>
                      <w:bCs/>
                      <w:rtl/>
                      <w:lang w:bidi="fa-IR"/>
                    </w:rPr>
                    <w:t xml:space="preserve"> و تحص</w:t>
                  </w:r>
                  <w:r w:rsidR="00680891" w:rsidRPr="001A6537">
                    <w:rPr>
                      <w:rFonts w:hint="cs"/>
                      <w:bCs/>
                      <w:rtl/>
                      <w:lang w:bidi="fa-IR"/>
                    </w:rPr>
                    <w:t>ی</w:t>
                  </w:r>
                  <w:r w:rsidRPr="001A6537">
                    <w:rPr>
                      <w:rFonts w:hint="cs"/>
                      <w:bCs/>
                      <w:rtl/>
                      <w:lang w:bidi="fa-IR"/>
                    </w:rPr>
                    <w:t>لات تکم</w:t>
                  </w:r>
                  <w:r w:rsidR="00680891" w:rsidRPr="001A6537">
                    <w:rPr>
                      <w:rFonts w:hint="cs"/>
                      <w:bCs/>
                      <w:rtl/>
                      <w:lang w:bidi="fa-IR"/>
                    </w:rPr>
                    <w:t>ی</w:t>
                  </w:r>
                  <w:r w:rsidRPr="001A6537">
                    <w:rPr>
                      <w:rFonts w:hint="cs"/>
                      <w:bCs/>
                      <w:rtl/>
                      <w:lang w:bidi="fa-IR"/>
                    </w:rPr>
                    <w:t>ل</w:t>
                  </w:r>
                  <w:r w:rsidR="00680891" w:rsidRPr="001A6537">
                    <w:rPr>
                      <w:rFonts w:hint="cs"/>
                      <w:bCs/>
                      <w:rtl/>
                      <w:lang w:bidi="fa-IR"/>
                    </w:rPr>
                    <w:t>ی</w:t>
                  </w:r>
                  <w:r w:rsidRPr="001A6537">
                    <w:rPr>
                      <w:rFonts w:hint="cs"/>
                      <w:bCs/>
                      <w:rtl/>
                      <w:lang w:bidi="fa-IR"/>
                    </w:rPr>
                    <w:t xml:space="preserve"> </w:t>
                  </w:r>
                  <w:sdt>
                    <w:sdtPr>
                      <w:rPr>
                        <w:b/>
                        <w:bCs/>
                        <w:rtl/>
                        <w:lang w:bidi="fa-IR"/>
                      </w:rPr>
                      <w:alias w:val="دانشكده"/>
                      <w:tag w:val="دانشكده"/>
                      <w:id w:val="1379969365"/>
                      <w:placeholder>
                        <w:docPart w:val="3C5617C7137D4F6C99FCAF43F0721941"/>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Content>
                      <w:r w:rsidR="00740975" w:rsidRPr="001A6537">
                        <w:rPr>
                          <w:b/>
                          <w:bCs/>
                          <w:rtl/>
                          <w:lang w:bidi="fa-IR"/>
                        </w:rPr>
                        <w:t xml:space="preserve">دانشكده مهندسي برق و كامپيوتر </w:t>
                      </w:r>
                    </w:sdtContent>
                  </w:sdt>
                </w:p>
              </w:tc>
            </w:tr>
            <w:tr w:rsidR="00AD581C" w:rsidRPr="001A6537" w14:paraId="31F45E2C" w14:textId="77777777" w:rsidTr="000423C0">
              <w:trPr>
                <w:trHeight w:val="401"/>
                <w:jc w:val="right"/>
              </w:trPr>
              <w:tc>
                <w:tcPr>
                  <w:tcW w:w="3523" w:type="dxa"/>
                  <w:vAlign w:val="center"/>
                </w:tcPr>
                <w:p w14:paraId="425CA650" w14:textId="77777777" w:rsidR="00AD581C" w:rsidRPr="001A6537" w:rsidRDefault="00AD581C" w:rsidP="00AD581C">
                  <w:pPr>
                    <w:pStyle w:val="NoSpacing"/>
                    <w:jc w:val="right"/>
                    <w:rPr>
                      <w:b/>
                      <w:bCs/>
                      <w:rtl/>
                      <w:lang w:bidi="fa-IR"/>
                    </w:rPr>
                  </w:pPr>
                  <w:r w:rsidRPr="001A6537">
                    <w:rPr>
                      <w:rFonts w:hint="cs"/>
                      <w:bCs/>
                      <w:rtl/>
                      <w:lang w:bidi="fa-IR"/>
                    </w:rPr>
                    <w:t>امضا:</w:t>
                  </w:r>
                </w:p>
              </w:tc>
              <w:tc>
                <w:tcPr>
                  <w:tcW w:w="3524" w:type="dxa"/>
                  <w:vAlign w:val="center"/>
                </w:tcPr>
                <w:p w14:paraId="679A9FE1" w14:textId="7F1EE590" w:rsidR="00AD581C" w:rsidRPr="001A6537" w:rsidRDefault="00AD581C" w:rsidP="00AD581C">
                  <w:pPr>
                    <w:pStyle w:val="NoSpacing"/>
                    <w:jc w:val="center"/>
                    <w:rPr>
                      <w:b/>
                      <w:bCs/>
                      <w:rtl/>
                      <w:lang w:bidi="fa-IR"/>
                    </w:rPr>
                  </w:pPr>
                </w:p>
              </w:tc>
            </w:tr>
            <w:tr w:rsidR="00AD581C" w:rsidRPr="001A6537" w14:paraId="3640FC60" w14:textId="77777777" w:rsidTr="000423C0">
              <w:trPr>
                <w:trHeight w:val="401"/>
                <w:jc w:val="right"/>
              </w:trPr>
              <w:tc>
                <w:tcPr>
                  <w:tcW w:w="3523" w:type="dxa"/>
                  <w:vAlign w:val="center"/>
                </w:tcPr>
                <w:p w14:paraId="1A18FB90" w14:textId="186762EA" w:rsidR="00AD581C" w:rsidRPr="001A6537" w:rsidRDefault="00AD581C" w:rsidP="00AD581C">
                  <w:pPr>
                    <w:pStyle w:val="NoSpacing"/>
                    <w:jc w:val="right"/>
                    <w:rPr>
                      <w:bCs/>
                      <w:rtl/>
                      <w:lang w:bidi="fa-IR"/>
                    </w:rPr>
                  </w:pPr>
                  <w:r w:rsidRPr="001A6537">
                    <w:rPr>
                      <w:rFonts w:hint="cs"/>
                      <w:bCs/>
                      <w:rtl/>
                      <w:lang w:bidi="fa-IR"/>
                    </w:rPr>
                    <w:t>تاریخ</w:t>
                  </w:r>
                  <w:r>
                    <w:rPr>
                      <w:rFonts w:hint="cs"/>
                      <w:bCs/>
                      <w:rtl/>
                      <w:lang w:bidi="fa-IR"/>
                    </w:rPr>
                    <w:t>:</w:t>
                  </w:r>
                </w:p>
              </w:tc>
              <w:tc>
                <w:tcPr>
                  <w:tcW w:w="3524" w:type="dxa"/>
                  <w:vAlign w:val="center"/>
                </w:tcPr>
                <w:p w14:paraId="5B250516" w14:textId="50AD0EAE" w:rsidR="00AD581C" w:rsidRPr="001A6537" w:rsidRDefault="00AD581C" w:rsidP="00AD581C">
                  <w:pPr>
                    <w:pStyle w:val="NoSpacing"/>
                    <w:jc w:val="center"/>
                    <w:rPr>
                      <w:bCs/>
                      <w:rtl/>
                      <w:lang w:bidi="fa-IR"/>
                    </w:rPr>
                  </w:pPr>
                </w:p>
              </w:tc>
            </w:tr>
          </w:tbl>
          <w:p w14:paraId="3C9B98E1" w14:textId="77777777" w:rsidR="00687C02" w:rsidRPr="001A6537" w:rsidRDefault="00687C02" w:rsidP="00687C02">
            <w:pPr>
              <w:pStyle w:val="NoSpacing"/>
              <w:rPr>
                <w:sz w:val="16"/>
                <w:szCs w:val="16"/>
                <w:lang w:bidi="fa-IR"/>
              </w:rPr>
            </w:pPr>
          </w:p>
        </w:tc>
      </w:tr>
    </w:tbl>
    <w:p w14:paraId="4146AC54" w14:textId="77777777" w:rsidR="00C76495" w:rsidRPr="000423C0" w:rsidRDefault="00C76495" w:rsidP="00845A15">
      <w:pPr>
        <w:pStyle w:val="NoSpacing"/>
        <w:rPr>
          <w:sz w:val="16"/>
          <w:szCs w:val="16"/>
          <w:rtl/>
          <w:lang w:bidi="fa-IR"/>
        </w:rPr>
      </w:pPr>
    </w:p>
    <w:tbl>
      <w:tblPr>
        <w:tblStyle w:val="TableGrid"/>
        <w:tblW w:w="9918" w:type="dxa"/>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ook w:val="04A0" w:firstRow="1" w:lastRow="0" w:firstColumn="1" w:lastColumn="0" w:noHBand="0" w:noVBand="1"/>
      </w:tblPr>
      <w:tblGrid>
        <w:gridCol w:w="2220"/>
        <w:gridCol w:w="900"/>
        <w:gridCol w:w="6798"/>
      </w:tblGrid>
      <w:tr w:rsidR="00F36EFF" w:rsidRPr="001A6537" w14:paraId="4F4D51E0" w14:textId="77777777" w:rsidTr="0093182B">
        <w:trPr>
          <w:trHeight w:val="305"/>
        </w:trPr>
        <w:tc>
          <w:tcPr>
            <w:tcW w:w="2220" w:type="dxa"/>
          </w:tcPr>
          <w:p w14:paraId="4F4DDABF" w14:textId="77777777" w:rsidR="00F36EFF" w:rsidRPr="001A6537" w:rsidRDefault="00F36EFF" w:rsidP="00F36EFF">
            <w:pPr>
              <w:pStyle w:val="NoSpacing"/>
              <w:jc w:val="center"/>
              <w:rPr>
                <w:sz w:val="22"/>
                <w:szCs w:val="22"/>
                <w:lang w:bidi="fa-IR"/>
              </w:rPr>
            </w:pPr>
            <w:permStart w:id="1220369085" w:edGrp="everyone"/>
            <w:permEnd w:id="1220369085"/>
          </w:p>
        </w:tc>
        <w:tc>
          <w:tcPr>
            <w:tcW w:w="900" w:type="dxa"/>
            <w:shd w:val="clear" w:color="auto" w:fill="DEEAF6" w:themeFill="accent1" w:themeFillTint="33"/>
          </w:tcPr>
          <w:p w14:paraId="78CDAF1E" w14:textId="77777777" w:rsidR="00F36EFF" w:rsidRPr="001A6537" w:rsidRDefault="00F36EFF" w:rsidP="000D1C4F">
            <w:pPr>
              <w:pStyle w:val="NoSpacing"/>
              <w:spacing w:line="276" w:lineRule="auto"/>
              <w:jc w:val="center"/>
              <w:rPr>
                <w:b/>
                <w:bCs/>
                <w:rtl/>
                <w:lang w:bidi="fa-IR"/>
              </w:rPr>
            </w:pPr>
            <w:r w:rsidRPr="001A6537">
              <w:rPr>
                <w:rFonts w:hint="cs"/>
                <w:b/>
                <w:bCs/>
                <w:rtl/>
                <w:lang w:bidi="fa-IR"/>
              </w:rPr>
              <w:t>شماره:</w:t>
            </w:r>
          </w:p>
        </w:tc>
        <w:tc>
          <w:tcPr>
            <w:tcW w:w="6798" w:type="dxa"/>
            <w:vMerge w:val="restart"/>
          </w:tcPr>
          <w:p w14:paraId="05C41B05" w14:textId="3E65C079" w:rsidR="00F36EFF" w:rsidRPr="001A6537" w:rsidRDefault="00F36EFF" w:rsidP="001062FA">
            <w:pPr>
              <w:pStyle w:val="NoSpacing"/>
              <w:spacing w:before="240" w:after="100" w:afterAutospacing="1"/>
              <w:rPr>
                <w:b/>
                <w:bCs/>
                <w:lang w:bidi="fa-IR"/>
              </w:rPr>
            </w:pPr>
            <w:r w:rsidRPr="001A6537">
              <w:rPr>
                <w:b/>
                <w:bCs/>
                <w:rtl/>
                <w:lang w:bidi="fa-IR"/>
              </w:rPr>
              <w:t>معاون مح</w:t>
            </w:r>
            <w:r w:rsidRPr="001A6537">
              <w:rPr>
                <w:rFonts w:hint="cs"/>
                <w:b/>
                <w:bCs/>
                <w:rtl/>
                <w:lang w:bidi="fa-IR"/>
              </w:rPr>
              <w:t xml:space="preserve">ترم پژوهشی پردیس </w:t>
            </w:r>
            <w:r w:rsidRPr="001A6537">
              <w:rPr>
                <w:b/>
                <w:bCs/>
                <w:rtl/>
                <w:lang w:bidi="fa-IR"/>
              </w:rPr>
              <w:t>دانش</w:t>
            </w:r>
            <w:r w:rsidR="00680891" w:rsidRPr="001A6537">
              <w:rPr>
                <w:b/>
                <w:bCs/>
                <w:rtl/>
                <w:lang w:bidi="fa-IR"/>
              </w:rPr>
              <w:t>ک</w:t>
            </w:r>
            <w:r w:rsidRPr="001A6537">
              <w:rPr>
                <w:b/>
                <w:bCs/>
                <w:rtl/>
                <w:lang w:bidi="fa-IR"/>
              </w:rPr>
              <w:t>د</w:t>
            </w:r>
            <w:r w:rsidR="00083027">
              <w:rPr>
                <w:rFonts w:hint="cs"/>
                <w:b/>
                <w:bCs/>
                <w:rtl/>
                <w:lang w:bidi="fa-IR"/>
              </w:rPr>
              <w:t>گان</w:t>
            </w:r>
            <w:r w:rsidRPr="001A6537">
              <w:rPr>
                <w:rFonts w:hint="cs"/>
                <w:b/>
                <w:bCs/>
                <w:rtl/>
                <w:lang w:bidi="fa-IR"/>
              </w:rPr>
              <w:t xml:space="preserve"> فن</w:t>
            </w:r>
            <w:r w:rsidR="00680891" w:rsidRPr="001A6537">
              <w:rPr>
                <w:rFonts w:hint="cs"/>
                <w:b/>
                <w:bCs/>
                <w:rtl/>
                <w:lang w:bidi="fa-IR"/>
              </w:rPr>
              <w:t>ی</w:t>
            </w:r>
          </w:p>
        </w:tc>
      </w:tr>
      <w:tr w:rsidR="00F36EFF" w:rsidRPr="001A6537" w14:paraId="4DA297AE" w14:textId="77777777" w:rsidTr="0093182B">
        <w:trPr>
          <w:trHeight w:val="273"/>
        </w:trPr>
        <w:tc>
          <w:tcPr>
            <w:tcW w:w="2220" w:type="dxa"/>
          </w:tcPr>
          <w:p w14:paraId="644AEE04" w14:textId="77777777" w:rsidR="00F36EFF" w:rsidRPr="001A6537" w:rsidRDefault="00F36EFF" w:rsidP="00F36EFF">
            <w:pPr>
              <w:pStyle w:val="NoSpacing"/>
              <w:jc w:val="center"/>
              <w:rPr>
                <w:sz w:val="22"/>
                <w:szCs w:val="22"/>
                <w:lang w:bidi="fa-IR"/>
              </w:rPr>
            </w:pPr>
            <w:permStart w:id="480457301" w:edGrp="everyone"/>
            <w:permEnd w:id="480457301"/>
          </w:p>
        </w:tc>
        <w:tc>
          <w:tcPr>
            <w:tcW w:w="900" w:type="dxa"/>
            <w:shd w:val="clear" w:color="auto" w:fill="DEEAF6" w:themeFill="accent1" w:themeFillTint="33"/>
          </w:tcPr>
          <w:p w14:paraId="299A0205" w14:textId="7FF6426C" w:rsidR="00F36EFF" w:rsidRPr="001A6537" w:rsidRDefault="00F36EFF" w:rsidP="000D1C4F">
            <w:pPr>
              <w:pStyle w:val="NoSpacing"/>
              <w:spacing w:line="276" w:lineRule="auto"/>
              <w:jc w:val="center"/>
              <w:rPr>
                <w:b/>
                <w:bCs/>
                <w:lang w:bidi="fa-IR"/>
              </w:rPr>
            </w:pPr>
            <w:r w:rsidRPr="001A6537">
              <w:rPr>
                <w:rFonts w:hint="cs"/>
                <w:b/>
                <w:bCs/>
                <w:rtl/>
                <w:lang w:bidi="fa-IR"/>
              </w:rPr>
              <w:t>تار</w:t>
            </w:r>
            <w:r w:rsidR="00680891" w:rsidRPr="001A6537">
              <w:rPr>
                <w:rFonts w:hint="cs"/>
                <w:b/>
                <w:bCs/>
                <w:rtl/>
                <w:lang w:bidi="fa-IR"/>
              </w:rPr>
              <w:t>ی</w:t>
            </w:r>
            <w:r w:rsidRPr="001A6537">
              <w:rPr>
                <w:rFonts w:hint="cs"/>
                <w:b/>
                <w:bCs/>
                <w:rtl/>
                <w:lang w:bidi="fa-IR"/>
              </w:rPr>
              <w:t>خ:</w:t>
            </w:r>
          </w:p>
        </w:tc>
        <w:tc>
          <w:tcPr>
            <w:tcW w:w="6798" w:type="dxa"/>
            <w:vMerge/>
          </w:tcPr>
          <w:p w14:paraId="144C493E" w14:textId="77777777" w:rsidR="00F36EFF" w:rsidRPr="001A6537" w:rsidRDefault="00F36EFF" w:rsidP="001062FA">
            <w:pPr>
              <w:pStyle w:val="NoSpacing"/>
              <w:rPr>
                <w:b/>
                <w:bCs/>
                <w:lang w:bidi="fa-IR"/>
              </w:rPr>
            </w:pPr>
          </w:p>
        </w:tc>
      </w:tr>
      <w:tr w:rsidR="00F36EFF" w:rsidRPr="001A6537" w14:paraId="4AE4D496" w14:textId="77777777" w:rsidTr="0093182B">
        <w:trPr>
          <w:trHeight w:val="3387"/>
        </w:trPr>
        <w:tc>
          <w:tcPr>
            <w:tcW w:w="9918" w:type="dxa"/>
            <w:gridSpan w:val="3"/>
          </w:tcPr>
          <w:p w14:paraId="71A1C4FA" w14:textId="3E2284AA" w:rsidR="00F36EFF" w:rsidRPr="001A6537" w:rsidRDefault="009B20E9" w:rsidP="00F36EFF">
            <w:pPr>
              <w:pStyle w:val="NoSpacing"/>
              <w:spacing w:line="312" w:lineRule="auto"/>
              <w:rPr>
                <w:rtl/>
                <w:lang w:bidi="fa-IR"/>
              </w:rPr>
            </w:pPr>
            <w:r>
              <w:rPr>
                <w:rFonts w:hint="cs"/>
                <w:rtl/>
                <w:lang w:bidi="fa-IR"/>
              </w:rPr>
              <w:t xml:space="preserve">     </w:t>
            </w:r>
            <w:r w:rsidR="00F36EFF" w:rsidRPr="001A6537">
              <w:rPr>
                <w:rFonts w:hint="cs"/>
                <w:rtl/>
                <w:lang w:bidi="fa-IR"/>
              </w:rPr>
              <w:t>با سلام و احترام،</w:t>
            </w:r>
          </w:p>
          <w:p w14:paraId="660E91B2" w14:textId="26F38625" w:rsidR="00F36EFF" w:rsidRDefault="009B20E9" w:rsidP="005E2DE5">
            <w:pPr>
              <w:pStyle w:val="NoSpacing"/>
              <w:rPr>
                <w:rtl/>
                <w:lang w:bidi="fa-IR"/>
              </w:rPr>
            </w:pPr>
            <w:r>
              <w:rPr>
                <w:rFonts w:hint="cs"/>
                <w:rtl/>
                <w:lang w:bidi="fa-IR"/>
              </w:rPr>
              <w:t xml:space="preserve">     </w:t>
            </w:r>
            <w:r w:rsidR="00F36EFF" w:rsidRPr="001A6537">
              <w:rPr>
                <w:rtl/>
                <w:lang w:bidi="fa-IR"/>
              </w:rPr>
              <w:t>به پیوست</w:t>
            </w:r>
            <w:r w:rsidR="00F36EFF" w:rsidRPr="001A6537">
              <w:rPr>
                <w:rFonts w:hint="cs"/>
                <w:rtl/>
                <w:lang w:bidi="fa-IR"/>
              </w:rPr>
              <w:t>،</w:t>
            </w:r>
            <w:r w:rsidR="00F36EFF" w:rsidRPr="001A6537">
              <w:rPr>
                <w:rtl/>
                <w:lang w:bidi="fa-IR"/>
              </w:rPr>
              <w:t xml:space="preserve"> فرم پیشنهاد</w:t>
            </w:r>
            <w:r w:rsidR="00F36EFF" w:rsidRPr="001A6537">
              <w:rPr>
                <w:rFonts w:hint="cs"/>
                <w:rtl/>
                <w:lang w:bidi="fa-IR"/>
              </w:rPr>
              <w:t xml:space="preserve"> و حمایت از </w:t>
            </w:r>
            <w:sdt>
              <w:sdtPr>
                <w:rPr>
                  <w:b/>
                  <w:bCs/>
                  <w:rtl/>
                  <w:lang w:bidi="fa-IR"/>
                </w:rPr>
                <w:alias w:val="طرح پژوهشي"/>
                <w:tag w:val="طرح پژوهشي"/>
                <w:id w:val="-155072391"/>
                <w:placeholder>
                  <w:docPart w:val="176C5ADC226C42CEA90166B7419FB707"/>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740975" w:rsidRPr="001A6537">
                  <w:rPr>
                    <w:b/>
                    <w:bCs/>
                    <w:rtl/>
                    <w:lang w:bidi="fa-IR"/>
                  </w:rPr>
                  <w:t>پايان نامه</w:t>
                </w:r>
              </w:sdtContent>
            </w:sdt>
            <w:r w:rsidR="00F36EFF" w:rsidRPr="001A6537">
              <w:rPr>
                <w:rFonts w:hint="eastAsia"/>
                <w:rtl/>
                <w:lang w:bidi="fa-IR"/>
              </w:rPr>
              <w:t xml:space="preserve"> تحصیلات تک</w:t>
            </w:r>
            <w:r w:rsidR="00F36EFF" w:rsidRPr="001A6537">
              <w:rPr>
                <w:rFonts w:hint="cs"/>
                <w:rtl/>
                <w:lang w:bidi="fa-IR"/>
              </w:rPr>
              <w:t>م</w:t>
            </w:r>
            <w:r w:rsidR="00F36EFF" w:rsidRPr="001A6537">
              <w:rPr>
                <w:rFonts w:hint="eastAsia"/>
                <w:rtl/>
                <w:lang w:bidi="fa-IR"/>
              </w:rPr>
              <w:t>یلی</w:t>
            </w:r>
            <w:r w:rsidR="00F36EFF" w:rsidRPr="001A6537">
              <w:rPr>
                <w:rFonts w:hint="cs"/>
                <w:rtl/>
                <w:lang w:bidi="fa-IR"/>
              </w:rPr>
              <w:t xml:space="preserve"> به</w:t>
            </w:r>
            <w:r w:rsidR="00680891" w:rsidRPr="001A6537">
              <w:rPr>
                <w:lang w:bidi="fa-IR"/>
              </w:rPr>
              <w:t>‌</w:t>
            </w:r>
            <w:r w:rsidR="00F36EFF" w:rsidRPr="001A6537">
              <w:rPr>
                <w:rFonts w:hint="cs"/>
                <w:rtl/>
                <w:lang w:bidi="fa-IR"/>
              </w:rPr>
              <w:t>همراه مشخصات آن،</w:t>
            </w:r>
            <w:r w:rsidR="00F36EFF" w:rsidRPr="001A6537">
              <w:rPr>
                <w:rtl/>
                <w:lang w:bidi="fa-IR"/>
              </w:rPr>
              <w:t xml:space="preserve"> </w:t>
            </w:r>
            <w:r w:rsidR="00680891" w:rsidRPr="001A6537">
              <w:rPr>
                <w:rtl/>
                <w:lang w:bidi="fa-IR"/>
              </w:rPr>
              <w:t>ک</w:t>
            </w:r>
            <w:r w:rsidR="00F36EFF" w:rsidRPr="001A6537">
              <w:rPr>
                <w:rtl/>
                <w:lang w:bidi="fa-IR"/>
              </w:rPr>
              <w:t>ه به تصویب شورای</w:t>
            </w:r>
            <w:r w:rsidR="00F36EFF" w:rsidRPr="001A6537">
              <w:rPr>
                <w:rFonts w:hint="cs"/>
                <w:rtl/>
                <w:lang w:bidi="fa-IR"/>
              </w:rPr>
              <w:t xml:space="preserve"> پژوهشی </w:t>
            </w:r>
            <w:r w:rsidR="00F36EFF" w:rsidRPr="001A6537">
              <w:rPr>
                <w:rtl/>
                <w:lang w:bidi="fa-IR"/>
              </w:rPr>
              <w:t>تحصیلات ت</w:t>
            </w:r>
            <w:r w:rsidR="00680891" w:rsidRPr="001A6537">
              <w:rPr>
                <w:rtl/>
                <w:lang w:bidi="fa-IR"/>
              </w:rPr>
              <w:t>ک</w:t>
            </w:r>
            <w:r w:rsidR="00F36EFF" w:rsidRPr="001A6537">
              <w:rPr>
                <w:rtl/>
                <w:lang w:bidi="fa-IR"/>
              </w:rPr>
              <w:t>میلی</w:t>
            </w:r>
            <w:r w:rsidR="00F36EFF" w:rsidRPr="001A6537">
              <w:rPr>
                <w:rFonts w:hint="cs"/>
                <w:rtl/>
                <w:lang w:bidi="fa-IR"/>
              </w:rPr>
              <w:t xml:space="preserve"> </w:t>
            </w:r>
            <w:sdt>
              <w:sdtPr>
                <w:rPr>
                  <w:b/>
                  <w:bCs/>
                  <w:rtl/>
                  <w:lang w:bidi="fa-IR"/>
                </w:rPr>
                <w:alias w:val="دانشكده"/>
                <w:tag w:val="دانشكده"/>
                <w:id w:val="724024820"/>
                <w:placeholder>
                  <w:docPart w:val="BAE81EA6B2E94234BAECA724BA9296E4"/>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Content>
                <w:r w:rsidR="00740975" w:rsidRPr="001A6537">
                  <w:rPr>
                    <w:b/>
                    <w:bCs/>
                    <w:rtl/>
                    <w:lang w:bidi="fa-IR"/>
                  </w:rPr>
                  <w:t xml:space="preserve">دانشكده مهندسي برق و كامپيوتر </w:t>
                </w:r>
              </w:sdtContent>
            </w:sdt>
            <w:r w:rsidR="00F36EFF" w:rsidRPr="001A6537">
              <w:rPr>
                <w:rtl/>
                <w:lang w:bidi="fa-IR"/>
              </w:rPr>
              <w:t xml:space="preserve"> رسیده است جهت دستو</w:t>
            </w:r>
            <w:r w:rsidR="00F36EFF" w:rsidRPr="001A6537">
              <w:rPr>
                <w:rFonts w:hint="cs"/>
                <w:rtl/>
                <w:lang w:bidi="fa-IR"/>
              </w:rPr>
              <w:t xml:space="preserve">ر به </w:t>
            </w:r>
            <w:r w:rsidR="00F36EFF" w:rsidRPr="001A6537">
              <w:rPr>
                <w:rtl/>
                <w:lang w:bidi="fa-IR"/>
              </w:rPr>
              <w:t>اقدام مقتضی تقدیم می</w:t>
            </w:r>
            <w:r w:rsidR="00680891" w:rsidRPr="001A6537">
              <w:rPr>
                <w:rFonts w:hint="eastAsia"/>
                <w:lang w:bidi="fa-IR"/>
              </w:rPr>
              <w:t>‌</w:t>
            </w:r>
            <w:r w:rsidR="00F36EFF" w:rsidRPr="001A6537">
              <w:rPr>
                <w:rtl/>
                <w:lang w:bidi="fa-IR"/>
              </w:rPr>
              <w:t>شود.</w:t>
            </w:r>
          </w:p>
          <w:p w14:paraId="42B75695" w14:textId="77777777" w:rsidR="000423C0" w:rsidRPr="001A6537" w:rsidRDefault="000423C0" w:rsidP="005E2DE5">
            <w:pPr>
              <w:pStyle w:val="NoSpacing"/>
              <w:rPr>
                <w:bCs/>
                <w:sz w:val="26"/>
                <w:szCs w:val="26"/>
                <w:rtl/>
                <w:lang w:bidi="fa-IR"/>
              </w:rPr>
            </w:pPr>
          </w:p>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0"/>
              <w:gridCol w:w="3506"/>
            </w:tblGrid>
            <w:tr w:rsidR="00F36EFF" w:rsidRPr="001A6537" w14:paraId="0FCD4E15" w14:textId="77777777" w:rsidTr="00AD581C">
              <w:tc>
                <w:tcPr>
                  <w:tcW w:w="6096" w:type="dxa"/>
                  <w:gridSpan w:val="2"/>
                  <w:vAlign w:val="center"/>
                </w:tcPr>
                <w:p w14:paraId="1B89C813" w14:textId="53E883AF" w:rsidR="00F36EFF" w:rsidRPr="001A6537" w:rsidRDefault="00F36EFF" w:rsidP="00AD581C">
                  <w:pPr>
                    <w:pStyle w:val="NoSpacing"/>
                    <w:spacing w:line="312" w:lineRule="auto"/>
                    <w:jc w:val="center"/>
                    <w:rPr>
                      <w:b/>
                      <w:bCs/>
                      <w:rtl/>
                      <w:lang w:bidi="fa-IR"/>
                    </w:rPr>
                  </w:pPr>
                  <w:r w:rsidRPr="001A6537">
                    <w:rPr>
                      <w:rFonts w:hint="cs"/>
                      <w:bCs/>
                      <w:rtl/>
                      <w:lang w:bidi="fa-IR"/>
                    </w:rPr>
                    <w:t>معاون آموزش</w:t>
                  </w:r>
                  <w:r w:rsidR="00680891" w:rsidRPr="001A6537">
                    <w:rPr>
                      <w:rFonts w:hint="cs"/>
                      <w:bCs/>
                      <w:rtl/>
                      <w:lang w:bidi="fa-IR"/>
                    </w:rPr>
                    <w:t>ی</w:t>
                  </w:r>
                  <w:r w:rsidRPr="001A6537">
                    <w:rPr>
                      <w:rFonts w:hint="cs"/>
                      <w:bCs/>
                      <w:rtl/>
                      <w:lang w:bidi="fa-IR"/>
                    </w:rPr>
                    <w:t xml:space="preserve"> و تحص</w:t>
                  </w:r>
                  <w:r w:rsidR="00680891" w:rsidRPr="001A6537">
                    <w:rPr>
                      <w:rFonts w:hint="cs"/>
                      <w:bCs/>
                      <w:rtl/>
                      <w:lang w:bidi="fa-IR"/>
                    </w:rPr>
                    <w:t>ی</w:t>
                  </w:r>
                  <w:r w:rsidRPr="001A6537">
                    <w:rPr>
                      <w:rFonts w:hint="cs"/>
                      <w:bCs/>
                      <w:rtl/>
                      <w:lang w:bidi="fa-IR"/>
                    </w:rPr>
                    <w:t>لات تکم</w:t>
                  </w:r>
                  <w:r w:rsidR="00680891" w:rsidRPr="001A6537">
                    <w:rPr>
                      <w:rFonts w:hint="cs"/>
                      <w:bCs/>
                      <w:rtl/>
                      <w:lang w:bidi="fa-IR"/>
                    </w:rPr>
                    <w:t>ی</w:t>
                  </w:r>
                  <w:r w:rsidRPr="001A6537">
                    <w:rPr>
                      <w:rFonts w:hint="cs"/>
                      <w:bCs/>
                      <w:rtl/>
                      <w:lang w:bidi="fa-IR"/>
                    </w:rPr>
                    <w:t>ل</w:t>
                  </w:r>
                  <w:r w:rsidR="00680891" w:rsidRPr="001A6537">
                    <w:rPr>
                      <w:rFonts w:hint="cs"/>
                      <w:bCs/>
                      <w:rtl/>
                      <w:lang w:bidi="fa-IR"/>
                    </w:rPr>
                    <w:t>ی</w:t>
                  </w:r>
                  <w:r w:rsidRPr="001A6537">
                    <w:rPr>
                      <w:rFonts w:hint="cs"/>
                      <w:bCs/>
                      <w:rtl/>
                      <w:lang w:bidi="fa-IR"/>
                    </w:rPr>
                    <w:t xml:space="preserve"> پرد</w:t>
                  </w:r>
                  <w:r w:rsidR="00680891" w:rsidRPr="001A6537">
                    <w:rPr>
                      <w:rFonts w:hint="cs"/>
                      <w:bCs/>
                      <w:rtl/>
                      <w:lang w:bidi="fa-IR"/>
                    </w:rPr>
                    <w:t>ی</w:t>
                  </w:r>
                  <w:r w:rsidRPr="001A6537">
                    <w:rPr>
                      <w:rFonts w:hint="cs"/>
                      <w:bCs/>
                      <w:rtl/>
                      <w:lang w:bidi="fa-IR"/>
                    </w:rPr>
                    <w:t>س دانش</w:t>
                  </w:r>
                  <w:r w:rsidR="00680891" w:rsidRPr="001A6537">
                    <w:rPr>
                      <w:rFonts w:hint="cs"/>
                      <w:bCs/>
                      <w:rtl/>
                      <w:lang w:bidi="fa-IR"/>
                    </w:rPr>
                    <w:t>ک</w:t>
                  </w:r>
                  <w:r w:rsidRPr="001A6537">
                    <w:rPr>
                      <w:rFonts w:hint="cs"/>
                      <w:bCs/>
                      <w:rtl/>
                      <w:lang w:bidi="fa-IR"/>
                    </w:rPr>
                    <w:t>د</w:t>
                  </w:r>
                  <w:r w:rsidR="00083027">
                    <w:rPr>
                      <w:rFonts w:hint="cs"/>
                      <w:bCs/>
                      <w:rtl/>
                      <w:lang w:bidi="fa-IR"/>
                    </w:rPr>
                    <w:t>گان</w:t>
                  </w:r>
                  <w:r w:rsidRPr="001A6537">
                    <w:rPr>
                      <w:rFonts w:hint="cs"/>
                      <w:bCs/>
                      <w:rtl/>
                      <w:lang w:bidi="fa-IR"/>
                    </w:rPr>
                    <w:t xml:space="preserve"> فن</w:t>
                  </w:r>
                  <w:r w:rsidR="00680891" w:rsidRPr="001A6537">
                    <w:rPr>
                      <w:rFonts w:hint="cs"/>
                      <w:bCs/>
                      <w:rtl/>
                      <w:lang w:bidi="fa-IR"/>
                    </w:rPr>
                    <w:t>ی</w:t>
                  </w:r>
                </w:p>
              </w:tc>
            </w:tr>
            <w:tr w:rsidR="00AD581C" w:rsidRPr="001A6537" w14:paraId="77552A87" w14:textId="77777777" w:rsidTr="000423C0">
              <w:trPr>
                <w:trHeight w:val="401"/>
              </w:trPr>
              <w:tc>
                <w:tcPr>
                  <w:tcW w:w="2590" w:type="dxa"/>
                  <w:vAlign w:val="center"/>
                </w:tcPr>
                <w:p w14:paraId="3D6ED5F7" w14:textId="77777777" w:rsidR="00AD581C" w:rsidRPr="001A6537" w:rsidRDefault="00AD581C" w:rsidP="000423C0">
                  <w:pPr>
                    <w:pStyle w:val="NoSpacing"/>
                    <w:jc w:val="right"/>
                    <w:rPr>
                      <w:b/>
                      <w:bCs/>
                      <w:rtl/>
                      <w:lang w:bidi="fa-IR"/>
                    </w:rPr>
                  </w:pPr>
                  <w:r w:rsidRPr="001A6537">
                    <w:rPr>
                      <w:rFonts w:hint="cs"/>
                      <w:bCs/>
                      <w:rtl/>
                      <w:lang w:bidi="fa-IR"/>
                    </w:rPr>
                    <w:t>امضا:</w:t>
                  </w:r>
                </w:p>
              </w:tc>
              <w:tc>
                <w:tcPr>
                  <w:tcW w:w="3506" w:type="dxa"/>
                  <w:vAlign w:val="center"/>
                </w:tcPr>
                <w:p w14:paraId="5239328D" w14:textId="48DFFEC1" w:rsidR="00AD581C" w:rsidRPr="001A6537" w:rsidRDefault="00AD581C" w:rsidP="00AD581C">
                  <w:pPr>
                    <w:pStyle w:val="NoSpacing"/>
                    <w:jc w:val="center"/>
                    <w:rPr>
                      <w:b/>
                      <w:bCs/>
                      <w:rtl/>
                      <w:lang w:bidi="fa-IR"/>
                    </w:rPr>
                  </w:pPr>
                </w:p>
              </w:tc>
            </w:tr>
            <w:tr w:rsidR="00AD581C" w:rsidRPr="001A6537" w14:paraId="48666A54" w14:textId="77777777" w:rsidTr="000423C0">
              <w:trPr>
                <w:trHeight w:val="401"/>
              </w:trPr>
              <w:tc>
                <w:tcPr>
                  <w:tcW w:w="2590" w:type="dxa"/>
                  <w:vAlign w:val="center"/>
                </w:tcPr>
                <w:p w14:paraId="134E460B" w14:textId="6FF85E13" w:rsidR="00AD581C" w:rsidRPr="001A6537" w:rsidRDefault="00AD581C" w:rsidP="000423C0">
                  <w:pPr>
                    <w:pStyle w:val="NoSpacing"/>
                    <w:jc w:val="right"/>
                    <w:rPr>
                      <w:bCs/>
                      <w:rtl/>
                      <w:lang w:bidi="fa-IR"/>
                    </w:rPr>
                  </w:pPr>
                  <w:r w:rsidRPr="001A6537">
                    <w:rPr>
                      <w:rFonts w:hint="cs"/>
                      <w:bCs/>
                      <w:rtl/>
                      <w:lang w:bidi="fa-IR"/>
                    </w:rPr>
                    <w:t>تاریخ</w:t>
                  </w:r>
                  <w:r>
                    <w:rPr>
                      <w:rFonts w:hint="cs"/>
                      <w:bCs/>
                      <w:rtl/>
                      <w:lang w:bidi="fa-IR"/>
                    </w:rPr>
                    <w:t>:</w:t>
                  </w:r>
                </w:p>
              </w:tc>
              <w:tc>
                <w:tcPr>
                  <w:tcW w:w="3506" w:type="dxa"/>
                  <w:vAlign w:val="center"/>
                </w:tcPr>
                <w:p w14:paraId="3D217A87" w14:textId="5FAD381B" w:rsidR="00AD581C" w:rsidRPr="001A6537" w:rsidRDefault="00AD581C" w:rsidP="00AD581C">
                  <w:pPr>
                    <w:pStyle w:val="NoSpacing"/>
                    <w:jc w:val="center"/>
                    <w:rPr>
                      <w:bCs/>
                      <w:rtl/>
                      <w:lang w:bidi="fa-IR"/>
                    </w:rPr>
                  </w:pPr>
                </w:p>
              </w:tc>
            </w:tr>
          </w:tbl>
          <w:p w14:paraId="6CC13395" w14:textId="77777777" w:rsidR="00F36EFF" w:rsidRPr="001A6537" w:rsidRDefault="00F36EFF" w:rsidP="001062FA">
            <w:pPr>
              <w:pStyle w:val="NoSpacing"/>
              <w:rPr>
                <w:sz w:val="16"/>
                <w:szCs w:val="16"/>
                <w:lang w:bidi="fa-IR"/>
              </w:rPr>
            </w:pPr>
          </w:p>
        </w:tc>
      </w:tr>
    </w:tbl>
    <w:p w14:paraId="154B2B17" w14:textId="2C9453DF" w:rsidR="00E17030" w:rsidRPr="000423C0" w:rsidRDefault="00E17030" w:rsidP="000423C0">
      <w:pPr>
        <w:rPr>
          <w:sz w:val="10"/>
          <w:szCs w:val="10"/>
          <w:rtl/>
        </w:rPr>
      </w:pPr>
    </w:p>
    <w:sectPr w:rsidR="00E17030" w:rsidRPr="000423C0" w:rsidSect="002065CD">
      <w:footnotePr>
        <w:numRestart w:val="eachPage"/>
      </w:footnotePr>
      <w:endnotePr>
        <w:numFmt w:val="decimal"/>
      </w:endnotePr>
      <w:pgSz w:w="12240" w:h="15840" w:code="1"/>
      <w:pgMar w:top="1440" w:right="1440" w:bottom="1440" w:left="144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B1F9F" w14:textId="77777777" w:rsidR="00C35489" w:rsidRDefault="00C35489" w:rsidP="001A09C2">
      <w:r>
        <w:separator/>
      </w:r>
    </w:p>
  </w:endnote>
  <w:endnote w:type="continuationSeparator" w:id="0">
    <w:p w14:paraId="59EB7D7E" w14:textId="77777777" w:rsidR="00C35489" w:rsidRDefault="00C35489" w:rsidP="001A0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Arial"/>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9E82" w14:textId="77777777" w:rsidR="00C35489" w:rsidRDefault="00C35489" w:rsidP="00E50CCC">
      <w:pPr>
        <w:bidi w:val="0"/>
      </w:pPr>
      <w:r>
        <w:separator/>
      </w:r>
    </w:p>
  </w:footnote>
  <w:footnote w:type="continuationSeparator" w:id="0">
    <w:p w14:paraId="0593C729" w14:textId="77777777" w:rsidR="00C35489" w:rsidRDefault="00C35489" w:rsidP="001A09C2">
      <w:r>
        <w:continuationSeparator/>
      </w:r>
    </w:p>
  </w:footnote>
  <w:footnote w:type="continuationNotice" w:id="1">
    <w:p w14:paraId="3276F3DB" w14:textId="77777777" w:rsidR="00C35489" w:rsidRDefault="00C35489"/>
  </w:footnote>
  <w:footnote w:id="2">
    <w:p w14:paraId="4EDC7BE5" w14:textId="2C5571B8" w:rsidR="006B105B" w:rsidRDefault="006B105B" w:rsidP="00713AEC">
      <w:pPr>
        <w:pStyle w:val="FootnoteText"/>
        <w:bidi w:val="0"/>
      </w:pPr>
      <w:r>
        <w:rPr>
          <w:rStyle w:val="FootnoteReference"/>
        </w:rPr>
        <w:footnoteRef/>
      </w:r>
      <w:r w:rsidR="003C510C">
        <w:t xml:space="preserve">. </w:t>
      </w:r>
      <w:r>
        <w:t>Questions Answering</w:t>
      </w:r>
    </w:p>
  </w:footnote>
  <w:footnote w:id="3">
    <w:p w14:paraId="035B0A1B" w14:textId="41452C57" w:rsidR="00C5517B" w:rsidRDefault="00C5517B" w:rsidP="00713AEC">
      <w:pPr>
        <w:pStyle w:val="FootnoteText"/>
        <w:bidi w:val="0"/>
      </w:pPr>
      <w:r>
        <w:rPr>
          <w:rStyle w:val="FootnoteReference"/>
        </w:rPr>
        <w:footnoteRef/>
      </w:r>
      <w:r w:rsidR="003C510C">
        <w:rPr>
          <w:rFonts w:hint="cs"/>
        </w:rPr>
        <w:t xml:space="preserve">. </w:t>
      </w:r>
      <w:r w:rsidRPr="00B96EE3">
        <w:t>Francisco De Sousa Webber</w:t>
      </w:r>
    </w:p>
  </w:footnote>
  <w:footnote w:id="4">
    <w:p w14:paraId="370AB196" w14:textId="6F897AB5" w:rsidR="00720FC0" w:rsidRDefault="00720FC0" w:rsidP="00713AEC">
      <w:pPr>
        <w:pStyle w:val="FootnoteText"/>
        <w:bidi w:val="0"/>
      </w:pPr>
      <w:r>
        <w:rPr>
          <w:rStyle w:val="FootnoteReference"/>
        </w:rPr>
        <w:footnoteRef/>
      </w:r>
      <w:r w:rsidR="003C510C">
        <w:t xml:space="preserve">. </w:t>
      </w:r>
      <w:r w:rsidR="007166F3">
        <w:t>C</w:t>
      </w:r>
      <w:r>
        <w:t>losed domain</w:t>
      </w:r>
    </w:p>
  </w:footnote>
  <w:footnote w:id="5">
    <w:p w14:paraId="6EE60EE7" w14:textId="0305F0EA" w:rsidR="009064B0" w:rsidRDefault="009064B0" w:rsidP="00713AEC">
      <w:pPr>
        <w:pStyle w:val="FootnoteText"/>
        <w:bidi w:val="0"/>
      </w:pPr>
      <w:r>
        <w:rPr>
          <w:rStyle w:val="FootnoteReference"/>
        </w:rPr>
        <w:footnoteRef/>
      </w:r>
      <w:r w:rsidR="003C510C">
        <w:rPr>
          <w:rFonts w:hint="cs"/>
        </w:rPr>
        <w:t xml:space="preserve">. </w:t>
      </w:r>
      <w:r w:rsidR="007166F3">
        <w:t>U</w:t>
      </w:r>
      <w:r>
        <w:t>nsupervised learning</w:t>
      </w:r>
    </w:p>
  </w:footnote>
  <w:footnote w:id="6">
    <w:p w14:paraId="4319ABC3" w14:textId="62DB7CB2" w:rsidR="00254C54" w:rsidRDefault="00254C54" w:rsidP="00713AEC">
      <w:pPr>
        <w:pStyle w:val="FootnoteText"/>
        <w:bidi w:val="0"/>
      </w:pPr>
      <w:r>
        <w:rPr>
          <w:rStyle w:val="FootnoteReference"/>
        </w:rPr>
        <w:footnoteRef/>
      </w:r>
      <w:r w:rsidR="003C510C">
        <w:t xml:space="preserve">. </w:t>
      </w:r>
      <w:r w:rsidR="007166F3">
        <w:t>B</w:t>
      </w:r>
      <w:r>
        <w:t>aseline</w:t>
      </w:r>
    </w:p>
  </w:footnote>
  <w:footnote w:id="7">
    <w:p w14:paraId="6A900FEC" w14:textId="50CDA605" w:rsidR="004A61A5" w:rsidRDefault="004A61A5" w:rsidP="00713AEC">
      <w:pPr>
        <w:pStyle w:val="FootnoteText"/>
        <w:bidi w:val="0"/>
      </w:pPr>
      <w:r>
        <w:rPr>
          <w:rStyle w:val="FootnoteReference"/>
        </w:rPr>
        <w:footnoteRef/>
      </w:r>
      <w:r w:rsidR="003C510C">
        <w:rPr>
          <w:rFonts w:hint="cs"/>
        </w:rPr>
        <w:t xml:space="preserve">. </w:t>
      </w:r>
      <w:r w:rsidRPr="004A61A5">
        <w:t>Cai</w:t>
      </w:r>
    </w:p>
  </w:footnote>
  <w:footnote w:id="8">
    <w:p w14:paraId="43F20302" w14:textId="41279D02" w:rsidR="00036D9E" w:rsidRDefault="00036D9E" w:rsidP="00713AEC">
      <w:pPr>
        <w:pStyle w:val="FootnoteText"/>
        <w:bidi w:val="0"/>
      </w:pPr>
      <w:r>
        <w:rPr>
          <w:rStyle w:val="FootnoteReference"/>
        </w:rPr>
        <w:footnoteRef/>
      </w:r>
      <w:r w:rsidR="003C510C">
        <w:rPr>
          <w:rFonts w:hint="cs"/>
        </w:rPr>
        <w:t xml:space="preserve">. </w:t>
      </w:r>
      <w:r w:rsidR="007166F3">
        <w:t>S</w:t>
      </w:r>
      <w:r w:rsidRPr="008A253D">
        <w:t>emantic fingerprinting</w:t>
      </w:r>
    </w:p>
  </w:footnote>
  <w:footnote w:id="9">
    <w:p w14:paraId="46BEE811" w14:textId="7E00F236" w:rsidR="00F10CCD" w:rsidRDefault="00F10CCD" w:rsidP="00713AEC">
      <w:pPr>
        <w:pStyle w:val="FootnoteText"/>
        <w:bidi w:val="0"/>
      </w:pPr>
      <w:r>
        <w:rPr>
          <w:rStyle w:val="FootnoteReference"/>
        </w:rPr>
        <w:footnoteRef/>
      </w:r>
      <w:r w:rsidR="003C510C">
        <w:rPr>
          <w:rFonts w:hint="cs"/>
        </w:rPr>
        <w:t xml:space="preserve">. </w:t>
      </w:r>
      <w:r w:rsidRPr="0092230E">
        <w:t>Hierarchical Temporal Memory</w:t>
      </w:r>
    </w:p>
  </w:footnote>
  <w:footnote w:id="10">
    <w:p w14:paraId="24D9AC85" w14:textId="3F2C8F21" w:rsidR="00F10CCD" w:rsidRDefault="00F10CCD" w:rsidP="00713AEC">
      <w:pPr>
        <w:pStyle w:val="FootnoteText"/>
        <w:bidi w:val="0"/>
        <w:rPr>
          <w:rtl/>
        </w:rPr>
      </w:pPr>
      <w:r>
        <w:rPr>
          <w:rStyle w:val="FootnoteReference"/>
        </w:rPr>
        <w:footnoteRef/>
      </w:r>
      <w:r w:rsidR="003C510C">
        <w:rPr>
          <w:rFonts w:hint="cs"/>
        </w:rPr>
        <w:t xml:space="preserve">. </w:t>
      </w:r>
      <w:r w:rsidRPr="00060875">
        <w:t>Jeff Hawkins</w:t>
      </w:r>
    </w:p>
  </w:footnote>
  <w:footnote w:id="11">
    <w:p w14:paraId="4250449D" w14:textId="361E4DBF" w:rsidR="00922571" w:rsidRDefault="00922571" w:rsidP="00713AEC">
      <w:pPr>
        <w:pStyle w:val="FootnoteText"/>
        <w:bidi w:val="0"/>
      </w:pPr>
      <w:r>
        <w:rPr>
          <w:rStyle w:val="FootnoteReference"/>
        </w:rPr>
        <w:footnoteRef/>
      </w:r>
      <w:r w:rsidR="003C510C">
        <w:rPr>
          <w:rFonts w:hint="cs"/>
        </w:rPr>
        <w:t xml:space="preserve">. </w:t>
      </w:r>
      <w:r w:rsidR="007166F3">
        <w:t>S</w:t>
      </w:r>
      <w:r>
        <w:t>emantic map</w:t>
      </w:r>
    </w:p>
  </w:footnote>
  <w:footnote w:id="12">
    <w:p w14:paraId="6C4F7FED" w14:textId="6A8CDF95" w:rsidR="005B73E0" w:rsidRDefault="005B73E0" w:rsidP="005B73E0">
      <w:pPr>
        <w:pStyle w:val="FootnoteText"/>
        <w:bidi w:val="0"/>
      </w:pPr>
      <w:r>
        <w:rPr>
          <w:rStyle w:val="FootnoteReference"/>
        </w:rPr>
        <w:footnoteRef/>
      </w:r>
      <w:r>
        <w:t>. Concepts</w:t>
      </w:r>
    </w:p>
  </w:footnote>
  <w:footnote w:id="13">
    <w:p w14:paraId="45B2DC33" w14:textId="063CCE23" w:rsidR="00F10CCD" w:rsidRDefault="00F10CCD" w:rsidP="00713AEC">
      <w:pPr>
        <w:pStyle w:val="FootnoteText"/>
        <w:bidi w:val="0"/>
      </w:pPr>
      <w:r>
        <w:rPr>
          <w:rStyle w:val="FootnoteReference"/>
        </w:rPr>
        <w:footnoteRef/>
      </w:r>
      <w:r w:rsidR="003C510C">
        <w:t xml:space="preserve">. </w:t>
      </w:r>
      <w:r w:rsidR="007166F3">
        <w:rPr>
          <w:szCs w:val="20"/>
        </w:rPr>
        <w:t>T</w:t>
      </w:r>
      <w:r w:rsidRPr="006B105B">
        <w:rPr>
          <w:szCs w:val="20"/>
        </w:rPr>
        <w:t>erms</w:t>
      </w:r>
    </w:p>
  </w:footnote>
  <w:footnote w:id="14">
    <w:p w14:paraId="242214C6" w14:textId="62201320" w:rsidR="00787CD7" w:rsidRDefault="00787CD7" w:rsidP="00787CD7">
      <w:pPr>
        <w:pStyle w:val="FootnoteText"/>
        <w:bidi w:val="0"/>
      </w:pPr>
      <w:r>
        <w:rPr>
          <w:rStyle w:val="FootnoteReference"/>
        </w:rPr>
        <w:footnoteRef/>
      </w:r>
      <w:r>
        <w:t>. Stop words</w:t>
      </w:r>
    </w:p>
  </w:footnote>
  <w:footnote w:id="15">
    <w:p w14:paraId="7C299BEA" w14:textId="33D82EFD" w:rsidR="002B5B47" w:rsidRDefault="002B5B47" w:rsidP="002B5B47">
      <w:pPr>
        <w:pStyle w:val="FootnoteText"/>
        <w:bidi w:val="0"/>
      </w:pPr>
      <w:r>
        <w:rPr>
          <w:rStyle w:val="FootnoteReference"/>
        </w:rPr>
        <w:footnoteRef/>
      </w:r>
      <w:r>
        <w:t>. Wordnet</w:t>
      </w:r>
    </w:p>
  </w:footnote>
  <w:footnote w:id="16">
    <w:p w14:paraId="18811A78" w14:textId="488246DE" w:rsidR="001810D3" w:rsidRDefault="001810D3" w:rsidP="001810D3">
      <w:pPr>
        <w:pStyle w:val="FootnoteText"/>
        <w:bidi w:val="0"/>
      </w:pPr>
      <w:r>
        <w:rPr>
          <w:rStyle w:val="FootnoteReference"/>
        </w:rPr>
        <w:footnoteRef/>
      </w:r>
      <w:r>
        <w:t>. Exact Match</w:t>
      </w:r>
    </w:p>
  </w:footnote>
  <w:footnote w:id="17">
    <w:p w14:paraId="57A0BD99" w14:textId="2C5C9996" w:rsidR="00BE4CBA" w:rsidRDefault="00BE4CBA" w:rsidP="00A66BBD">
      <w:pPr>
        <w:pStyle w:val="FootnoteText"/>
        <w:bidi w:val="0"/>
      </w:pPr>
      <w:r>
        <w:rPr>
          <w:rStyle w:val="FootnoteReference"/>
        </w:rPr>
        <w:footnoteRef/>
      </w:r>
      <w:r w:rsidR="00A66BBD">
        <w:t>. Mean Average Precision</w:t>
      </w:r>
    </w:p>
  </w:footnote>
  <w:footnote w:id="18">
    <w:p w14:paraId="7C68E7EE" w14:textId="3EE24CCB" w:rsidR="00046C15" w:rsidRDefault="00046C15" w:rsidP="00BD038A">
      <w:pPr>
        <w:pStyle w:val="FootnoteText"/>
        <w:bidi w:val="0"/>
      </w:pPr>
      <w:r>
        <w:rPr>
          <w:rStyle w:val="FootnoteReference"/>
        </w:rPr>
        <w:footnoteRef/>
      </w:r>
      <w:r w:rsidR="00BD038A">
        <w:t>. Recall Oriented Understudy for Gisting Evaluation</w:t>
      </w:r>
    </w:p>
  </w:footnote>
  <w:footnote w:id="19">
    <w:p w14:paraId="656D2483" w14:textId="02C23E41" w:rsidR="0059312E" w:rsidRDefault="0059312E" w:rsidP="0059312E">
      <w:pPr>
        <w:pStyle w:val="FootnoteText"/>
        <w:bidi w:val="0"/>
      </w:pPr>
      <w:r>
        <w:rPr>
          <w:rStyle w:val="FootnoteReference"/>
        </w:rPr>
        <w:footnoteRef/>
      </w:r>
      <w:r>
        <w:t>. Confusion Matrix</w:t>
      </w:r>
    </w:p>
  </w:footnote>
  <w:footnote w:id="20">
    <w:p w14:paraId="475FD3C9" w14:textId="25542A46" w:rsidR="00CE5FAF" w:rsidRDefault="00CE5FAF" w:rsidP="00DA7055">
      <w:pPr>
        <w:pStyle w:val="FootnoteText"/>
        <w:bidi w:val="0"/>
      </w:pPr>
      <w:r>
        <w:rPr>
          <w:rStyle w:val="FootnoteReference"/>
        </w:rPr>
        <w:footnoteRef/>
      </w:r>
      <w:r w:rsidR="00DA7055">
        <w:t>. Recall</w:t>
      </w:r>
    </w:p>
  </w:footnote>
  <w:footnote w:id="21">
    <w:p w14:paraId="61D212D3" w14:textId="309CC56B" w:rsidR="00132AB6" w:rsidRDefault="00132AB6" w:rsidP="00132AB6">
      <w:pPr>
        <w:pStyle w:val="FootnoteText"/>
        <w:bidi w:val="0"/>
      </w:pPr>
      <w:r>
        <w:rPr>
          <w:rStyle w:val="FootnoteReference"/>
        </w:rPr>
        <w:footnoteRef/>
      </w:r>
      <w:r>
        <w:t xml:space="preserve">. </w:t>
      </w:r>
      <w:r w:rsidRPr="00132AB6">
        <w:t xml:space="preserve">Mean </w:t>
      </w:r>
      <w:r>
        <w:t>R</w:t>
      </w:r>
      <w:r w:rsidRPr="00132AB6">
        <w:t xml:space="preserve">eciprocal </w:t>
      </w:r>
      <w:r>
        <w:t>R</w:t>
      </w:r>
      <w:r w:rsidRPr="00132AB6">
        <w:t>ank</w:t>
      </w:r>
    </w:p>
  </w:footnote>
  <w:footnote w:id="22">
    <w:p w14:paraId="584E850D" w14:textId="24BF4DB5" w:rsidR="006F23A9" w:rsidRDefault="006F23A9" w:rsidP="006F23A9">
      <w:pPr>
        <w:pStyle w:val="FootnoteText"/>
        <w:bidi w:val="0"/>
      </w:pPr>
      <w:r>
        <w:rPr>
          <w:rStyle w:val="FootnoteReference"/>
        </w:rPr>
        <w:footnoteRef/>
      </w:r>
      <w:r>
        <w:t>. Bilingual Evaluation Understudy Score</w:t>
      </w:r>
    </w:p>
  </w:footnote>
  <w:footnote w:id="23">
    <w:p w14:paraId="09334B2E" w14:textId="0B516348" w:rsidR="00535A2D" w:rsidRDefault="00535A2D" w:rsidP="00535A2D">
      <w:pPr>
        <w:pStyle w:val="FootnoteText"/>
        <w:bidi w:val="0"/>
      </w:pPr>
      <w:r>
        <w:rPr>
          <w:rStyle w:val="FootnoteReference"/>
        </w:rPr>
        <w:footnoteRef/>
      </w:r>
      <w:r>
        <w:t xml:space="preserve">. </w:t>
      </w:r>
      <w:r w:rsidR="0048333D" w:rsidRPr="0048333D">
        <w:t>Stanford Question Answering Dataset</w:t>
      </w:r>
    </w:p>
  </w:footnote>
  <w:footnote w:id="24">
    <w:p w14:paraId="3B9B7A63" w14:textId="560D774A" w:rsidR="00006786" w:rsidRDefault="00006786" w:rsidP="00006786">
      <w:pPr>
        <w:pStyle w:val="FootnoteText"/>
        <w:bidi w:val="0"/>
      </w:pPr>
      <w:r>
        <w:rPr>
          <w:rStyle w:val="FootnoteReference"/>
        </w:rPr>
        <w:footnoteRef/>
      </w:r>
      <w:r>
        <w:t>. Natural Questions</w:t>
      </w:r>
    </w:p>
  </w:footnote>
  <w:footnote w:id="25">
    <w:p w14:paraId="1CC40F3B" w14:textId="154B57F3" w:rsidR="00F444BB" w:rsidRDefault="00F444BB" w:rsidP="00F444BB">
      <w:pPr>
        <w:pStyle w:val="FootnoteText"/>
        <w:bidi w:val="0"/>
      </w:pPr>
      <w:r>
        <w:rPr>
          <w:rStyle w:val="FootnoteReference"/>
        </w:rPr>
        <w:footnoteRef/>
      </w:r>
      <w:r>
        <w:t xml:space="preserve">. </w:t>
      </w:r>
      <w:r w:rsidRPr="00F444BB">
        <w:t>Microsoft Machine Reading Comprehension Dataset</w:t>
      </w:r>
    </w:p>
  </w:footnote>
  <w:footnote w:id="26">
    <w:p w14:paraId="68225A02" w14:textId="33D5F9F3" w:rsidR="005201D8" w:rsidRDefault="005201D8" w:rsidP="005201D8">
      <w:pPr>
        <w:pStyle w:val="FootnoteText"/>
        <w:bidi w:val="0"/>
      </w:pPr>
      <w:r>
        <w:rPr>
          <w:rStyle w:val="FootnoteReference"/>
        </w:rPr>
        <w:footnoteRef/>
      </w:r>
      <w:r>
        <w:t xml:space="preserve">. </w:t>
      </w:r>
      <w:r w:rsidRPr="005201D8">
        <w:t>Cross-lingual Question Answering Dataset</w:t>
      </w:r>
    </w:p>
  </w:footnote>
  <w:footnote w:id="27">
    <w:p w14:paraId="3A8F456E" w14:textId="744EE412" w:rsidR="00B45D2A" w:rsidRDefault="00B45D2A" w:rsidP="00B45D2A">
      <w:pPr>
        <w:pStyle w:val="FootnoteText"/>
        <w:bidi w:val="0"/>
      </w:pPr>
      <w:r>
        <w:rPr>
          <w:rStyle w:val="FootnoteReference"/>
        </w:rPr>
        <w:footnoteRef/>
      </w:r>
      <w:r>
        <w:t>. Task</w:t>
      </w:r>
    </w:p>
  </w:footnote>
  <w:footnote w:id="28">
    <w:p w14:paraId="6ECABBA8" w14:textId="7B390876" w:rsidR="00231C6C" w:rsidRDefault="00231C6C" w:rsidP="00231C6C">
      <w:pPr>
        <w:pStyle w:val="FootnoteText"/>
        <w:bidi w:val="0"/>
      </w:pPr>
      <w:r>
        <w:rPr>
          <w:rStyle w:val="FootnoteReference"/>
        </w:rPr>
        <w:footnoteRef/>
      </w:r>
      <w:r>
        <w:t>. C</w:t>
      </w:r>
      <w:r w:rsidRPr="00231C6C">
        <w:t>ross-lingual transfer</w:t>
      </w:r>
    </w:p>
  </w:footnote>
  <w:footnote w:id="29">
    <w:p w14:paraId="70D4D2E3" w14:textId="036232A4" w:rsidR="00A77915" w:rsidRDefault="00A77915" w:rsidP="00713AEC">
      <w:pPr>
        <w:pStyle w:val="FootnoteText"/>
        <w:bidi w:val="0"/>
      </w:pPr>
      <w:r>
        <w:rPr>
          <w:rStyle w:val="FootnoteReference"/>
        </w:rPr>
        <w:footnoteRef/>
      </w:r>
      <w:r w:rsidR="003C510C">
        <w:t xml:space="preserve">. </w:t>
      </w:r>
      <w:r>
        <w:t>Community Questions Answering</w:t>
      </w:r>
    </w:p>
  </w:footnote>
  <w:footnote w:id="30">
    <w:p w14:paraId="3A3CA495" w14:textId="7346ED5A" w:rsidR="00057CE8" w:rsidRDefault="00057CE8" w:rsidP="00713AEC">
      <w:pPr>
        <w:pStyle w:val="FootnoteText"/>
        <w:bidi w:val="0"/>
      </w:pPr>
      <w:r>
        <w:rPr>
          <w:rStyle w:val="FootnoteReference"/>
        </w:rPr>
        <w:footnoteRef/>
      </w:r>
      <w:r w:rsidR="003C510C">
        <w:t xml:space="preserve">. </w:t>
      </w:r>
      <w:r>
        <w:t>Semantic Questions Answering</w:t>
      </w:r>
    </w:p>
  </w:footnote>
  <w:footnote w:id="31">
    <w:p w14:paraId="22091C29" w14:textId="2722AE89" w:rsidR="009B3213" w:rsidRDefault="009B3213" w:rsidP="00713AEC">
      <w:pPr>
        <w:pStyle w:val="FootnoteText"/>
        <w:bidi w:val="0"/>
      </w:pPr>
      <w:r>
        <w:rPr>
          <w:rStyle w:val="FootnoteReference"/>
        </w:rPr>
        <w:footnoteRef/>
      </w:r>
      <w:r w:rsidR="003C510C">
        <w:t xml:space="preserve">. </w:t>
      </w:r>
      <w:r w:rsidR="007166F3">
        <w:t>O</w:t>
      </w:r>
      <w:r>
        <w:t>pen domain</w:t>
      </w:r>
    </w:p>
  </w:footnote>
  <w:footnote w:id="32">
    <w:p w14:paraId="0245A8EC" w14:textId="0EAEEC20" w:rsidR="009B3213" w:rsidRDefault="009B3213" w:rsidP="00713AEC">
      <w:pPr>
        <w:pStyle w:val="FootnoteText"/>
        <w:bidi w:val="0"/>
        <w:rPr>
          <w:rtl/>
        </w:rPr>
      </w:pPr>
      <w:r>
        <w:rPr>
          <w:rStyle w:val="FootnoteReference"/>
        </w:rPr>
        <w:footnoteRef/>
      </w:r>
      <w:r w:rsidR="003C510C">
        <w:t xml:space="preserve">. </w:t>
      </w:r>
      <w:r w:rsidR="007166F3">
        <w:t>H</w:t>
      </w:r>
      <w:r>
        <w:t>ybrid domain</w:t>
      </w:r>
    </w:p>
  </w:footnote>
  <w:footnote w:id="33">
    <w:p w14:paraId="17FAE243" w14:textId="7A3A267B" w:rsidR="00984999" w:rsidRDefault="00984999" w:rsidP="00713AEC">
      <w:pPr>
        <w:pStyle w:val="FootnoteText"/>
        <w:bidi w:val="0"/>
        <w:rPr>
          <w:rtl/>
        </w:rPr>
      </w:pPr>
      <w:r>
        <w:rPr>
          <w:rStyle w:val="FootnoteReference"/>
        </w:rPr>
        <w:footnoteRef/>
      </w:r>
      <w:r w:rsidR="003C510C">
        <w:t xml:space="preserve">. </w:t>
      </w:r>
      <w:r w:rsidRPr="00984999">
        <w:t>Brendon M. Lake</w:t>
      </w:r>
    </w:p>
  </w:footnote>
  <w:footnote w:id="34">
    <w:p w14:paraId="77FFDFF2" w14:textId="6152CED0" w:rsidR="004249F5" w:rsidRDefault="004249F5" w:rsidP="00713AEC">
      <w:pPr>
        <w:pStyle w:val="FootnoteText"/>
        <w:bidi w:val="0"/>
      </w:pPr>
      <w:r>
        <w:rPr>
          <w:rStyle w:val="FootnoteReference"/>
        </w:rPr>
        <w:footnoteRef/>
      </w:r>
      <w:r w:rsidR="003C510C">
        <w:t xml:space="preserve">. </w:t>
      </w:r>
      <w:r w:rsidRPr="004249F5">
        <w:t>Numenta Platform for Intelligent Computin</w:t>
      </w:r>
      <w:r w:rsidR="00541DBB">
        <w:t>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96F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A56984"/>
    <w:multiLevelType w:val="hybridMultilevel"/>
    <w:tmpl w:val="E29299E2"/>
    <w:lvl w:ilvl="0" w:tplc="02DCF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E5FF4"/>
    <w:multiLevelType w:val="hybridMultilevel"/>
    <w:tmpl w:val="F236B0A2"/>
    <w:lvl w:ilvl="0" w:tplc="87C62F2C">
      <w:start w:val="1"/>
      <w:numFmt w:val="decimal"/>
      <w:lvlText w:val="%1-"/>
      <w:lvlJc w:val="left"/>
      <w:pPr>
        <w:ind w:left="1440" w:hanging="360"/>
      </w:pPr>
      <w:rPr>
        <w:rFonts w:cstheme="minorBidi" w:hint="default"/>
        <w:b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9952209"/>
    <w:multiLevelType w:val="hybridMultilevel"/>
    <w:tmpl w:val="24C29E6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7A21B0"/>
    <w:multiLevelType w:val="hybridMultilevel"/>
    <w:tmpl w:val="FBD483DA"/>
    <w:lvl w:ilvl="0" w:tplc="EB26AB7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902717"/>
    <w:multiLevelType w:val="hybridMultilevel"/>
    <w:tmpl w:val="EDD6F180"/>
    <w:lvl w:ilvl="0" w:tplc="6B60CDE8">
      <w:start w:val="1"/>
      <w:numFmt w:val="decimal"/>
      <w:lvlText w:val="%1-"/>
      <w:lvlJc w:val="left"/>
      <w:pPr>
        <w:ind w:left="720" w:hanging="360"/>
      </w:pPr>
      <w:rPr>
        <w:rFonts w:cs="B Mitr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B552A"/>
    <w:multiLevelType w:val="hybridMultilevel"/>
    <w:tmpl w:val="C09E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7746C"/>
    <w:multiLevelType w:val="hybridMultilevel"/>
    <w:tmpl w:val="4CD27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1A60D2"/>
    <w:multiLevelType w:val="hybridMultilevel"/>
    <w:tmpl w:val="D49CE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1600E"/>
    <w:multiLevelType w:val="hybridMultilevel"/>
    <w:tmpl w:val="2EB43CFC"/>
    <w:lvl w:ilvl="0" w:tplc="14683860">
      <w:start w:val="1"/>
      <w:numFmt w:val="decimal"/>
      <w:lvlText w:val="%1-"/>
      <w:lvlJc w:val="left"/>
      <w:pPr>
        <w:ind w:left="1080" w:hanging="360"/>
      </w:pPr>
      <w:rPr>
        <w:rFonts w:cstheme="minorBidi"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2C0DF0"/>
    <w:multiLevelType w:val="hybridMultilevel"/>
    <w:tmpl w:val="B5E82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45D50"/>
    <w:multiLevelType w:val="hybridMultilevel"/>
    <w:tmpl w:val="35AC7066"/>
    <w:lvl w:ilvl="0" w:tplc="58C88AB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CC6846"/>
    <w:multiLevelType w:val="hybridMultilevel"/>
    <w:tmpl w:val="6D86210C"/>
    <w:lvl w:ilvl="0" w:tplc="32A069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A4FD2"/>
    <w:multiLevelType w:val="hybridMultilevel"/>
    <w:tmpl w:val="4E9640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8C01EA"/>
    <w:multiLevelType w:val="hybridMultilevel"/>
    <w:tmpl w:val="EA28C36A"/>
    <w:lvl w:ilvl="0" w:tplc="67B29A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736E17"/>
    <w:multiLevelType w:val="hybridMultilevel"/>
    <w:tmpl w:val="F370CA48"/>
    <w:lvl w:ilvl="0" w:tplc="37E6DC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A632F"/>
    <w:multiLevelType w:val="hybridMultilevel"/>
    <w:tmpl w:val="7A12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201198"/>
    <w:multiLevelType w:val="hybridMultilevel"/>
    <w:tmpl w:val="77B856EA"/>
    <w:lvl w:ilvl="0" w:tplc="538CA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40248"/>
    <w:multiLevelType w:val="hybridMultilevel"/>
    <w:tmpl w:val="F3A4873A"/>
    <w:lvl w:ilvl="0" w:tplc="6D583AF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24383B"/>
    <w:multiLevelType w:val="hybridMultilevel"/>
    <w:tmpl w:val="CAE42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2518C6"/>
    <w:multiLevelType w:val="hybridMultilevel"/>
    <w:tmpl w:val="D5A834E6"/>
    <w:lvl w:ilvl="0" w:tplc="6E1E0CD0">
      <w:start w:val="1"/>
      <w:numFmt w:val="decimal"/>
      <w:suff w:val="space"/>
      <w:lvlText w:val="[%1] "/>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913BF9"/>
    <w:multiLevelType w:val="hybridMultilevel"/>
    <w:tmpl w:val="9858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D71733"/>
    <w:multiLevelType w:val="hybridMultilevel"/>
    <w:tmpl w:val="35E623F8"/>
    <w:lvl w:ilvl="0" w:tplc="72B87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2B5FD2"/>
    <w:multiLevelType w:val="hybridMultilevel"/>
    <w:tmpl w:val="C1DC9878"/>
    <w:lvl w:ilvl="0" w:tplc="57ACC6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917718">
    <w:abstractNumId w:val="14"/>
  </w:num>
  <w:num w:numId="2" w16cid:durableId="912588898">
    <w:abstractNumId w:val="9"/>
  </w:num>
  <w:num w:numId="3" w16cid:durableId="1172574445">
    <w:abstractNumId w:val="2"/>
  </w:num>
  <w:num w:numId="4" w16cid:durableId="950206621">
    <w:abstractNumId w:val="17"/>
  </w:num>
  <w:num w:numId="5" w16cid:durableId="1277057321">
    <w:abstractNumId w:val="15"/>
  </w:num>
  <w:num w:numId="6" w16cid:durableId="328411474">
    <w:abstractNumId w:val="10"/>
  </w:num>
  <w:num w:numId="7" w16cid:durableId="1728189953">
    <w:abstractNumId w:val="16"/>
  </w:num>
  <w:num w:numId="8" w16cid:durableId="818615817">
    <w:abstractNumId w:val="12"/>
  </w:num>
  <w:num w:numId="9" w16cid:durableId="227034868">
    <w:abstractNumId w:val="5"/>
  </w:num>
  <w:num w:numId="10" w16cid:durableId="644697209">
    <w:abstractNumId w:val="1"/>
  </w:num>
  <w:num w:numId="11" w16cid:durableId="374550772">
    <w:abstractNumId w:val="22"/>
  </w:num>
  <w:num w:numId="12" w16cid:durableId="1584417060">
    <w:abstractNumId w:val="23"/>
  </w:num>
  <w:num w:numId="13" w16cid:durableId="2083746362">
    <w:abstractNumId w:val="11"/>
  </w:num>
  <w:num w:numId="14" w16cid:durableId="1950548110">
    <w:abstractNumId w:val="20"/>
  </w:num>
  <w:num w:numId="15" w16cid:durableId="903874103">
    <w:abstractNumId w:val="7"/>
  </w:num>
  <w:num w:numId="16" w16cid:durableId="1516114946">
    <w:abstractNumId w:val="21"/>
  </w:num>
  <w:num w:numId="17" w16cid:durableId="1734698518">
    <w:abstractNumId w:val="6"/>
  </w:num>
  <w:num w:numId="18" w16cid:durableId="1200971751">
    <w:abstractNumId w:val="0"/>
  </w:num>
  <w:num w:numId="19" w16cid:durableId="551313231">
    <w:abstractNumId w:val="8"/>
  </w:num>
  <w:num w:numId="20" w16cid:durableId="1620718062">
    <w:abstractNumId w:val="13"/>
  </w:num>
  <w:num w:numId="21" w16cid:durableId="1142699547">
    <w:abstractNumId w:val="18"/>
  </w:num>
  <w:num w:numId="22" w16cid:durableId="190916722">
    <w:abstractNumId w:val="19"/>
  </w:num>
  <w:num w:numId="23" w16cid:durableId="2056274198">
    <w:abstractNumId w:val="4"/>
  </w:num>
  <w:num w:numId="24" w16cid:durableId="18716014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der moradi">
    <w15:presenceInfo w15:providerId="Windows Live" w15:userId="0c24f5c0899402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hdrShapeDefaults>
    <o:shapedefaults v:ext="edit" spidmax="2050"/>
  </w:hdrShapeDefaults>
  <w:footnotePr>
    <w:numRestart w:val="eachPage"/>
    <w:footnote w:id="-1"/>
    <w:footnote w:id="0"/>
    <w:footnote w:id="1"/>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Virastar_42____i" w:val="H4sIAAAAAAAEAKtWckksSQxILCpxzi/NK1GyMqwFAAEhoTITAAAA"/>
    <w:docVar w:name="__Virastar_42___1" w:val="H4sIAAAAAAAEAKtWcslP9kxRslIyNDY2NzC1MDc0s7SwNDU0NDBU0lEKTi0uzszPAykwMqoFAN5iRRgtAAAA"/>
  </w:docVars>
  <w:rsids>
    <w:rsidRoot w:val="000522D7"/>
    <w:rsid w:val="000006BF"/>
    <w:rsid w:val="0000071E"/>
    <w:rsid w:val="0000076B"/>
    <w:rsid w:val="000036DD"/>
    <w:rsid w:val="00003EA0"/>
    <w:rsid w:val="000046CD"/>
    <w:rsid w:val="00006786"/>
    <w:rsid w:val="0000786B"/>
    <w:rsid w:val="00011635"/>
    <w:rsid w:val="0001446D"/>
    <w:rsid w:val="00022B52"/>
    <w:rsid w:val="00025A4A"/>
    <w:rsid w:val="00026BB2"/>
    <w:rsid w:val="00026DF1"/>
    <w:rsid w:val="00031825"/>
    <w:rsid w:val="000336F3"/>
    <w:rsid w:val="0003391C"/>
    <w:rsid w:val="0003553D"/>
    <w:rsid w:val="00035949"/>
    <w:rsid w:val="00036D9E"/>
    <w:rsid w:val="00036DCD"/>
    <w:rsid w:val="00040063"/>
    <w:rsid w:val="00040AAA"/>
    <w:rsid w:val="000423C0"/>
    <w:rsid w:val="00043779"/>
    <w:rsid w:val="00043B53"/>
    <w:rsid w:val="00044169"/>
    <w:rsid w:val="00045CF1"/>
    <w:rsid w:val="00046C15"/>
    <w:rsid w:val="00047089"/>
    <w:rsid w:val="000477C1"/>
    <w:rsid w:val="00047EA2"/>
    <w:rsid w:val="000503DE"/>
    <w:rsid w:val="00050FFA"/>
    <w:rsid w:val="000522D7"/>
    <w:rsid w:val="0005307B"/>
    <w:rsid w:val="000530DA"/>
    <w:rsid w:val="00053971"/>
    <w:rsid w:val="0005462B"/>
    <w:rsid w:val="000552C7"/>
    <w:rsid w:val="0005769A"/>
    <w:rsid w:val="00057CE8"/>
    <w:rsid w:val="00060875"/>
    <w:rsid w:val="00061580"/>
    <w:rsid w:val="00061A42"/>
    <w:rsid w:val="0006318A"/>
    <w:rsid w:val="00064CA4"/>
    <w:rsid w:val="00065C66"/>
    <w:rsid w:val="00066705"/>
    <w:rsid w:val="00067409"/>
    <w:rsid w:val="00067BD6"/>
    <w:rsid w:val="00072774"/>
    <w:rsid w:val="00073DC4"/>
    <w:rsid w:val="00074F2E"/>
    <w:rsid w:val="0007518A"/>
    <w:rsid w:val="00075A88"/>
    <w:rsid w:val="00081B5A"/>
    <w:rsid w:val="00083027"/>
    <w:rsid w:val="00083BE7"/>
    <w:rsid w:val="00085732"/>
    <w:rsid w:val="00085893"/>
    <w:rsid w:val="00086012"/>
    <w:rsid w:val="0008747E"/>
    <w:rsid w:val="0009147B"/>
    <w:rsid w:val="00092503"/>
    <w:rsid w:val="00092F12"/>
    <w:rsid w:val="00093366"/>
    <w:rsid w:val="00094665"/>
    <w:rsid w:val="0009549D"/>
    <w:rsid w:val="00095EE4"/>
    <w:rsid w:val="0009665F"/>
    <w:rsid w:val="00097D88"/>
    <w:rsid w:val="000A0FAE"/>
    <w:rsid w:val="000A1240"/>
    <w:rsid w:val="000A1934"/>
    <w:rsid w:val="000A6320"/>
    <w:rsid w:val="000B10FE"/>
    <w:rsid w:val="000B12AD"/>
    <w:rsid w:val="000B4C79"/>
    <w:rsid w:val="000B4E46"/>
    <w:rsid w:val="000B7523"/>
    <w:rsid w:val="000C0C4A"/>
    <w:rsid w:val="000C1104"/>
    <w:rsid w:val="000C14F2"/>
    <w:rsid w:val="000C337F"/>
    <w:rsid w:val="000C4631"/>
    <w:rsid w:val="000C64D9"/>
    <w:rsid w:val="000D1C4F"/>
    <w:rsid w:val="000D275B"/>
    <w:rsid w:val="000D513A"/>
    <w:rsid w:val="000D5FB3"/>
    <w:rsid w:val="000D6A03"/>
    <w:rsid w:val="000E0B7C"/>
    <w:rsid w:val="000E0D4B"/>
    <w:rsid w:val="000E19B5"/>
    <w:rsid w:val="000E22BD"/>
    <w:rsid w:val="000E4086"/>
    <w:rsid w:val="000E4095"/>
    <w:rsid w:val="000E41A1"/>
    <w:rsid w:val="000E4952"/>
    <w:rsid w:val="000E552C"/>
    <w:rsid w:val="000E7946"/>
    <w:rsid w:val="000F006F"/>
    <w:rsid w:val="000F08D2"/>
    <w:rsid w:val="000F08F7"/>
    <w:rsid w:val="000F09E4"/>
    <w:rsid w:val="000F1E25"/>
    <w:rsid w:val="000F6DF6"/>
    <w:rsid w:val="000F775B"/>
    <w:rsid w:val="000F77DB"/>
    <w:rsid w:val="0010023B"/>
    <w:rsid w:val="001012A0"/>
    <w:rsid w:val="001012BD"/>
    <w:rsid w:val="00102FD2"/>
    <w:rsid w:val="001046A2"/>
    <w:rsid w:val="001062FA"/>
    <w:rsid w:val="00106D19"/>
    <w:rsid w:val="00107630"/>
    <w:rsid w:val="0010787E"/>
    <w:rsid w:val="00113968"/>
    <w:rsid w:val="00114B93"/>
    <w:rsid w:val="001201CB"/>
    <w:rsid w:val="001217C1"/>
    <w:rsid w:val="00122FA3"/>
    <w:rsid w:val="0012343C"/>
    <w:rsid w:val="0012370B"/>
    <w:rsid w:val="00127C73"/>
    <w:rsid w:val="001326B2"/>
    <w:rsid w:val="00132AB6"/>
    <w:rsid w:val="00134091"/>
    <w:rsid w:val="001354D0"/>
    <w:rsid w:val="00140C39"/>
    <w:rsid w:val="001427C0"/>
    <w:rsid w:val="00142B55"/>
    <w:rsid w:val="00143466"/>
    <w:rsid w:val="00144B0C"/>
    <w:rsid w:val="00144B58"/>
    <w:rsid w:val="00145EA0"/>
    <w:rsid w:val="00145EC1"/>
    <w:rsid w:val="00146164"/>
    <w:rsid w:val="001501BF"/>
    <w:rsid w:val="0015072D"/>
    <w:rsid w:val="001540A4"/>
    <w:rsid w:val="001610ED"/>
    <w:rsid w:val="00161161"/>
    <w:rsid w:val="001611D0"/>
    <w:rsid w:val="00161476"/>
    <w:rsid w:val="001638F8"/>
    <w:rsid w:val="00163C0F"/>
    <w:rsid w:val="00164B35"/>
    <w:rsid w:val="00165063"/>
    <w:rsid w:val="00170668"/>
    <w:rsid w:val="00171296"/>
    <w:rsid w:val="001729E7"/>
    <w:rsid w:val="001732CD"/>
    <w:rsid w:val="00173F98"/>
    <w:rsid w:val="001747DB"/>
    <w:rsid w:val="00174A8F"/>
    <w:rsid w:val="00175410"/>
    <w:rsid w:val="00176A47"/>
    <w:rsid w:val="00177483"/>
    <w:rsid w:val="00177DBD"/>
    <w:rsid w:val="00180E43"/>
    <w:rsid w:val="001810D3"/>
    <w:rsid w:val="0018148E"/>
    <w:rsid w:val="0018432F"/>
    <w:rsid w:val="0018442D"/>
    <w:rsid w:val="00187D2C"/>
    <w:rsid w:val="00193D09"/>
    <w:rsid w:val="00194556"/>
    <w:rsid w:val="001956B3"/>
    <w:rsid w:val="00195DDC"/>
    <w:rsid w:val="0019799A"/>
    <w:rsid w:val="001A09C2"/>
    <w:rsid w:val="001A19E7"/>
    <w:rsid w:val="001A2A64"/>
    <w:rsid w:val="001A3E39"/>
    <w:rsid w:val="001A6537"/>
    <w:rsid w:val="001B1932"/>
    <w:rsid w:val="001B57BE"/>
    <w:rsid w:val="001B62D5"/>
    <w:rsid w:val="001C2354"/>
    <w:rsid w:val="001C3149"/>
    <w:rsid w:val="001C33B3"/>
    <w:rsid w:val="001C375A"/>
    <w:rsid w:val="001C571D"/>
    <w:rsid w:val="001D28BB"/>
    <w:rsid w:val="001D2AF5"/>
    <w:rsid w:val="001D2E56"/>
    <w:rsid w:val="001D385C"/>
    <w:rsid w:val="001D4E7A"/>
    <w:rsid w:val="001D6108"/>
    <w:rsid w:val="001D694D"/>
    <w:rsid w:val="001E0624"/>
    <w:rsid w:val="001E1800"/>
    <w:rsid w:val="001E2E4C"/>
    <w:rsid w:val="001E4B3A"/>
    <w:rsid w:val="001E5572"/>
    <w:rsid w:val="001E5B0F"/>
    <w:rsid w:val="001E67B6"/>
    <w:rsid w:val="001E7DAD"/>
    <w:rsid w:val="001F0210"/>
    <w:rsid w:val="001F074B"/>
    <w:rsid w:val="001F0768"/>
    <w:rsid w:val="001F0A2A"/>
    <w:rsid w:val="001F22C7"/>
    <w:rsid w:val="001F2732"/>
    <w:rsid w:val="001F2850"/>
    <w:rsid w:val="001F3A74"/>
    <w:rsid w:val="001F4295"/>
    <w:rsid w:val="001F5BEF"/>
    <w:rsid w:val="0020100D"/>
    <w:rsid w:val="00202DFC"/>
    <w:rsid w:val="00204FCA"/>
    <w:rsid w:val="00205134"/>
    <w:rsid w:val="002065CD"/>
    <w:rsid w:val="00211DB3"/>
    <w:rsid w:val="002134AD"/>
    <w:rsid w:val="00213A25"/>
    <w:rsid w:val="00216172"/>
    <w:rsid w:val="002171DE"/>
    <w:rsid w:val="00217929"/>
    <w:rsid w:val="00225A83"/>
    <w:rsid w:val="00231C6C"/>
    <w:rsid w:val="0023238C"/>
    <w:rsid w:val="00233645"/>
    <w:rsid w:val="0023382D"/>
    <w:rsid w:val="0024074C"/>
    <w:rsid w:val="00240B65"/>
    <w:rsid w:val="00241214"/>
    <w:rsid w:val="00243774"/>
    <w:rsid w:val="00243B4A"/>
    <w:rsid w:val="002458AA"/>
    <w:rsid w:val="00245EFE"/>
    <w:rsid w:val="002474B8"/>
    <w:rsid w:val="00247588"/>
    <w:rsid w:val="00250886"/>
    <w:rsid w:val="002509CF"/>
    <w:rsid w:val="002527CD"/>
    <w:rsid w:val="00254C54"/>
    <w:rsid w:val="00256257"/>
    <w:rsid w:val="002562AE"/>
    <w:rsid w:val="00257102"/>
    <w:rsid w:val="00261B10"/>
    <w:rsid w:val="00261ED8"/>
    <w:rsid w:val="00261F5F"/>
    <w:rsid w:val="002655D8"/>
    <w:rsid w:val="002702D7"/>
    <w:rsid w:val="00272066"/>
    <w:rsid w:val="00276BFD"/>
    <w:rsid w:val="00277E43"/>
    <w:rsid w:val="00280215"/>
    <w:rsid w:val="0028074F"/>
    <w:rsid w:val="00280EA8"/>
    <w:rsid w:val="00281124"/>
    <w:rsid w:val="00282E84"/>
    <w:rsid w:val="002838D7"/>
    <w:rsid w:val="00283D36"/>
    <w:rsid w:val="00284033"/>
    <w:rsid w:val="00284063"/>
    <w:rsid w:val="00284A09"/>
    <w:rsid w:val="0028537E"/>
    <w:rsid w:val="00285E7C"/>
    <w:rsid w:val="0028792B"/>
    <w:rsid w:val="002904A1"/>
    <w:rsid w:val="0029332E"/>
    <w:rsid w:val="002957E6"/>
    <w:rsid w:val="002968CA"/>
    <w:rsid w:val="002977AD"/>
    <w:rsid w:val="002A0CC7"/>
    <w:rsid w:val="002A0F20"/>
    <w:rsid w:val="002A2343"/>
    <w:rsid w:val="002A3815"/>
    <w:rsid w:val="002A6829"/>
    <w:rsid w:val="002A6BF7"/>
    <w:rsid w:val="002A7161"/>
    <w:rsid w:val="002B17D7"/>
    <w:rsid w:val="002B4316"/>
    <w:rsid w:val="002B4604"/>
    <w:rsid w:val="002B5B47"/>
    <w:rsid w:val="002B7ED5"/>
    <w:rsid w:val="002C06A6"/>
    <w:rsid w:val="002C1175"/>
    <w:rsid w:val="002C15F5"/>
    <w:rsid w:val="002C2032"/>
    <w:rsid w:val="002C5618"/>
    <w:rsid w:val="002C5732"/>
    <w:rsid w:val="002C5994"/>
    <w:rsid w:val="002C639F"/>
    <w:rsid w:val="002C75EE"/>
    <w:rsid w:val="002C7EF3"/>
    <w:rsid w:val="002D2289"/>
    <w:rsid w:val="002D29A0"/>
    <w:rsid w:val="002D4DD7"/>
    <w:rsid w:val="002D54B6"/>
    <w:rsid w:val="002D65FD"/>
    <w:rsid w:val="002D7F2B"/>
    <w:rsid w:val="002E1DE2"/>
    <w:rsid w:val="002E1FB8"/>
    <w:rsid w:val="002E26E0"/>
    <w:rsid w:val="002E2D55"/>
    <w:rsid w:val="002E2E11"/>
    <w:rsid w:val="002E3515"/>
    <w:rsid w:val="002E3F30"/>
    <w:rsid w:val="002E53AD"/>
    <w:rsid w:val="002E70DB"/>
    <w:rsid w:val="002E7ABB"/>
    <w:rsid w:val="002F0FD1"/>
    <w:rsid w:val="002F10E4"/>
    <w:rsid w:val="002F2893"/>
    <w:rsid w:val="002F35A2"/>
    <w:rsid w:val="002F4BC5"/>
    <w:rsid w:val="002F5B3E"/>
    <w:rsid w:val="002F6034"/>
    <w:rsid w:val="002F71F3"/>
    <w:rsid w:val="0030115D"/>
    <w:rsid w:val="003014F5"/>
    <w:rsid w:val="00301D17"/>
    <w:rsid w:val="00303759"/>
    <w:rsid w:val="00304F8B"/>
    <w:rsid w:val="0030716D"/>
    <w:rsid w:val="0031223B"/>
    <w:rsid w:val="00314069"/>
    <w:rsid w:val="0031492D"/>
    <w:rsid w:val="00315FED"/>
    <w:rsid w:val="00316DD7"/>
    <w:rsid w:val="00321BB5"/>
    <w:rsid w:val="00322575"/>
    <w:rsid w:val="003239B3"/>
    <w:rsid w:val="00323DB9"/>
    <w:rsid w:val="00324A67"/>
    <w:rsid w:val="00324C54"/>
    <w:rsid w:val="00324CA6"/>
    <w:rsid w:val="003264A0"/>
    <w:rsid w:val="0032750D"/>
    <w:rsid w:val="0032768A"/>
    <w:rsid w:val="003304D0"/>
    <w:rsid w:val="00330972"/>
    <w:rsid w:val="00330C20"/>
    <w:rsid w:val="00331D78"/>
    <w:rsid w:val="00331FDD"/>
    <w:rsid w:val="003337A5"/>
    <w:rsid w:val="00333870"/>
    <w:rsid w:val="003338F5"/>
    <w:rsid w:val="00333977"/>
    <w:rsid w:val="003344BE"/>
    <w:rsid w:val="003352C1"/>
    <w:rsid w:val="00336D30"/>
    <w:rsid w:val="00336F27"/>
    <w:rsid w:val="00337C8E"/>
    <w:rsid w:val="00340ADC"/>
    <w:rsid w:val="00341CC2"/>
    <w:rsid w:val="00341E9D"/>
    <w:rsid w:val="00341FF6"/>
    <w:rsid w:val="003432A5"/>
    <w:rsid w:val="00343E0B"/>
    <w:rsid w:val="00344C3A"/>
    <w:rsid w:val="00345462"/>
    <w:rsid w:val="003465FF"/>
    <w:rsid w:val="00350CDD"/>
    <w:rsid w:val="003522B0"/>
    <w:rsid w:val="00356B11"/>
    <w:rsid w:val="00357AD7"/>
    <w:rsid w:val="003634FA"/>
    <w:rsid w:val="00363C59"/>
    <w:rsid w:val="00365814"/>
    <w:rsid w:val="00372C96"/>
    <w:rsid w:val="00375902"/>
    <w:rsid w:val="00375971"/>
    <w:rsid w:val="00375E97"/>
    <w:rsid w:val="003761FF"/>
    <w:rsid w:val="00377DF3"/>
    <w:rsid w:val="00381CBF"/>
    <w:rsid w:val="00382C85"/>
    <w:rsid w:val="00383B0D"/>
    <w:rsid w:val="0038432E"/>
    <w:rsid w:val="003859D2"/>
    <w:rsid w:val="00386804"/>
    <w:rsid w:val="003928CC"/>
    <w:rsid w:val="0039339E"/>
    <w:rsid w:val="0039697B"/>
    <w:rsid w:val="0039701E"/>
    <w:rsid w:val="003A03E2"/>
    <w:rsid w:val="003A2595"/>
    <w:rsid w:val="003A3876"/>
    <w:rsid w:val="003A3CA6"/>
    <w:rsid w:val="003A48E7"/>
    <w:rsid w:val="003A5039"/>
    <w:rsid w:val="003A59B2"/>
    <w:rsid w:val="003A6562"/>
    <w:rsid w:val="003B15CB"/>
    <w:rsid w:val="003B1C15"/>
    <w:rsid w:val="003B2579"/>
    <w:rsid w:val="003B4759"/>
    <w:rsid w:val="003B5771"/>
    <w:rsid w:val="003B5CA6"/>
    <w:rsid w:val="003B65DA"/>
    <w:rsid w:val="003C0CC8"/>
    <w:rsid w:val="003C1EDA"/>
    <w:rsid w:val="003C510C"/>
    <w:rsid w:val="003C55D3"/>
    <w:rsid w:val="003C5E1E"/>
    <w:rsid w:val="003C710B"/>
    <w:rsid w:val="003C76E5"/>
    <w:rsid w:val="003C7B1D"/>
    <w:rsid w:val="003D370E"/>
    <w:rsid w:val="003D4451"/>
    <w:rsid w:val="003D458B"/>
    <w:rsid w:val="003D50D8"/>
    <w:rsid w:val="003D68AE"/>
    <w:rsid w:val="003E1FF4"/>
    <w:rsid w:val="003E3A81"/>
    <w:rsid w:val="003E4390"/>
    <w:rsid w:val="003E451C"/>
    <w:rsid w:val="003E4711"/>
    <w:rsid w:val="003E5013"/>
    <w:rsid w:val="003E57FA"/>
    <w:rsid w:val="003E5E53"/>
    <w:rsid w:val="003F2AE8"/>
    <w:rsid w:val="003F331B"/>
    <w:rsid w:val="0040397F"/>
    <w:rsid w:val="00404AA6"/>
    <w:rsid w:val="0040616E"/>
    <w:rsid w:val="004068B5"/>
    <w:rsid w:val="00406CB3"/>
    <w:rsid w:val="004070AD"/>
    <w:rsid w:val="0040760B"/>
    <w:rsid w:val="004101EE"/>
    <w:rsid w:val="00410A59"/>
    <w:rsid w:val="0041158D"/>
    <w:rsid w:val="0041341E"/>
    <w:rsid w:val="00413A23"/>
    <w:rsid w:val="00413A30"/>
    <w:rsid w:val="00414D72"/>
    <w:rsid w:val="00415303"/>
    <w:rsid w:val="004164DA"/>
    <w:rsid w:val="004166DF"/>
    <w:rsid w:val="00417243"/>
    <w:rsid w:val="004225BA"/>
    <w:rsid w:val="004239C8"/>
    <w:rsid w:val="004249F5"/>
    <w:rsid w:val="00424C94"/>
    <w:rsid w:val="00425F57"/>
    <w:rsid w:val="004262AD"/>
    <w:rsid w:val="00426BD8"/>
    <w:rsid w:val="004275D3"/>
    <w:rsid w:val="00432749"/>
    <w:rsid w:val="00432FE7"/>
    <w:rsid w:val="00433F29"/>
    <w:rsid w:val="0043454D"/>
    <w:rsid w:val="004352B3"/>
    <w:rsid w:val="00435A24"/>
    <w:rsid w:val="00443275"/>
    <w:rsid w:val="00443401"/>
    <w:rsid w:val="004504C2"/>
    <w:rsid w:val="00450933"/>
    <w:rsid w:val="00450E07"/>
    <w:rsid w:val="00451A3A"/>
    <w:rsid w:val="00452187"/>
    <w:rsid w:val="0045245D"/>
    <w:rsid w:val="00453652"/>
    <w:rsid w:val="004537DC"/>
    <w:rsid w:val="00453B0B"/>
    <w:rsid w:val="00453E10"/>
    <w:rsid w:val="00457355"/>
    <w:rsid w:val="004617A1"/>
    <w:rsid w:val="0046206B"/>
    <w:rsid w:val="00464682"/>
    <w:rsid w:val="00466A84"/>
    <w:rsid w:val="004704A0"/>
    <w:rsid w:val="00474304"/>
    <w:rsid w:val="00474F52"/>
    <w:rsid w:val="00475A14"/>
    <w:rsid w:val="00475C6F"/>
    <w:rsid w:val="00476484"/>
    <w:rsid w:val="004769C9"/>
    <w:rsid w:val="004821EC"/>
    <w:rsid w:val="0048333D"/>
    <w:rsid w:val="004839A3"/>
    <w:rsid w:val="0048487A"/>
    <w:rsid w:val="00485E38"/>
    <w:rsid w:val="00485E39"/>
    <w:rsid w:val="004875E5"/>
    <w:rsid w:val="004911D8"/>
    <w:rsid w:val="004913B1"/>
    <w:rsid w:val="00491BCA"/>
    <w:rsid w:val="00491C34"/>
    <w:rsid w:val="00493A71"/>
    <w:rsid w:val="00494608"/>
    <w:rsid w:val="00494634"/>
    <w:rsid w:val="00495C02"/>
    <w:rsid w:val="00495ED9"/>
    <w:rsid w:val="00496925"/>
    <w:rsid w:val="00496CE2"/>
    <w:rsid w:val="0049705A"/>
    <w:rsid w:val="00497F8E"/>
    <w:rsid w:val="004A01E2"/>
    <w:rsid w:val="004A2683"/>
    <w:rsid w:val="004A31BB"/>
    <w:rsid w:val="004A36A9"/>
    <w:rsid w:val="004A3C0E"/>
    <w:rsid w:val="004A3D86"/>
    <w:rsid w:val="004A5392"/>
    <w:rsid w:val="004A543D"/>
    <w:rsid w:val="004A6164"/>
    <w:rsid w:val="004A61A5"/>
    <w:rsid w:val="004A65FD"/>
    <w:rsid w:val="004B0AE5"/>
    <w:rsid w:val="004B0E30"/>
    <w:rsid w:val="004B14EF"/>
    <w:rsid w:val="004B1AAA"/>
    <w:rsid w:val="004B5100"/>
    <w:rsid w:val="004B5E64"/>
    <w:rsid w:val="004B6C8A"/>
    <w:rsid w:val="004C0755"/>
    <w:rsid w:val="004C1AEE"/>
    <w:rsid w:val="004C20A6"/>
    <w:rsid w:val="004C3636"/>
    <w:rsid w:val="004C4B4C"/>
    <w:rsid w:val="004C4C42"/>
    <w:rsid w:val="004C50C3"/>
    <w:rsid w:val="004C5941"/>
    <w:rsid w:val="004D40DC"/>
    <w:rsid w:val="004D4E9C"/>
    <w:rsid w:val="004D5E9C"/>
    <w:rsid w:val="004D79D0"/>
    <w:rsid w:val="004E02C1"/>
    <w:rsid w:val="004E1AF0"/>
    <w:rsid w:val="004E2288"/>
    <w:rsid w:val="004E25EA"/>
    <w:rsid w:val="004E2653"/>
    <w:rsid w:val="004E2994"/>
    <w:rsid w:val="004E2ABA"/>
    <w:rsid w:val="004E3E97"/>
    <w:rsid w:val="004E5472"/>
    <w:rsid w:val="004E7A07"/>
    <w:rsid w:val="004F1D3A"/>
    <w:rsid w:val="004F1EBD"/>
    <w:rsid w:val="004F5F97"/>
    <w:rsid w:val="00500342"/>
    <w:rsid w:val="00500802"/>
    <w:rsid w:val="00501D35"/>
    <w:rsid w:val="005037DF"/>
    <w:rsid w:val="00503EB0"/>
    <w:rsid w:val="00505092"/>
    <w:rsid w:val="00505456"/>
    <w:rsid w:val="005112DB"/>
    <w:rsid w:val="005113AA"/>
    <w:rsid w:val="00512930"/>
    <w:rsid w:val="00513136"/>
    <w:rsid w:val="00513437"/>
    <w:rsid w:val="005201D8"/>
    <w:rsid w:val="005217BA"/>
    <w:rsid w:val="005230E7"/>
    <w:rsid w:val="0052456B"/>
    <w:rsid w:val="00525B59"/>
    <w:rsid w:val="00526580"/>
    <w:rsid w:val="0053093D"/>
    <w:rsid w:val="0053381F"/>
    <w:rsid w:val="00534626"/>
    <w:rsid w:val="005349C4"/>
    <w:rsid w:val="00535A2D"/>
    <w:rsid w:val="00535B19"/>
    <w:rsid w:val="00537C17"/>
    <w:rsid w:val="0054015B"/>
    <w:rsid w:val="00540644"/>
    <w:rsid w:val="00541DBB"/>
    <w:rsid w:val="00543A3C"/>
    <w:rsid w:val="005471C1"/>
    <w:rsid w:val="00553B48"/>
    <w:rsid w:val="00556699"/>
    <w:rsid w:val="00556F14"/>
    <w:rsid w:val="0055788F"/>
    <w:rsid w:val="005618DA"/>
    <w:rsid w:val="00561B8D"/>
    <w:rsid w:val="00561E7B"/>
    <w:rsid w:val="00566336"/>
    <w:rsid w:val="00566438"/>
    <w:rsid w:val="00567860"/>
    <w:rsid w:val="005715DC"/>
    <w:rsid w:val="00571E1E"/>
    <w:rsid w:val="005728EB"/>
    <w:rsid w:val="00572E74"/>
    <w:rsid w:val="00573157"/>
    <w:rsid w:val="0057710A"/>
    <w:rsid w:val="00577C13"/>
    <w:rsid w:val="00577E83"/>
    <w:rsid w:val="00580FF3"/>
    <w:rsid w:val="00581593"/>
    <w:rsid w:val="00581C38"/>
    <w:rsid w:val="0058547B"/>
    <w:rsid w:val="00590F76"/>
    <w:rsid w:val="0059151F"/>
    <w:rsid w:val="005923B7"/>
    <w:rsid w:val="0059312E"/>
    <w:rsid w:val="00593A54"/>
    <w:rsid w:val="0059516F"/>
    <w:rsid w:val="0059575E"/>
    <w:rsid w:val="00595C26"/>
    <w:rsid w:val="00596A7B"/>
    <w:rsid w:val="005A006F"/>
    <w:rsid w:val="005A0B28"/>
    <w:rsid w:val="005A1ACB"/>
    <w:rsid w:val="005A27CA"/>
    <w:rsid w:val="005A399F"/>
    <w:rsid w:val="005A404F"/>
    <w:rsid w:val="005A43AE"/>
    <w:rsid w:val="005B08A1"/>
    <w:rsid w:val="005B093F"/>
    <w:rsid w:val="005B0BC6"/>
    <w:rsid w:val="005B1F3C"/>
    <w:rsid w:val="005B34A3"/>
    <w:rsid w:val="005B47F3"/>
    <w:rsid w:val="005B4C38"/>
    <w:rsid w:val="005B73E0"/>
    <w:rsid w:val="005C02C1"/>
    <w:rsid w:val="005C084F"/>
    <w:rsid w:val="005C1149"/>
    <w:rsid w:val="005C6EB2"/>
    <w:rsid w:val="005D34D6"/>
    <w:rsid w:val="005D60A0"/>
    <w:rsid w:val="005D6759"/>
    <w:rsid w:val="005D6A61"/>
    <w:rsid w:val="005D7030"/>
    <w:rsid w:val="005E0213"/>
    <w:rsid w:val="005E06DD"/>
    <w:rsid w:val="005E0E5B"/>
    <w:rsid w:val="005E155D"/>
    <w:rsid w:val="005E297D"/>
    <w:rsid w:val="005E2DE5"/>
    <w:rsid w:val="005E4926"/>
    <w:rsid w:val="005E5BBB"/>
    <w:rsid w:val="005E7152"/>
    <w:rsid w:val="005F1CA4"/>
    <w:rsid w:val="005F356E"/>
    <w:rsid w:val="005F5701"/>
    <w:rsid w:val="005F6D46"/>
    <w:rsid w:val="005F7CB0"/>
    <w:rsid w:val="005F7EF0"/>
    <w:rsid w:val="00602084"/>
    <w:rsid w:val="00602552"/>
    <w:rsid w:val="00602A83"/>
    <w:rsid w:val="00604461"/>
    <w:rsid w:val="00605858"/>
    <w:rsid w:val="006125EF"/>
    <w:rsid w:val="00612931"/>
    <w:rsid w:val="00613F8D"/>
    <w:rsid w:val="0061679E"/>
    <w:rsid w:val="00623884"/>
    <w:rsid w:val="00626A41"/>
    <w:rsid w:val="00626C0A"/>
    <w:rsid w:val="00627AA7"/>
    <w:rsid w:val="00627F4B"/>
    <w:rsid w:val="0063160B"/>
    <w:rsid w:val="00633406"/>
    <w:rsid w:val="00633B1B"/>
    <w:rsid w:val="00633D1A"/>
    <w:rsid w:val="006406FC"/>
    <w:rsid w:val="00640A81"/>
    <w:rsid w:val="006445E7"/>
    <w:rsid w:val="00646DC0"/>
    <w:rsid w:val="00652869"/>
    <w:rsid w:val="00653EBD"/>
    <w:rsid w:val="006571BC"/>
    <w:rsid w:val="00657651"/>
    <w:rsid w:val="00657BB9"/>
    <w:rsid w:val="00660AF0"/>
    <w:rsid w:val="00664365"/>
    <w:rsid w:val="00666CE2"/>
    <w:rsid w:val="006701F2"/>
    <w:rsid w:val="00670CB7"/>
    <w:rsid w:val="0067408D"/>
    <w:rsid w:val="00676202"/>
    <w:rsid w:val="00680891"/>
    <w:rsid w:val="006857C8"/>
    <w:rsid w:val="00687C02"/>
    <w:rsid w:val="00690FD0"/>
    <w:rsid w:val="00691326"/>
    <w:rsid w:val="00692327"/>
    <w:rsid w:val="00692E3F"/>
    <w:rsid w:val="00694509"/>
    <w:rsid w:val="00697447"/>
    <w:rsid w:val="006A28BC"/>
    <w:rsid w:val="006B105B"/>
    <w:rsid w:val="006B349B"/>
    <w:rsid w:val="006B7B1A"/>
    <w:rsid w:val="006C0C9E"/>
    <w:rsid w:val="006C0E22"/>
    <w:rsid w:val="006C1B33"/>
    <w:rsid w:val="006C4184"/>
    <w:rsid w:val="006C5075"/>
    <w:rsid w:val="006C6C9B"/>
    <w:rsid w:val="006C79FB"/>
    <w:rsid w:val="006D359C"/>
    <w:rsid w:val="006D431B"/>
    <w:rsid w:val="006D53D8"/>
    <w:rsid w:val="006D5C68"/>
    <w:rsid w:val="006D63B5"/>
    <w:rsid w:val="006D6609"/>
    <w:rsid w:val="006E4CAE"/>
    <w:rsid w:val="006E5585"/>
    <w:rsid w:val="006E5E82"/>
    <w:rsid w:val="006E73C7"/>
    <w:rsid w:val="006F23A9"/>
    <w:rsid w:val="006F4E47"/>
    <w:rsid w:val="006F54F9"/>
    <w:rsid w:val="006F6B5B"/>
    <w:rsid w:val="0070194D"/>
    <w:rsid w:val="00713AEC"/>
    <w:rsid w:val="00713E85"/>
    <w:rsid w:val="00714C8E"/>
    <w:rsid w:val="0071526D"/>
    <w:rsid w:val="00715718"/>
    <w:rsid w:val="007166F3"/>
    <w:rsid w:val="00717B64"/>
    <w:rsid w:val="00717B71"/>
    <w:rsid w:val="00717BD5"/>
    <w:rsid w:val="00717E50"/>
    <w:rsid w:val="00720FC0"/>
    <w:rsid w:val="007220B2"/>
    <w:rsid w:val="007227F7"/>
    <w:rsid w:val="00725CC5"/>
    <w:rsid w:val="00727FA5"/>
    <w:rsid w:val="00730051"/>
    <w:rsid w:val="0073243B"/>
    <w:rsid w:val="00733946"/>
    <w:rsid w:val="007355F7"/>
    <w:rsid w:val="0074002A"/>
    <w:rsid w:val="00740975"/>
    <w:rsid w:val="00740AE8"/>
    <w:rsid w:val="0074234F"/>
    <w:rsid w:val="00742ACF"/>
    <w:rsid w:val="0074339E"/>
    <w:rsid w:val="00743FF6"/>
    <w:rsid w:val="00750B19"/>
    <w:rsid w:val="00750E62"/>
    <w:rsid w:val="0075520E"/>
    <w:rsid w:val="007574BC"/>
    <w:rsid w:val="00757760"/>
    <w:rsid w:val="007601AB"/>
    <w:rsid w:val="00760BF4"/>
    <w:rsid w:val="0076148D"/>
    <w:rsid w:val="00762D45"/>
    <w:rsid w:val="00765144"/>
    <w:rsid w:val="007656C1"/>
    <w:rsid w:val="00766B25"/>
    <w:rsid w:val="0076717E"/>
    <w:rsid w:val="00767A5F"/>
    <w:rsid w:val="00770409"/>
    <w:rsid w:val="00770942"/>
    <w:rsid w:val="00772FA9"/>
    <w:rsid w:val="0077373D"/>
    <w:rsid w:val="0077401D"/>
    <w:rsid w:val="00774171"/>
    <w:rsid w:val="007743A3"/>
    <w:rsid w:val="00774568"/>
    <w:rsid w:val="00774C2E"/>
    <w:rsid w:val="00774F7D"/>
    <w:rsid w:val="0077605C"/>
    <w:rsid w:val="007773D7"/>
    <w:rsid w:val="00777F5A"/>
    <w:rsid w:val="007808A7"/>
    <w:rsid w:val="00784154"/>
    <w:rsid w:val="00784ECA"/>
    <w:rsid w:val="00787195"/>
    <w:rsid w:val="00787CD7"/>
    <w:rsid w:val="00791179"/>
    <w:rsid w:val="007950D3"/>
    <w:rsid w:val="007957AD"/>
    <w:rsid w:val="00795DC4"/>
    <w:rsid w:val="0079783E"/>
    <w:rsid w:val="00797D73"/>
    <w:rsid w:val="007A03EF"/>
    <w:rsid w:val="007A38B7"/>
    <w:rsid w:val="007A3D99"/>
    <w:rsid w:val="007A4F24"/>
    <w:rsid w:val="007A7330"/>
    <w:rsid w:val="007B00FF"/>
    <w:rsid w:val="007B027F"/>
    <w:rsid w:val="007B0ECD"/>
    <w:rsid w:val="007B1C8D"/>
    <w:rsid w:val="007B2F19"/>
    <w:rsid w:val="007B3B52"/>
    <w:rsid w:val="007B46B1"/>
    <w:rsid w:val="007B567B"/>
    <w:rsid w:val="007C34F0"/>
    <w:rsid w:val="007C364E"/>
    <w:rsid w:val="007C52B0"/>
    <w:rsid w:val="007C63E9"/>
    <w:rsid w:val="007C69FE"/>
    <w:rsid w:val="007D0A2B"/>
    <w:rsid w:val="007D270A"/>
    <w:rsid w:val="007D2F41"/>
    <w:rsid w:val="007D450A"/>
    <w:rsid w:val="007D4B81"/>
    <w:rsid w:val="007D5AFF"/>
    <w:rsid w:val="007D6347"/>
    <w:rsid w:val="007D704C"/>
    <w:rsid w:val="007D7F97"/>
    <w:rsid w:val="007E083A"/>
    <w:rsid w:val="007E148B"/>
    <w:rsid w:val="007E283F"/>
    <w:rsid w:val="007E4626"/>
    <w:rsid w:val="007E52DE"/>
    <w:rsid w:val="007F1E5C"/>
    <w:rsid w:val="007F2578"/>
    <w:rsid w:val="007F6156"/>
    <w:rsid w:val="007F6764"/>
    <w:rsid w:val="007F6C69"/>
    <w:rsid w:val="007F6EC3"/>
    <w:rsid w:val="007F70C3"/>
    <w:rsid w:val="007F7DEC"/>
    <w:rsid w:val="00800CAE"/>
    <w:rsid w:val="008017E0"/>
    <w:rsid w:val="00803C41"/>
    <w:rsid w:val="00803D6B"/>
    <w:rsid w:val="0080408D"/>
    <w:rsid w:val="00804670"/>
    <w:rsid w:val="00811B5D"/>
    <w:rsid w:val="00811BF6"/>
    <w:rsid w:val="008122A5"/>
    <w:rsid w:val="008133B4"/>
    <w:rsid w:val="00813816"/>
    <w:rsid w:val="00814299"/>
    <w:rsid w:val="008147B4"/>
    <w:rsid w:val="00816630"/>
    <w:rsid w:val="00816AE2"/>
    <w:rsid w:val="00821630"/>
    <w:rsid w:val="0082250A"/>
    <w:rsid w:val="00824E23"/>
    <w:rsid w:val="008253BF"/>
    <w:rsid w:val="008276F2"/>
    <w:rsid w:val="00827983"/>
    <w:rsid w:val="00830B39"/>
    <w:rsid w:val="0083100A"/>
    <w:rsid w:val="00832773"/>
    <w:rsid w:val="00832CD9"/>
    <w:rsid w:val="00833A71"/>
    <w:rsid w:val="0083425D"/>
    <w:rsid w:val="00834A04"/>
    <w:rsid w:val="00835694"/>
    <w:rsid w:val="00840E94"/>
    <w:rsid w:val="008418A6"/>
    <w:rsid w:val="008421BA"/>
    <w:rsid w:val="0084553F"/>
    <w:rsid w:val="00845A15"/>
    <w:rsid w:val="0084783B"/>
    <w:rsid w:val="008479B2"/>
    <w:rsid w:val="00853762"/>
    <w:rsid w:val="00853801"/>
    <w:rsid w:val="00853F0B"/>
    <w:rsid w:val="00855B54"/>
    <w:rsid w:val="00855F35"/>
    <w:rsid w:val="0086037E"/>
    <w:rsid w:val="00865CDF"/>
    <w:rsid w:val="0086643E"/>
    <w:rsid w:val="00870F9F"/>
    <w:rsid w:val="008730A8"/>
    <w:rsid w:val="0087486F"/>
    <w:rsid w:val="00880DAC"/>
    <w:rsid w:val="008817FA"/>
    <w:rsid w:val="00881ABE"/>
    <w:rsid w:val="00882314"/>
    <w:rsid w:val="00884A78"/>
    <w:rsid w:val="00890830"/>
    <w:rsid w:val="00890DC1"/>
    <w:rsid w:val="008911B4"/>
    <w:rsid w:val="00891DC3"/>
    <w:rsid w:val="008928A8"/>
    <w:rsid w:val="008928C7"/>
    <w:rsid w:val="00893ADB"/>
    <w:rsid w:val="00894614"/>
    <w:rsid w:val="00896CE6"/>
    <w:rsid w:val="00897C16"/>
    <w:rsid w:val="008A09EF"/>
    <w:rsid w:val="008A253D"/>
    <w:rsid w:val="008A2728"/>
    <w:rsid w:val="008A46B5"/>
    <w:rsid w:val="008A6F30"/>
    <w:rsid w:val="008A7290"/>
    <w:rsid w:val="008B1607"/>
    <w:rsid w:val="008B243A"/>
    <w:rsid w:val="008B2E39"/>
    <w:rsid w:val="008B31BE"/>
    <w:rsid w:val="008B3AA6"/>
    <w:rsid w:val="008B4835"/>
    <w:rsid w:val="008B60F3"/>
    <w:rsid w:val="008B6765"/>
    <w:rsid w:val="008B7949"/>
    <w:rsid w:val="008C09C8"/>
    <w:rsid w:val="008C175D"/>
    <w:rsid w:val="008C1CAC"/>
    <w:rsid w:val="008C2406"/>
    <w:rsid w:val="008C2CB3"/>
    <w:rsid w:val="008C35CD"/>
    <w:rsid w:val="008C4014"/>
    <w:rsid w:val="008C42B7"/>
    <w:rsid w:val="008C4706"/>
    <w:rsid w:val="008C5DF5"/>
    <w:rsid w:val="008C6808"/>
    <w:rsid w:val="008D0967"/>
    <w:rsid w:val="008D146B"/>
    <w:rsid w:val="008D1613"/>
    <w:rsid w:val="008D1882"/>
    <w:rsid w:val="008D19B4"/>
    <w:rsid w:val="008D2CA6"/>
    <w:rsid w:val="008D41C7"/>
    <w:rsid w:val="008D4D40"/>
    <w:rsid w:val="008D503C"/>
    <w:rsid w:val="008D61A9"/>
    <w:rsid w:val="008D70A2"/>
    <w:rsid w:val="008E5B6D"/>
    <w:rsid w:val="008E6459"/>
    <w:rsid w:val="008E708B"/>
    <w:rsid w:val="008E7A46"/>
    <w:rsid w:val="008F0C0A"/>
    <w:rsid w:val="008F1B24"/>
    <w:rsid w:val="008F2381"/>
    <w:rsid w:val="008F27A3"/>
    <w:rsid w:val="008F4D8E"/>
    <w:rsid w:val="008F51D2"/>
    <w:rsid w:val="008F5A5B"/>
    <w:rsid w:val="008F6B14"/>
    <w:rsid w:val="008F6B99"/>
    <w:rsid w:val="00902E4B"/>
    <w:rsid w:val="0090375A"/>
    <w:rsid w:val="00905940"/>
    <w:rsid w:val="009064B0"/>
    <w:rsid w:val="00910515"/>
    <w:rsid w:val="009111C1"/>
    <w:rsid w:val="009120EA"/>
    <w:rsid w:val="00914B24"/>
    <w:rsid w:val="0092150F"/>
    <w:rsid w:val="0092230E"/>
    <w:rsid w:val="00922571"/>
    <w:rsid w:val="00923F8C"/>
    <w:rsid w:val="0092429B"/>
    <w:rsid w:val="00924D06"/>
    <w:rsid w:val="00926F26"/>
    <w:rsid w:val="00927526"/>
    <w:rsid w:val="00930CCA"/>
    <w:rsid w:val="0093182B"/>
    <w:rsid w:val="00933896"/>
    <w:rsid w:val="00933D02"/>
    <w:rsid w:val="00934026"/>
    <w:rsid w:val="0093446E"/>
    <w:rsid w:val="00937C50"/>
    <w:rsid w:val="009409BA"/>
    <w:rsid w:val="009409CD"/>
    <w:rsid w:val="00941D39"/>
    <w:rsid w:val="00943ADD"/>
    <w:rsid w:val="00944DF4"/>
    <w:rsid w:val="0094509C"/>
    <w:rsid w:val="00945CFB"/>
    <w:rsid w:val="0094698F"/>
    <w:rsid w:val="0095130F"/>
    <w:rsid w:val="00953A9F"/>
    <w:rsid w:val="009551C2"/>
    <w:rsid w:val="00961AAC"/>
    <w:rsid w:val="00961AD7"/>
    <w:rsid w:val="00962039"/>
    <w:rsid w:val="009627FE"/>
    <w:rsid w:val="00962FCD"/>
    <w:rsid w:val="00963380"/>
    <w:rsid w:val="0096485C"/>
    <w:rsid w:val="00965BAC"/>
    <w:rsid w:val="00967A10"/>
    <w:rsid w:val="00973F35"/>
    <w:rsid w:val="009752AD"/>
    <w:rsid w:val="00975F0F"/>
    <w:rsid w:val="00976764"/>
    <w:rsid w:val="00977F7F"/>
    <w:rsid w:val="00980131"/>
    <w:rsid w:val="0098191A"/>
    <w:rsid w:val="00982F8A"/>
    <w:rsid w:val="00984999"/>
    <w:rsid w:val="0098500E"/>
    <w:rsid w:val="009869EF"/>
    <w:rsid w:val="00986FBA"/>
    <w:rsid w:val="009870BD"/>
    <w:rsid w:val="009935DC"/>
    <w:rsid w:val="00993914"/>
    <w:rsid w:val="00993A78"/>
    <w:rsid w:val="00993DF4"/>
    <w:rsid w:val="00994627"/>
    <w:rsid w:val="00994BC3"/>
    <w:rsid w:val="00997E64"/>
    <w:rsid w:val="009A20E2"/>
    <w:rsid w:val="009A28EE"/>
    <w:rsid w:val="009A296D"/>
    <w:rsid w:val="009A33AC"/>
    <w:rsid w:val="009A4327"/>
    <w:rsid w:val="009A4DAB"/>
    <w:rsid w:val="009A5B41"/>
    <w:rsid w:val="009A7C54"/>
    <w:rsid w:val="009B20E9"/>
    <w:rsid w:val="009B3213"/>
    <w:rsid w:val="009B32EF"/>
    <w:rsid w:val="009B37A1"/>
    <w:rsid w:val="009B51ED"/>
    <w:rsid w:val="009B6193"/>
    <w:rsid w:val="009B7D57"/>
    <w:rsid w:val="009B7EFB"/>
    <w:rsid w:val="009C1517"/>
    <w:rsid w:val="009C2106"/>
    <w:rsid w:val="009C23D8"/>
    <w:rsid w:val="009C2A83"/>
    <w:rsid w:val="009C3A39"/>
    <w:rsid w:val="009C3CC8"/>
    <w:rsid w:val="009C3FAA"/>
    <w:rsid w:val="009C44EA"/>
    <w:rsid w:val="009C7516"/>
    <w:rsid w:val="009D0A19"/>
    <w:rsid w:val="009D0A4E"/>
    <w:rsid w:val="009D11B1"/>
    <w:rsid w:val="009D1CD6"/>
    <w:rsid w:val="009D2229"/>
    <w:rsid w:val="009D2700"/>
    <w:rsid w:val="009D29E9"/>
    <w:rsid w:val="009D768F"/>
    <w:rsid w:val="009D7EC7"/>
    <w:rsid w:val="009E0116"/>
    <w:rsid w:val="009E1032"/>
    <w:rsid w:val="009E1D90"/>
    <w:rsid w:val="009E3484"/>
    <w:rsid w:val="009E3504"/>
    <w:rsid w:val="009E3665"/>
    <w:rsid w:val="009E490D"/>
    <w:rsid w:val="009E7FB7"/>
    <w:rsid w:val="009F1AE8"/>
    <w:rsid w:val="009F1D2C"/>
    <w:rsid w:val="009F23A4"/>
    <w:rsid w:val="009F2AE3"/>
    <w:rsid w:val="009F7695"/>
    <w:rsid w:val="009F7AF8"/>
    <w:rsid w:val="00A0018B"/>
    <w:rsid w:val="00A01FFB"/>
    <w:rsid w:val="00A045F8"/>
    <w:rsid w:val="00A05A9B"/>
    <w:rsid w:val="00A05FE8"/>
    <w:rsid w:val="00A0673E"/>
    <w:rsid w:val="00A0747E"/>
    <w:rsid w:val="00A111CA"/>
    <w:rsid w:val="00A11FCD"/>
    <w:rsid w:val="00A1704C"/>
    <w:rsid w:val="00A230B4"/>
    <w:rsid w:val="00A27AB4"/>
    <w:rsid w:val="00A27F46"/>
    <w:rsid w:val="00A30A60"/>
    <w:rsid w:val="00A3196D"/>
    <w:rsid w:val="00A32685"/>
    <w:rsid w:val="00A33215"/>
    <w:rsid w:val="00A41283"/>
    <w:rsid w:val="00A41704"/>
    <w:rsid w:val="00A41A98"/>
    <w:rsid w:val="00A428B5"/>
    <w:rsid w:val="00A44E45"/>
    <w:rsid w:val="00A453A4"/>
    <w:rsid w:val="00A45813"/>
    <w:rsid w:val="00A45C74"/>
    <w:rsid w:val="00A46939"/>
    <w:rsid w:val="00A478F4"/>
    <w:rsid w:val="00A50229"/>
    <w:rsid w:val="00A519DB"/>
    <w:rsid w:val="00A52057"/>
    <w:rsid w:val="00A53434"/>
    <w:rsid w:val="00A53B0B"/>
    <w:rsid w:val="00A5528A"/>
    <w:rsid w:val="00A55746"/>
    <w:rsid w:val="00A56F57"/>
    <w:rsid w:val="00A576E5"/>
    <w:rsid w:val="00A577EC"/>
    <w:rsid w:val="00A57AB5"/>
    <w:rsid w:val="00A60B2F"/>
    <w:rsid w:val="00A61210"/>
    <w:rsid w:val="00A61D96"/>
    <w:rsid w:val="00A64209"/>
    <w:rsid w:val="00A64E2A"/>
    <w:rsid w:val="00A64F3F"/>
    <w:rsid w:val="00A6533F"/>
    <w:rsid w:val="00A66BBD"/>
    <w:rsid w:val="00A75EA0"/>
    <w:rsid w:val="00A764C1"/>
    <w:rsid w:val="00A77915"/>
    <w:rsid w:val="00A8000F"/>
    <w:rsid w:val="00A80D8A"/>
    <w:rsid w:val="00A8235A"/>
    <w:rsid w:val="00A83C1B"/>
    <w:rsid w:val="00A85603"/>
    <w:rsid w:val="00A858E1"/>
    <w:rsid w:val="00A872D1"/>
    <w:rsid w:val="00A87D0D"/>
    <w:rsid w:val="00A9052F"/>
    <w:rsid w:val="00A90A52"/>
    <w:rsid w:val="00A91A04"/>
    <w:rsid w:val="00A91F46"/>
    <w:rsid w:val="00A92196"/>
    <w:rsid w:val="00A92BFD"/>
    <w:rsid w:val="00A9315A"/>
    <w:rsid w:val="00A93926"/>
    <w:rsid w:val="00A9486E"/>
    <w:rsid w:val="00A94B85"/>
    <w:rsid w:val="00A95B05"/>
    <w:rsid w:val="00A96A67"/>
    <w:rsid w:val="00A973FE"/>
    <w:rsid w:val="00A97A29"/>
    <w:rsid w:val="00AA30A0"/>
    <w:rsid w:val="00AA32F5"/>
    <w:rsid w:val="00AA34A5"/>
    <w:rsid w:val="00AA3B12"/>
    <w:rsid w:val="00AA6441"/>
    <w:rsid w:val="00AA6EC6"/>
    <w:rsid w:val="00AA7536"/>
    <w:rsid w:val="00AB2124"/>
    <w:rsid w:val="00AB2341"/>
    <w:rsid w:val="00AB2CAB"/>
    <w:rsid w:val="00AB3B5E"/>
    <w:rsid w:val="00AB5924"/>
    <w:rsid w:val="00AB61D5"/>
    <w:rsid w:val="00AB7E11"/>
    <w:rsid w:val="00AC06AC"/>
    <w:rsid w:val="00AC1C4D"/>
    <w:rsid w:val="00AC2E93"/>
    <w:rsid w:val="00AC3F28"/>
    <w:rsid w:val="00AC5712"/>
    <w:rsid w:val="00AC66B9"/>
    <w:rsid w:val="00AD0B97"/>
    <w:rsid w:val="00AD0ED1"/>
    <w:rsid w:val="00AD1909"/>
    <w:rsid w:val="00AD2F49"/>
    <w:rsid w:val="00AD4371"/>
    <w:rsid w:val="00AD4709"/>
    <w:rsid w:val="00AD581C"/>
    <w:rsid w:val="00AD69A9"/>
    <w:rsid w:val="00AD7D7A"/>
    <w:rsid w:val="00AE03B1"/>
    <w:rsid w:val="00AE19EC"/>
    <w:rsid w:val="00AE1EC7"/>
    <w:rsid w:val="00AE3CA8"/>
    <w:rsid w:val="00AE4DA8"/>
    <w:rsid w:val="00AE517A"/>
    <w:rsid w:val="00AE5C90"/>
    <w:rsid w:val="00AE6BE4"/>
    <w:rsid w:val="00AE709B"/>
    <w:rsid w:val="00AE74B0"/>
    <w:rsid w:val="00AF3CAC"/>
    <w:rsid w:val="00AF5D54"/>
    <w:rsid w:val="00B02176"/>
    <w:rsid w:val="00B0618E"/>
    <w:rsid w:val="00B0696F"/>
    <w:rsid w:val="00B073EF"/>
    <w:rsid w:val="00B11E15"/>
    <w:rsid w:val="00B124B8"/>
    <w:rsid w:val="00B12FA6"/>
    <w:rsid w:val="00B1680D"/>
    <w:rsid w:val="00B20018"/>
    <w:rsid w:val="00B211F5"/>
    <w:rsid w:val="00B23190"/>
    <w:rsid w:val="00B232E8"/>
    <w:rsid w:val="00B24B2C"/>
    <w:rsid w:val="00B27376"/>
    <w:rsid w:val="00B27917"/>
    <w:rsid w:val="00B33C83"/>
    <w:rsid w:val="00B3451E"/>
    <w:rsid w:val="00B35BD3"/>
    <w:rsid w:val="00B374F9"/>
    <w:rsid w:val="00B438E0"/>
    <w:rsid w:val="00B45D2A"/>
    <w:rsid w:val="00B5023D"/>
    <w:rsid w:val="00B5172B"/>
    <w:rsid w:val="00B51921"/>
    <w:rsid w:val="00B6014A"/>
    <w:rsid w:val="00B61361"/>
    <w:rsid w:val="00B62431"/>
    <w:rsid w:val="00B637C5"/>
    <w:rsid w:val="00B63C34"/>
    <w:rsid w:val="00B64230"/>
    <w:rsid w:val="00B66A47"/>
    <w:rsid w:val="00B70E36"/>
    <w:rsid w:val="00B720FD"/>
    <w:rsid w:val="00B73F95"/>
    <w:rsid w:val="00B772BC"/>
    <w:rsid w:val="00B77E54"/>
    <w:rsid w:val="00B80445"/>
    <w:rsid w:val="00B8088F"/>
    <w:rsid w:val="00B81231"/>
    <w:rsid w:val="00B83294"/>
    <w:rsid w:val="00B8335D"/>
    <w:rsid w:val="00B838BC"/>
    <w:rsid w:val="00B84750"/>
    <w:rsid w:val="00B84DD6"/>
    <w:rsid w:val="00B85554"/>
    <w:rsid w:val="00B85A79"/>
    <w:rsid w:val="00B90161"/>
    <w:rsid w:val="00B90D00"/>
    <w:rsid w:val="00B95482"/>
    <w:rsid w:val="00B96EE3"/>
    <w:rsid w:val="00BA152B"/>
    <w:rsid w:val="00BA2051"/>
    <w:rsid w:val="00BA2537"/>
    <w:rsid w:val="00BA3842"/>
    <w:rsid w:val="00BA4188"/>
    <w:rsid w:val="00BA4E10"/>
    <w:rsid w:val="00BA4FEF"/>
    <w:rsid w:val="00BA6436"/>
    <w:rsid w:val="00BB3448"/>
    <w:rsid w:val="00BC03DB"/>
    <w:rsid w:val="00BC04AF"/>
    <w:rsid w:val="00BC1140"/>
    <w:rsid w:val="00BC2C64"/>
    <w:rsid w:val="00BC3883"/>
    <w:rsid w:val="00BC4263"/>
    <w:rsid w:val="00BC4F28"/>
    <w:rsid w:val="00BC620C"/>
    <w:rsid w:val="00BC7508"/>
    <w:rsid w:val="00BC76E8"/>
    <w:rsid w:val="00BC7BA0"/>
    <w:rsid w:val="00BD038A"/>
    <w:rsid w:val="00BD51D0"/>
    <w:rsid w:val="00BE0538"/>
    <w:rsid w:val="00BE0927"/>
    <w:rsid w:val="00BE1D27"/>
    <w:rsid w:val="00BE2BB6"/>
    <w:rsid w:val="00BE38E5"/>
    <w:rsid w:val="00BE4CBA"/>
    <w:rsid w:val="00BF1239"/>
    <w:rsid w:val="00BF2419"/>
    <w:rsid w:val="00BF3870"/>
    <w:rsid w:val="00BF496C"/>
    <w:rsid w:val="00BF5D0C"/>
    <w:rsid w:val="00BF67E6"/>
    <w:rsid w:val="00C0122D"/>
    <w:rsid w:val="00C01E61"/>
    <w:rsid w:val="00C0401B"/>
    <w:rsid w:val="00C04657"/>
    <w:rsid w:val="00C05857"/>
    <w:rsid w:val="00C06B7C"/>
    <w:rsid w:val="00C10CD2"/>
    <w:rsid w:val="00C151FA"/>
    <w:rsid w:val="00C154A3"/>
    <w:rsid w:val="00C16557"/>
    <w:rsid w:val="00C1769C"/>
    <w:rsid w:val="00C232E1"/>
    <w:rsid w:val="00C24368"/>
    <w:rsid w:val="00C24CD8"/>
    <w:rsid w:val="00C25D2C"/>
    <w:rsid w:val="00C26A44"/>
    <w:rsid w:val="00C310F5"/>
    <w:rsid w:val="00C311DD"/>
    <w:rsid w:val="00C3245A"/>
    <w:rsid w:val="00C33636"/>
    <w:rsid w:val="00C35489"/>
    <w:rsid w:val="00C35A87"/>
    <w:rsid w:val="00C36DE8"/>
    <w:rsid w:val="00C415E8"/>
    <w:rsid w:val="00C44D71"/>
    <w:rsid w:val="00C45082"/>
    <w:rsid w:val="00C46790"/>
    <w:rsid w:val="00C501D3"/>
    <w:rsid w:val="00C5269D"/>
    <w:rsid w:val="00C52C8A"/>
    <w:rsid w:val="00C535A6"/>
    <w:rsid w:val="00C53644"/>
    <w:rsid w:val="00C5517B"/>
    <w:rsid w:val="00C57153"/>
    <w:rsid w:val="00C6592B"/>
    <w:rsid w:val="00C662D4"/>
    <w:rsid w:val="00C67053"/>
    <w:rsid w:val="00C670FA"/>
    <w:rsid w:val="00C677DB"/>
    <w:rsid w:val="00C70351"/>
    <w:rsid w:val="00C7095B"/>
    <w:rsid w:val="00C70E1B"/>
    <w:rsid w:val="00C72843"/>
    <w:rsid w:val="00C751A5"/>
    <w:rsid w:val="00C76495"/>
    <w:rsid w:val="00C774BE"/>
    <w:rsid w:val="00C77D20"/>
    <w:rsid w:val="00C80E28"/>
    <w:rsid w:val="00C80F1D"/>
    <w:rsid w:val="00C829F1"/>
    <w:rsid w:val="00C865B4"/>
    <w:rsid w:val="00C87082"/>
    <w:rsid w:val="00C909CF"/>
    <w:rsid w:val="00C924D7"/>
    <w:rsid w:val="00C928C0"/>
    <w:rsid w:val="00C939D8"/>
    <w:rsid w:val="00C94432"/>
    <w:rsid w:val="00C97927"/>
    <w:rsid w:val="00CA3466"/>
    <w:rsid w:val="00CA6E94"/>
    <w:rsid w:val="00CB26AC"/>
    <w:rsid w:val="00CB443E"/>
    <w:rsid w:val="00CB6676"/>
    <w:rsid w:val="00CB671A"/>
    <w:rsid w:val="00CB7595"/>
    <w:rsid w:val="00CB7891"/>
    <w:rsid w:val="00CB7E25"/>
    <w:rsid w:val="00CC3848"/>
    <w:rsid w:val="00CC62A3"/>
    <w:rsid w:val="00CD0FD3"/>
    <w:rsid w:val="00CD5175"/>
    <w:rsid w:val="00CD75EB"/>
    <w:rsid w:val="00CD79DB"/>
    <w:rsid w:val="00CE052F"/>
    <w:rsid w:val="00CE0E7F"/>
    <w:rsid w:val="00CE1ABB"/>
    <w:rsid w:val="00CE1E97"/>
    <w:rsid w:val="00CE2513"/>
    <w:rsid w:val="00CE3792"/>
    <w:rsid w:val="00CE4EB4"/>
    <w:rsid w:val="00CE56D4"/>
    <w:rsid w:val="00CE5F7C"/>
    <w:rsid w:val="00CE5FAF"/>
    <w:rsid w:val="00CF0360"/>
    <w:rsid w:val="00CF7222"/>
    <w:rsid w:val="00D00043"/>
    <w:rsid w:val="00D0166B"/>
    <w:rsid w:val="00D03B63"/>
    <w:rsid w:val="00D06D04"/>
    <w:rsid w:val="00D11521"/>
    <w:rsid w:val="00D1229D"/>
    <w:rsid w:val="00D12E03"/>
    <w:rsid w:val="00D13BE0"/>
    <w:rsid w:val="00D15DD7"/>
    <w:rsid w:val="00D15F92"/>
    <w:rsid w:val="00D215BB"/>
    <w:rsid w:val="00D22088"/>
    <w:rsid w:val="00D24225"/>
    <w:rsid w:val="00D252CC"/>
    <w:rsid w:val="00D2586B"/>
    <w:rsid w:val="00D311D6"/>
    <w:rsid w:val="00D34DD8"/>
    <w:rsid w:val="00D35206"/>
    <w:rsid w:val="00D35555"/>
    <w:rsid w:val="00D400C1"/>
    <w:rsid w:val="00D41DBB"/>
    <w:rsid w:val="00D41E51"/>
    <w:rsid w:val="00D41F46"/>
    <w:rsid w:val="00D4265B"/>
    <w:rsid w:val="00D4530C"/>
    <w:rsid w:val="00D4595C"/>
    <w:rsid w:val="00D507AE"/>
    <w:rsid w:val="00D50EC9"/>
    <w:rsid w:val="00D5205B"/>
    <w:rsid w:val="00D5233A"/>
    <w:rsid w:val="00D52E9A"/>
    <w:rsid w:val="00D537ED"/>
    <w:rsid w:val="00D5399E"/>
    <w:rsid w:val="00D55670"/>
    <w:rsid w:val="00D557B3"/>
    <w:rsid w:val="00D56D34"/>
    <w:rsid w:val="00D61456"/>
    <w:rsid w:val="00D63510"/>
    <w:rsid w:val="00D65C20"/>
    <w:rsid w:val="00D65CCD"/>
    <w:rsid w:val="00D65E7F"/>
    <w:rsid w:val="00D661C3"/>
    <w:rsid w:val="00D67DF0"/>
    <w:rsid w:val="00D67EDB"/>
    <w:rsid w:val="00D700C2"/>
    <w:rsid w:val="00D71424"/>
    <w:rsid w:val="00D71758"/>
    <w:rsid w:val="00D751FA"/>
    <w:rsid w:val="00D76902"/>
    <w:rsid w:val="00D80C8D"/>
    <w:rsid w:val="00D82821"/>
    <w:rsid w:val="00D84347"/>
    <w:rsid w:val="00D84BA4"/>
    <w:rsid w:val="00D84D04"/>
    <w:rsid w:val="00D852FB"/>
    <w:rsid w:val="00D872F3"/>
    <w:rsid w:val="00D872F7"/>
    <w:rsid w:val="00D87D51"/>
    <w:rsid w:val="00D91888"/>
    <w:rsid w:val="00D92126"/>
    <w:rsid w:val="00D93288"/>
    <w:rsid w:val="00D935AC"/>
    <w:rsid w:val="00D937BF"/>
    <w:rsid w:val="00D940B0"/>
    <w:rsid w:val="00DA2FEF"/>
    <w:rsid w:val="00DA3A18"/>
    <w:rsid w:val="00DA517E"/>
    <w:rsid w:val="00DA5909"/>
    <w:rsid w:val="00DA5E91"/>
    <w:rsid w:val="00DA6444"/>
    <w:rsid w:val="00DA7055"/>
    <w:rsid w:val="00DB0610"/>
    <w:rsid w:val="00DB0F33"/>
    <w:rsid w:val="00DB0F39"/>
    <w:rsid w:val="00DB3613"/>
    <w:rsid w:val="00DB3EA2"/>
    <w:rsid w:val="00DB62C0"/>
    <w:rsid w:val="00DC084F"/>
    <w:rsid w:val="00DC145A"/>
    <w:rsid w:val="00DC150F"/>
    <w:rsid w:val="00DC3C5A"/>
    <w:rsid w:val="00DC50F0"/>
    <w:rsid w:val="00DC6212"/>
    <w:rsid w:val="00DD273C"/>
    <w:rsid w:val="00DD275B"/>
    <w:rsid w:val="00DD29A0"/>
    <w:rsid w:val="00DD535B"/>
    <w:rsid w:val="00DD77E1"/>
    <w:rsid w:val="00DE0316"/>
    <w:rsid w:val="00DE4AA1"/>
    <w:rsid w:val="00DE57E0"/>
    <w:rsid w:val="00DE5BC2"/>
    <w:rsid w:val="00DE63CC"/>
    <w:rsid w:val="00DF1476"/>
    <w:rsid w:val="00DF1A10"/>
    <w:rsid w:val="00DF4013"/>
    <w:rsid w:val="00DF488B"/>
    <w:rsid w:val="00DF7BB2"/>
    <w:rsid w:val="00E016E2"/>
    <w:rsid w:val="00E02BAC"/>
    <w:rsid w:val="00E030BA"/>
    <w:rsid w:val="00E03F19"/>
    <w:rsid w:val="00E04BCC"/>
    <w:rsid w:val="00E05A3D"/>
    <w:rsid w:val="00E0669E"/>
    <w:rsid w:val="00E11054"/>
    <w:rsid w:val="00E113F3"/>
    <w:rsid w:val="00E14EF9"/>
    <w:rsid w:val="00E158BF"/>
    <w:rsid w:val="00E15FD3"/>
    <w:rsid w:val="00E17030"/>
    <w:rsid w:val="00E17C8B"/>
    <w:rsid w:val="00E21B26"/>
    <w:rsid w:val="00E25349"/>
    <w:rsid w:val="00E30EDF"/>
    <w:rsid w:val="00E3107E"/>
    <w:rsid w:val="00E316B5"/>
    <w:rsid w:val="00E31851"/>
    <w:rsid w:val="00E31E6F"/>
    <w:rsid w:val="00E33CB1"/>
    <w:rsid w:val="00E34EF0"/>
    <w:rsid w:val="00E37396"/>
    <w:rsid w:val="00E379D1"/>
    <w:rsid w:val="00E4075C"/>
    <w:rsid w:val="00E4098E"/>
    <w:rsid w:val="00E42805"/>
    <w:rsid w:val="00E42844"/>
    <w:rsid w:val="00E45783"/>
    <w:rsid w:val="00E45EEF"/>
    <w:rsid w:val="00E46E1B"/>
    <w:rsid w:val="00E50CCC"/>
    <w:rsid w:val="00E513EE"/>
    <w:rsid w:val="00E5326A"/>
    <w:rsid w:val="00E554E1"/>
    <w:rsid w:val="00E60436"/>
    <w:rsid w:val="00E61C72"/>
    <w:rsid w:val="00E62307"/>
    <w:rsid w:val="00E63A1D"/>
    <w:rsid w:val="00E63B84"/>
    <w:rsid w:val="00E63ECE"/>
    <w:rsid w:val="00E65367"/>
    <w:rsid w:val="00E663C2"/>
    <w:rsid w:val="00E67935"/>
    <w:rsid w:val="00E70DF9"/>
    <w:rsid w:val="00E72330"/>
    <w:rsid w:val="00E74442"/>
    <w:rsid w:val="00E75923"/>
    <w:rsid w:val="00E76B3A"/>
    <w:rsid w:val="00E7768C"/>
    <w:rsid w:val="00E77DD1"/>
    <w:rsid w:val="00E802AD"/>
    <w:rsid w:val="00E809D1"/>
    <w:rsid w:val="00E81314"/>
    <w:rsid w:val="00E81634"/>
    <w:rsid w:val="00E821B4"/>
    <w:rsid w:val="00E8277D"/>
    <w:rsid w:val="00E830C0"/>
    <w:rsid w:val="00E83889"/>
    <w:rsid w:val="00E86280"/>
    <w:rsid w:val="00E86D90"/>
    <w:rsid w:val="00E915C6"/>
    <w:rsid w:val="00E93AA9"/>
    <w:rsid w:val="00E93ACC"/>
    <w:rsid w:val="00E94C02"/>
    <w:rsid w:val="00E94D50"/>
    <w:rsid w:val="00E964B5"/>
    <w:rsid w:val="00E975CE"/>
    <w:rsid w:val="00EA1668"/>
    <w:rsid w:val="00EA22A8"/>
    <w:rsid w:val="00EA346B"/>
    <w:rsid w:val="00EA3B9B"/>
    <w:rsid w:val="00EA3FE3"/>
    <w:rsid w:val="00EA4158"/>
    <w:rsid w:val="00EA5A7A"/>
    <w:rsid w:val="00EA7587"/>
    <w:rsid w:val="00EA7F39"/>
    <w:rsid w:val="00EB5BCF"/>
    <w:rsid w:val="00EB60CD"/>
    <w:rsid w:val="00EB6114"/>
    <w:rsid w:val="00EB68E2"/>
    <w:rsid w:val="00EB752B"/>
    <w:rsid w:val="00EC04C6"/>
    <w:rsid w:val="00EC4E53"/>
    <w:rsid w:val="00EC521B"/>
    <w:rsid w:val="00EC6996"/>
    <w:rsid w:val="00EC72A5"/>
    <w:rsid w:val="00EC7C14"/>
    <w:rsid w:val="00ED08D7"/>
    <w:rsid w:val="00ED14C0"/>
    <w:rsid w:val="00ED1E43"/>
    <w:rsid w:val="00ED34FE"/>
    <w:rsid w:val="00ED36AE"/>
    <w:rsid w:val="00ED396E"/>
    <w:rsid w:val="00ED469C"/>
    <w:rsid w:val="00ED5C10"/>
    <w:rsid w:val="00ED7257"/>
    <w:rsid w:val="00EE1ADE"/>
    <w:rsid w:val="00EE2261"/>
    <w:rsid w:val="00EE2DFD"/>
    <w:rsid w:val="00EE53B1"/>
    <w:rsid w:val="00EE5605"/>
    <w:rsid w:val="00EE5E59"/>
    <w:rsid w:val="00EE6A8A"/>
    <w:rsid w:val="00EF06A2"/>
    <w:rsid w:val="00EF25D9"/>
    <w:rsid w:val="00EF2ECF"/>
    <w:rsid w:val="00EF2EEC"/>
    <w:rsid w:val="00EF3486"/>
    <w:rsid w:val="00EF3B98"/>
    <w:rsid w:val="00EF4EC1"/>
    <w:rsid w:val="00EF7F81"/>
    <w:rsid w:val="00F00B42"/>
    <w:rsid w:val="00F05C90"/>
    <w:rsid w:val="00F102C2"/>
    <w:rsid w:val="00F10C28"/>
    <w:rsid w:val="00F10CCD"/>
    <w:rsid w:val="00F14749"/>
    <w:rsid w:val="00F14E0B"/>
    <w:rsid w:val="00F151A8"/>
    <w:rsid w:val="00F15325"/>
    <w:rsid w:val="00F15643"/>
    <w:rsid w:val="00F1703E"/>
    <w:rsid w:val="00F1757E"/>
    <w:rsid w:val="00F20D59"/>
    <w:rsid w:val="00F20EE1"/>
    <w:rsid w:val="00F210D2"/>
    <w:rsid w:val="00F21327"/>
    <w:rsid w:val="00F22105"/>
    <w:rsid w:val="00F22446"/>
    <w:rsid w:val="00F238FA"/>
    <w:rsid w:val="00F24EBC"/>
    <w:rsid w:val="00F2512A"/>
    <w:rsid w:val="00F26E13"/>
    <w:rsid w:val="00F274C4"/>
    <w:rsid w:val="00F2767F"/>
    <w:rsid w:val="00F302CF"/>
    <w:rsid w:val="00F31A0C"/>
    <w:rsid w:val="00F36DBF"/>
    <w:rsid w:val="00F36EFF"/>
    <w:rsid w:val="00F3720C"/>
    <w:rsid w:val="00F40086"/>
    <w:rsid w:val="00F41319"/>
    <w:rsid w:val="00F42E89"/>
    <w:rsid w:val="00F43BF8"/>
    <w:rsid w:val="00F444BB"/>
    <w:rsid w:val="00F44DA0"/>
    <w:rsid w:val="00F46CFA"/>
    <w:rsid w:val="00F474C5"/>
    <w:rsid w:val="00F52C86"/>
    <w:rsid w:val="00F55F88"/>
    <w:rsid w:val="00F56DFB"/>
    <w:rsid w:val="00F572E0"/>
    <w:rsid w:val="00F605ED"/>
    <w:rsid w:val="00F62A63"/>
    <w:rsid w:val="00F63EBF"/>
    <w:rsid w:val="00F65900"/>
    <w:rsid w:val="00F659E0"/>
    <w:rsid w:val="00F66BCB"/>
    <w:rsid w:val="00F67D5C"/>
    <w:rsid w:val="00F7120F"/>
    <w:rsid w:val="00F71633"/>
    <w:rsid w:val="00F73962"/>
    <w:rsid w:val="00F73A02"/>
    <w:rsid w:val="00F74DF3"/>
    <w:rsid w:val="00F76585"/>
    <w:rsid w:val="00F76C53"/>
    <w:rsid w:val="00F77B80"/>
    <w:rsid w:val="00F77FDD"/>
    <w:rsid w:val="00F81379"/>
    <w:rsid w:val="00F81E0D"/>
    <w:rsid w:val="00F82C9A"/>
    <w:rsid w:val="00F8350B"/>
    <w:rsid w:val="00F84965"/>
    <w:rsid w:val="00F85789"/>
    <w:rsid w:val="00F85B07"/>
    <w:rsid w:val="00F86DDE"/>
    <w:rsid w:val="00F87797"/>
    <w:rsid w:val="00F87A7B"/>
    <w:rsid w:val="00F90E01"/>
    <w:rsid w:val="00F92ADE"/>
    <w:rsid w:val="00F9358F"/>
    <w:rsid w:val="00F954B7"/>
    <w:rsid w:val="00F96087"/>
    <w:rsid w:val="00F9744B"/>
    <w:rsid w:val="00FA0A76"/>
    <w:rsid w:val="00FA1E97"/>
    <w:rsid w:val="00FA35CD"/>
    <w:rsid w:val="00FA47BE"/>
    <w:rsid w:val="00FA488C"/>
    <w:rsid w:val="00FA7035"/>
    <w:rsid w:val="00FA7DFF"/>
    <w:rsid w:val="00FB0949"/>
    <w:rsid w:val="00FB1EE5"/>
    <w:rsid w:val="00FB2D44"/>
    <w:rsid w:val="00FB4C76"/>
    <w:rsid w:val="00FB6293"/>
    <w:rsid w:val="00FB66B6"/>
    <w:rsid w:val="00FB791C"/>
    <w:rsid w:val="00FC318A"/>
    <w:rsid w:val="00FC3EB0"/>
    <w:rsid w:val="00FC4305"/>
    <w:rsid w:val="00FC47F9"/>
    <w:rsid w:val="00FC4B8B"/>
    <w:rsid w:val="00FC6DDD"/>
    <w:rsid w:val="00FC7844"/>
    <w:rsid w:val="00FD1833"/>
    <w:rsid w:val="00FD2E45"/>
    <w:rsid w:val="00FD3968"/>
    <w:rsid w:val="00FD4991"/>
    <w:rsid w:val="00FD6D2C"/>
    <w:rsid w:val="00FE2060"/>
    <w:rsid w:val="00FE27CD"/>
    <w:rsid w:val="00FE2D36"/>
    <w:rsid w:val="00FE2E29"/>
    <w:rsid w:val="00FE5A39"/>
    <w:rsid w:val="00FE7326"/>
    <w:rsid w:val="00FE7782"/>
    <w:rsid w:val="00FF0B7A"/>
    <w:rsid w:val="00FF12D7"/>
    <w:rsid w:val="00FF2D18"/>
    <w:rsid w:val="00FF44E6"/>
    <w:rsid w:val="00FF4A9D"/>
    <w:rsid w:val="00FF64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489FC2"/>
  <w15:docId w15:val="{A015664E-4716-4368-A702-73051496F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sz w:val="24"/>
        <w:szCs w:val="28"/>
        <w:lang w:val="en-US" w:eastAsia="en-US" w:bidi="ar-SA"/>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E93"/>
    <w:rPr>
      <w:color w:val="000000" w:themeColor="text1"/>
      <w:sz w:val="22"/>
      <w:lang w:bidi="fa-IR"/>
    </w:rPr>
  </w:style>
  <w:style w:type="paragraph" w:styleId="Heading1">
    <w:name w:val="heading 1"/>
    <w:basedOn w:val="Normal"/>
    <w:next w:val="Normal"/>
    <w:link w:val="Heading1Char"/>
    <w:uiPriority w:val="9"/>
    <w:qFormat/>
    <w:rsid w:val="00633B1B"/>
    <w:pPr>
      <w:keepNext/>
      <w:keepLines/>
      <w:bidi w:val="0"/>
      <w:spacing w:before="240" w:line="259" w:lineRule="auto"/>
      <w:jc w:val="left"/>
      <w:outlineLvl w:val="0"/>
    </w:pPr>
    <w:rPr>
      <w:rFonts w:asciiTheme="majorHAnsi" w:eastAsiaTheme="majorEastAsia" w:hAnsiTheme="majorHAnsi" w:cstheme="majorBidi"/>
      <w:color w:val="2E74B5" w:themeColor="accent1" w:themeShade="BF"/>
      <w:sz w:val="32"/>
      <w:szCs w:val="32"/>
      <w:lang w:bidi="ar-SA"/>
    </w:rPr>
  </w:style>
  <w:style w:type="paragraph" w:styleId="Heading2">
    <w:name w:val="heading 2"/>
    <w:basedOn w:val="Normal"/>
    <w:next w:val="Normal"/>
    <w:link w:val="Heading2Char"/>
    <w:uiPriority w:val="9"/>
    <w:unhideWhenUsed/>
    <w:qFormat/>
    <w:rsid w:val="00AE74B0"/>
    <w:pPr>
      <w:keepNext/>
      <w:keepLines/>
      <w:spacing w:before="40"/>
      <w:outlineLvl w:val="1"/>
    </w:pPr>
    <w:rPr>
      <w:rFonts w:asciiTheme="majorHAnsi" w:eastAsiaTheme="majorEastAsia" w:hAnsiTheme="majorHAnsi"/>
      <w:color w:val="2E74B5" w:themeColor="accent1" w:themeShade="BF"/>
      <w:sz w:val="26"/>
      <w:szCs w:val="26"/>
    </w:rPr>
  </w:style>
  <w:style w:type="paragraph" w:styleId="Heading3">
    <w:name w:val="heading 3"/>
    <w:basedOn w:val="Normal"/>
    <w:next w:val="Normal"/>
    <w:link w:val="Heading3Char"/>
    <w:uiPriority w:val="9"/>
    <w:unhideWhenUsed/>
    <w:qFormat/>
    <w:rsid w:val="00424C94"/>
    <w:pPr>
      <w:keepNext/>
      <w:keepLines/>
      <w:spacing w:before="40"/>
      <w:outlineLvl w:val="2"/>
    </w:pPr>
    <w:rPr>
      <w:rFonts w:asciiTheme="majorHAnsi" w:eastAsiaTheme="majorEastAsia" w:hAnsiTheme="majorHAnsi"/>
      <w:color w:val="1F4D78" w:themeColor="accent1" w:themeShade="7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2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2E93"/>
    <w:rPr>
      <w:rFonts w:eastAsiaTheme="minorEastAsia"/>
      <w:color w:val="000000" w:themeColor="text1"/>
    </w:rPr>
  </w:style>
  <w:style w:type="character" w:customStyle="1" w:styleId="NoSpacingChar">
    <w:name w:val="No Spacing Char"/>
    <w:basedOn w:val="DefaultParagraphFont"/>
    <w:link w:val="NoSpacing"/>
    <w:uiPriority w:val="1"/>
    <w:rsid w:val="00AC2E93"/>
    <w:rPr>
      <w:rFonts w:eastAsiaTheme="minorEastAsia"/>
      <w:color w:val="000000" w:themeColor="text1"/>
    </w:rPr>
  </w:style>
  <w:style w:type="character" w:styleId="PlaceholderText">
    <w:name w:val="Placeholder Text"/>
    <w:basedOn w:val="DefaultParagraphFont"/>
    <w:uiPriority w:val="99"/>
    <w:semiHidden/>
    <w:rsid w:val="000522D7"/>
    <w:rPr>
      <w:color w:val="808080"/>
    </w:rPr>
  </w:style>
  <w:style w:type="character" w:styleId="BookTitle">
    <w:name w:val="Book Title"/>
    <w:basedOn w:val="DefaultParagraphFont"/>
    <w:uiPriority w:val="33"/>
    <w:qFormat/>
    <w:rsid w:val="000522D7"/>
    <w:rPr>
      <w:b/>
      <w:bCs/>
      <w:smallCaps/>
      <w:spacing w:val="5"/>
    </w:rPr>
  </w:style>
  <w:style w:type="paragraph" w:styleId="Header">
    <w:name w:val="header"/>
    <w:basedOn w:val="Normal"/>
    <w:link w:val="HeaderChar"/>
    <w:uiPriority w:val="99"/>
    <w:unhideWhenUsed/>
    <w:rsid w:val="001A09C2"/>
    <w:pPr>
      <w:tabs>
        <w:tab w:val="center" w:pos="4680"/>
        <w:tab w:val="right" w:pos="9360"/>
      </w:tabs>
    </w:pPr>
  </w:style>
  <w:style w:type="character" w:customStyle="1" w:styleId="HeaderChar">
    <w:name w:val="Header Char"/>
    <w:basedOn w:val="DefaultParagraphFont"/>
    <w:link w:val="Header"/>
    <w:uiPriority w:val="99"/>
    <w:rsid w:val="001A09C2"/>
  </w:style>
  <w:style w:type="paragraph" w:styleId="Footer">
    <w:name w:val="footer"/>
    <w:basedOn w:val="Normal"/>
    <w:link w:val="FooterChar"/>
    <w:uiPriority w:val="99"/>
    <w:unhideWhenUsed/>
    <w:rsid w:val="001A09C2"/>
    <w:pPr>
      <w:tabs>
        <w:tab w:val="center" w:pos="4680"/>
        <w:tab w:val="right" w:pos="9360"/>
      </w:tabs>
    </w:pPr>
  </w:style>
  <w:style w:type="character" w:customStyle="1" w:styleId="FooterChar">
    <w:name w:val="Footer Char"/>
    <w:basedOn w:val="DefaultParagraphFont"/>
    <w:link w:val="Footer"/>
    <w:uiPriority w:val="99"/>
    <w:rsid w:val="001A09C2"/>
  </w:style>
  <w:style w:type="table" w:customStyle="1" w:styleId="MediumShading2-Accent11">
    <w:name w:val="Medium Shading 2 - Accent 11"/>
    <w:basedOn w:val="TableNormal"/>
    <w:uiPriority w:val="64"/>
    <w:rsid w:val="00E74442"/>
    <w:rPr>
      <w:rFonts w:eastAsiaTheme="minorEastAsia"/>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Style1">
    <w:name w:val="Style1"/>
    <w:basedOn w:val="DefaultParagraphFont"/>
    <w:uiPriority w:val="1"/>
    <w:rsid w:val="00E74442"/>
    <w:rPr>
      <w:rFonts w:ascii="B Nazanin" w:hAnsi="B Nazanin"/>
      <w:sz w:val="24"/>
    </w:rPr>
  </w:style>
  <w:style w:type="paragraph" w:styleId="ListParagraph">
    <w:name w:val="List Paragraph"/>
    <w:basedOn w:val="Normal"/>
    <w:uiPriority w:val="34"/>
    <w:qFormat/>
    <w:rsid w:val="00E74442"/>
    <w:pPr>
      <w:spacing w:after="200" w:line="276" w:lineRule="auto"/>
      <w:ind w:left="720"/>
      <w:contextualSpacing/>
    </w:pPr>
    <w:rPr>
      <w:rFonts w:eastAsiaTheme="minorEastAsia"/>
    </w:rPr>
  </w:style>
  <w:style w:type="paragraph" w:styleId="Title">
    <w:name w:val="Title"/>
    <w:basedOn w:val="Normal"/>
    <w:next w:val="Normal"/>
    <w:link w:val="TitleChar"/>
    <w:uiPriority w:val="10"/>
    <w:qFormat/>
    <w:rsid w:val="00E7444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442"/>
    <w:rPr>
      <w:rFonts w:asciiTheme="majorHAnsi" w:eastAsiaTheme="majorEastAsia" w:hAnsiTheme="majorHAnsi" w:cstheme="majorBidi"/>
      <w:spacing w:val="-10"/>
      <w:kern w:val="28"/>
      <w:sz w:val="56"/>
      <w:szCs w:val="56"/>
    </w:rPr>
  </w:style>
  <w:style w:type="character" w:customStyle="1" w:styleId="Style2">
    <w:name w:val="Style2"/>
    <w:basedOn w:val="DefaultParagraphFont"/>
    <w:uiPriority w:val="1"/>
    <w:rsid w:val="00EC7C14"/>
    <w:rPr>
      <w:rFonts w:ascii="B Nazanin" w:hAnsi="B Nazanin"/>
      <w:b/>
      <w:color w:val="000000" w:themeColor="text1"/>
      <w:sz w:val="26"/>
    </w:rPr>
  </w:style>
  <w:style w:type="character" w:customStyle="1" w:styleId="Style3">
    <w:name w:val="Style3"/>
    <w:basedOn w:val="DefaultParagraphFont"/>
    <w:uiPriority w:val="1"/>
    <w:rsid w:val="00EC7C14"/>
    <w:rPr>
      <w:rFonts w:ascii="B Nazanin" w:hAnsi="B Nazanin"/>
      <w:color w:val="auto"/>
      <w:sz w:val="26"/>
    </w:rPr>
  </w:style>
  <w:style w:type="character" w:customStyle="1" w:styleId="Style4">
    <w:name w:val="Style4"/>
    <w:basedOn w:val="DefaultParagraphFont"/>
    <w:uiPriority w:val="1"/>
    <w:rsid w:val="00EC7C14"/>
    <w:rPr>
      <w:rFonts w:ascii="B Nazanin" w:hAnsi="B Nazanin"/>
      <w:b/>
      <w:color w:val="000000" w:themeColor="text1"/>
      <w:sz w:val="26"/>
    </w:rPr>
  </w:style>
  <w:style w:type="character" w:customStyle="1" w:styleId="Style5">
    <w:name w:val="Style5"/>
    <w:basedOn w:val="DefaultParagraphFont"/>
    <w:uiPriority w:val="1"/>
    <w:rsid w:val="00EC7C14"/>
    <w:rPr>
      <w:rFonts w:ascii="B Nazanin" w:hAnsi="B Nazanin"/>
      <w:sz w:val="26"/>
    </w:rPr>
  </w:style>
  <w:style w:type="table" w:styleId="ColorfulGrid-Accent1">
    <w:name w:val="Colorful Grid Accent 1"/>
    <w:basedOn w:val="TableNormal"/>
    <w:uiPriority w:val="73"/>
    <w:rsid w:val="00341FF6"/>
    <w:rPr>
      <w:rFonts w:eastAsiaTheme="minorEastAsia"/>
      <w:color w:val="000000" w:themeColor="text1"/>
      <w:lang w:bidi="fa-IR"/>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TableGrid8">
    <w:name w:val="Table Grid 8"/>
    <w:basedOn w:val="TableGrid4"/>
    <w:rsid w:val="00845A15"/>
    <w:pPr>
      <w:spacing w:after="200" w:line="276" w:lineRule="auto"/>
    </w:pPr>
    <w:rPr>
      <w:rFonts w:eastAsia="Times New Roman" w:cs="Times New Roman"/>
      <w:b/>
      <w:sz w:val="20"/>
      <w:szCs w:val="20"/>
      <w:lang w:val="en-GB" w:bidi="fa-I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bottom w:val="single" w:sz="6" w:space="0" w:color="000000"/>
          <w:tl2br w:val="none" w:sz="0" w:space="0" w:color="auto"/>
          <w:tr2bl w:val="none" w:sz="0" w:space="0" w:color="auto"/>
        </w:tcBorders>
        <w:shd w:val="solid" w:color="00008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845A15"/>
    <w:pPr>
      <w:spacing w:before="100" w:beforeAutospacing="1" w:after="100" w:afterAutospacing="1"/>
    </w:pPr>
    <w:rPr>
      <w:rFonts w:eastAsia="Times New Roman" w:cs="Times New Roman"/>
    </w:rPr>
  </w:style>
  <w:style w:type="table" w:styleId="TableGrid4">
    <w:name w:val="Table Grid 4"/>
    <w:basedOn w:val="TableNormal"/>
    <w:uiPriority w:val="99"/>
    <w:semiHidden/>
    <w:unhideWhenUsed/>
    <w:rsid w:val="00845A1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LightList-Accent5">
    <w:name w:val="Light List Accent 5"/>
    <w:basedOn w:val="TableNormal"/>
    <w:uiPriority w:val="61"/>
    <w:rsid w:val="00845A15"/>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customStyle="1" w:styleId="Style6">
    <w:name w:val="Style6"/>
    <w:basedOn w:val="DefaultParagraphFont"/>
    <w:uiPriority w:val="1"/>
    <w:rsid w:val="00BC1140"/>
    <w:rPr>
      <w:rFonts w:ascii="B Nazanin" w:hAnsi="B Nazanin"/>
      <w:color w:val="auto"/>
      <w:sz w:val="24"/>
    </w:rPr>
  </w:style>
  <w:style w:type="character" w:customStyle="1" w:styleId="Style7">
    <w:name w:val="Style7"/>
    <w:basedOn w:val="DefaultParagraphFont"/>
    <w:uiPriority w:val="1"/>
    <w:rsid w:val="00BC1140"/>
    <w:rPr>
      <w:rFonts w:ascii="B Nazanin" w:hAnsi="B Nazanin"/>
      <w:sz w:val="24"/>
    </w:rPr>
  </w:style>
  <w:style w:type="paragraph" w:styleId="BalloonText">
    <w:name w:val="Balloon Text"/>
    <w:basedOn w:val="Normal"/>
    <w:link w:val="BalloonTextChar"/>
    <w:uiPriority w:val="99"/>
    <w:semiHidden/>
    <w:unhideWhenUsed/>
    <w:rsid w:val="008537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762"/>
    <w:rPr>
      <w:rFonts w:ascii="Segoe UI" w:hAnsi="Segoe UI" w:cs="Segoe UI"/>
      <w:sz w:val="18"/>
      <w:szCs w:val="18"/>
    </w:rPr>
  </w:style>
  <w:style w:type="character" w:customStyle="1" w:styleId="Style8">
    <w:name w:val="Style8"/>
    <w:basedOn w:val="DefaultParagraphFont"/>
    <w:uiPriority w:val="1"/>
    <w:rsid w:val="00A428B5"/>
  </w:style>
  <w:style w:type="character" w:customStyle="1" w:styleId="Style9">
    <w:name w:val="Style9"/>
    <w:basedOn w:val="DefaultParagraphFont"/>
    <w:uiPriority w:val="1"/>
    <w:rsid w:val="00A428B5"/>
  </w:style>
  <w:style w:type="character" w:customStyle="1" w:styleId="Style10">
    <w:name w:val="Style10"/>
    <w:basedOn w:val="DefaultParagraphFont"/>
    <w:uiPriority w:val="1"/>
    <w:rsid w:val="0039697B"/>
  </w:style>
  <w:style w:type="character" w:customStyle="1" w:styleId="Style11">
    <w:name w:val="Style11"/>
    <w:basedOn w:val="DefaultParagraphFont"/>
    <w:uiPriority w:val="1"/>
    <w:rsid w:val="0039697B"/>
  </w:style>
  <w:style w:type="character" w:customStyle="1" w:styleId="Style12">
    <w:name w:val="Style12"/>
    <w:basedOn w:val="DefaultParagraphFont"/>
    <w:uiPriority w:val="1"/>
    <w:rsid w:val="0039697B"/>
    <w:rPr>
      <w:rFonts w:ascii="B Nazanin" w:hAnsi="B Nazanin"/>
      <w:sz w:val="36"/>
    </w:rPr>
  </w:style>
  <w:style w:type="character" w:customStyle="1" w:styleId="Style13">
    <w:name w:val="Style13"/>
    <w:basedOn w:val="DefaultParagraphFont"/>
    <w:uiPriority w:val="1"/>
    <w:rsid w:val="0039697B"/>
  </w:style>
  <w:style w:type="character" w:customStyle="1" w:styleId="Style14">
    <w:name w:val="Style14"/>
    <w:basedOn w:val="DefaultParagraphFont"/>
    <w:uiPriority w:val="1"/>
    <w:rsid w:val="008D0967"/>
    <w:rPr>
      <w:rFonts w:ascii="B Nazanin" w:hAnsi="B Nazanin"/>
      <w:b/>
      <w:sz w:val="36"/>
    </w:rPr>
  </w:style>
  <w:style w:type="character" w:customStyle="1" w:styleId="Style15">
    <w:name w:val="Style15"/>
    <w:basedOn w:val="DefaultParagraphFont"/>
    <w:uiPriority w:val="1"/>
    <w:rsid w:val="008D0967"/>
    <w:rPr>
      <w:rFonts w:cs="B Nazanin"/>
      <w:bCs/>
      <w:szCs w:val="36"/>
    </w:rPr>
  </w:style>
  <w:style w:type="paragraph" w:styleId="z-TopofForm">
    <w:name w:val="HTML Top of Form"/>
    <w:basedOn w:val="Normal"/>
    <w:next w:val="Normal"/>
    <w:link w:val="z-TopofFormChar"/>
    <w:hidden/>
    <w:uiPriority w:val="99"/>
    <w:semiHidden/>
    <w:unhideWhenUsed/>
    <w:rsid w:val="007C52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C52B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7C52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C52B0"/>
    <w:rPr>
      <w:rFonts w:ascii="Arial" w:hAnsi="Arial" w:cs="Arial"/>
      <w:vanish/>
      <w:sz w:val="16"/>
      <w:szCs w:val="16"/>
    </w:rPr>
  </w:style>
  <w:style w:type="character" w:customStyle="1" w:styleId="style16">
    <w:name w:val="style1"/>
    <w:basedOn w:val="DefaultParagraphFont"/>
    <w:rsid w:val="00D852FB"/>
  </w:style>
  <w:style w:type="character" w:styleId="Hyperlink">
    <w:name w:val="Hyperlink"/>
    <w:basedOn w:val="DefaultParagraphFont"/>
    <w:uiPriority w:val="99"/>
    <w:unhideWhenUsed/>
    <w:rsid w:val="004C20A6"/>
    <w:rPr>
      <w:color w:val="0563C1" w:themeColor="hyperlink"/>
      <w:u w:val="single"/>
    </w:rPr>
  </w:style>
  <w:style w:type="character" w:customStyle="1" w:styleId="UnresolvedMention1">
    <w:name w:val="Unresolved Mention1"/>
    <w:basedOn w:val="DefaultParagraphFont"/>
    <w:uiPriority w:val="99"/>
    <w:semiHidden/>
    <w:unhideWhenUsed/>
    <w:rsid w:val="004C20A6"/>
    <w:rPr>
      <w:color w:val="605E5C"/>
      <w:shd w:val="clear" w:color="auto" w:fill="E1DFDD"/>
    </w:rPr>
  </w:style>
  <w:style w:type="character" w:customStyle="1" w:styleId="selectable">
    <w:name w:val="selectable"/>
    <w:basedOn w:val="DefaultParagraphFont"/>
    <w:rsid w:val="00513437"/>
  </w:style>
  <w:style w:type="character" w:customStyle="1" w:styleId="Heading2Char">
    <w:name w:val="Heading 2 Char"/>
    <w:basedOn w:val="DefaultParagraphFont"/>
    <w:link w:val="Heading2"/>
    <w:uiPriority w:val="9"/>
    <w:rsid w:val="00AE74B0"/>
    <w:rPr>
      <w:rFonts w:asciiTheme="majorHAnsi" w:eastAsiaTheme="majorEastAsia" w:hAnsiTheme="majorHAnsi" w:cs="B Mitra"/>
      <w:color w:val="2E74B5" w:themeColor="accent1" w:themeShade="BF"/>
      <w:sz w:val="26"/>
      <w:szCs w:val="26"/>
    </w:rPr>
  </w:style>
  <w:style w:type="character" w:customStyle="1" w:styleId="Heading3Char">
    <w:name w:val="Heading 3 Char"/>
    <w:basedOn w:val="DefaultParagraphFont"/>
    <w:link w:val="Heading3"/>
    <w:uiPriority w:val="9"/>
    <w:rsid w:val="00424C94"/>
    <w:rPr>
      <w:rFonts w:asciiTheme="majorHAnsi" w:eastAsiaTheme="majorEastAsia" w:hAnsiTheme="majorHAnsi" w:cs="B Mitra"/>
      <w:b/>
      <w:color w:val="1F4D78" w:themeColor="accent1" w:themeShade="7F"/>
      <w:sz w:val="22"/>
      <w:szCs w:val="22"/>
    </w:rPr>
  </w:style>
  <w:style w:type="character" w:styleId="CommentReference">
    <w:name w:val="annotation reference"/>
    <w:basedOn w:val="DefaultParagraphFont"/>
    <w:uiPriority w:val="99"/>
    <w:semiHidden/>
    <w:unhideWhenUsed/>
    <w:rsid w:val="00261F5F"/>
    <w:rPr>
      <w:sz w:val="16"/>
      <w:szCs w:val="16"/>
    </w:rPr>
  </w:style>
  <w:style w:type="paragraph" w:styleId="CommentText">
    <w:name w:val="annotation text"/>
    <w:basedOn w:val="Normal"/>
    <w:link w:val="CommentTextChar"/>
    <w:uiPriority w:val="99"/>
    <w:semiHidden/>
    <w:unhideWhenUsed/>
    <w:rsid w:val="00261F5F"/>
    <w:rPr>
      <w:sz w:val="20"/>
    </w:rPr>
  </w:style>
  <w:style w:type="character" w:customStyle="1" w:styleId="CommentTextChar">
    <w:name w:val="Comment Text Char"/>
    <w:basedOn w:val="DefaultParagraphFont"/>
    <w:link w:val="CommentText"/>
    <w:uiPriority w:val="99"/>
    <w:semiHidden/>
    <w:rsid w:val="00261F5F"/>
    <w:rPr>
      <w:rFonts w:cs="B Mitra"/>
      <w:b/>
      <w:sz w:val="20"/>
      <w:szCs w:val="20"/>
    </w:rPr>
  </w:style>
  <w:style w:type="paragraph" w:styleId="CommentSubject">
    <w:name w:val="annotation subject"/>
    <w:basedOn w:val="CommentText"/>
    <w:next w:val="CommentText"/>
    <w:link w:val="CommentSubjectChar"/>
    <w:uiPriority w:val="99"/>
    <w:semiHidden/>
    <w:unhideWhenUsed/>
    <w:rsid w:val="00261F5F"/>
    <w:rPr>
      <w:bCs/>
    </w:rPr>
  </w:style>
  <w:style w:type="character" w:customStyle="1" w:styleId="CommentSubjectChar">
    <w:name w:val="Comment Subject Char"/>
    <w:basedOn w:val="CommentTextChar"/>
    <w:link w:val="CommentSubject"/>
    <w:uiPriority w:val="99"/>
    <w:semiHidden/>
    <w:rsid w:val="00261F5F"/>
    <w:rPr>
      <w:rFonts w:cs="B Mitra"/>
      <w:b/>
      <w:bCs/>
      <w:sz w:val="20"/>
      <w:szCs w:val="20"/>
    </w:rPr>
  </w:style>
  <w:style w:type="paragraph" w:styleId="Revision">
    <w:name w:val="Revision"/>
    <w:hidden/>
    <w:uiPriority w:val="99"/>
    <w:semiHidden/>
    <w:rsid w:val="00F8350B"/>
    <w:rPr>
      <w:rFonts w:cs="B Mitra"/>
      <w:b/>
      <w:sz w:val="22"/>
      <w:szCs w:val="20"/>
    </w:rPr>
  </w:style>
  <w:style w:type="table" w:styleId="GridTable1Light">
    <w:name w:val="Grid Table 1 Light"/>
    <w:basedOn w:val="TableNormal"/>
    <w:uiPriority w:val="46"/>
    <w:rsid w:val="00C151F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5D34D6"/>
  </w:style>
  <w:style w:type="paragraph" w:styleId="FootnoteText">
    <w:name w:val="footnote text"/>
    <w:basedOn w:val="Normal"/>
    <w:link w:val="FootnoteTextChar"/>
    <w:uiPriority w:val="99"/>
    <w:semiHidden/>
    <w:unhideWhenUsed/>
    <w:rsid w:val="003D50D8"/>
    <w:rPr>
      <w:sz w:val="20"/>
      <w:szCs w:val="24"/>
    </w:rPr>
  </w:style>
  <w:style w:type="character" w:customStyle="1" w:styleId="FootnoteTextChar">
    <w:name w:val="Footnote Text Char"/>
    <w:basedOn w:val="DefaultParagraphFont"/>
    <w:link w:val="FootnoteText"/>
    <w:uiPriority w:val="99"/>
    <w:semiHidden/>
    <w:rsid w:val="003D50D8"/>
    <w:rPr>
      <w:rFonts w:cs="B Mitra"/>
      <w:b/>
      <w:sz w:val="20"/>
    </w:rPr>
  </w:style>
  <w:style w:type="character" w:styleId="FootnoteReference">
    <w:name w:val="footnote reference"/>
    <w:basedOn w:val="DefaultParagraphFont"/>
    <w:uiPriority w:val="99"/>
    <w:semiHidden/>
    <w:unhideWhenUsed/>
    <w:rsid w:val="003D50D8"/>
    <w:rPr>
      <w:vertAlign w:val="superscript"/>
    </w:rPr>
  </w:style>
  <w:style w:type="paragraph" w:styleId="Caption">
    <w:name w:val="caption"/>
    <w:basedOn w:val="Normal"/>
    <w:next w:val="Normal"/>
    <w:uiPriority w:val="35"/>
    <w:unhideWhenUsed/>
    <w:qFormat/>
    <w:rsid w:val="00740975"/>
    <w:pPr>
      <w:bidi w:val="0"/>
      <w:spacing w:after="200"/>
      <w:jc w:val="left"/>
    </w:pPr>
    <w:rPr>
      <w:rFonts w:ascii="B Mitra" w:hAnsi="B Mitra"/>
      <w:b/>
      <w:i/>
      <w:iCs/>
      <w:color w:val="44546A" w:themeColor="text2"/>
      <w:sz w:val="18"/>
      <w:szCs w:val="18"/>
    </w:rPr>
  </w:style>
  <w:style w:type="paragraph" w:styleId="HTMLPreformatted">
    <w:name w:val="HTML Preformatted"/>
    <w:basedOn w:val="Normal"/>
    <w:link w:val="HTMLPreformattedChar"/>
    <w:uiPriority w:val="99"/>
    <w:semiHidden/>
    <w:unhideWhenUsed/>
    <w:rsid w:val="004E2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eastAsia="Times New Roman" w:hAnsi="Courier New" w:cs="Courier New"/>
      <w:b/>
      <w:sz w:val="20"/>
    </w:rPr>
  </w:style>
  <w:style w:type="character" w:customStyle="1" w:styleId="HTMLPreformattedChar">
    <w:name w:val="HTML Preformatted Char"/>
    <w:basedOn w:val="DefaultParagraphFont"/>
    <w:link w:val="HTMLPreformatted"/>
    <w:uiPriority w:val="99"/>
    <w:semiHidden/>
    <w:rsid w:val="004E265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5940"/>
    <w:rPr>
      <w:color w:val="605E5C"/>
      <w:shd w:val="clear" w:color="auto" w:fill="E1DFDD"/>
    </w:rPr>
  </w:style>
  <w:style w:type="character" w:customStyle="1" w:styleId="url">
    <w:name w:val="url"/>
    <w:basedOn w:val="DefaultParagraphFont"/>
    <w:rsid w:val="00905940"/>
  </w:style>
  <w:style w:type="paragraph" w:styleId="EndnoteText">
    <w:name w:val="endnote text"/>
    <w:basedOn w:val="Normal"/>
    <w:link w:val="EndnoteTextChar"/>
    <w:uiPriority w:val="99"/>
    <w:semiHidden/>
    <w:unhideWhenUsed/>
    <w:rsid w:val="00081B5A"/>
    <w:rPr>
      <w:sz w:val="20"/>
      <w:szCs w:val="20"/>
    </w:rPr>
  </w:style>
  <w:style w:type="character" w:customStyle="1" w:styleId="EndnoteTextChar">
    <w:name w:val="Endnote Text Char"/>
    <w:basedOn w:val="DefaultParagraphFont"/>
    <w:link w:val="EndnoteText"/>
    <w:uiPriority w:val="99"/>
    <w:semiHidden/>
    <w:rsid w:val="00081B5A"/>
    <w:rPr>
      <w:sz w:val="20"/>
      <w:szCs w:val="20"/>
      <w:lang w:bidi="fa-IR"/>
    </w:rPr>
  </w:style>
  <w:style w:type="character" w:styleId="EndnoteReference">
    <w:name w:val="endnote reference"/>
    <w:basedOn w:val="DefaultParagraphFont"/>
    <w:uiPriority w:val="99"/>
    <w:semiHidden/>
    <w:unhideWhenUsed/>
    <w:rsid w:val="00081B5A"/>
    <w:rPr>
      <w:vertAlign w:val="superscript"/>
    </w:rPr>
  </w:style>
  <w:style w:type="character" w:customStyle="1" w:styleId="Heading1Char">
    <w:name w:val="Heading 1 Char"/>
    <w:basedOn w:val="DefaultParagraphFont"/>
    <w:link w:val="Heading1"/>
    <w:uiPriority w:val="9"/>
    <w:rsid w:val="00633B1B"/>
    <w:rPr>
      <w:rFonts w:asciiTheme="majorHAnsi" w:eastAsiaTheme="majorEastAsia" w:hAnsiTheme="majorHAnsi" w:cstheme="majorBidi"/>
      <w:color w:val="2E74B5" w:themeColor="accent1" w:themeShade="BF"/>
      <w:sz w:val="32"/>
      <w:szCs w:val="32"/>
    </w:rPr>
  </w:style>
  <w:style w:type="paragraph" w:styleId="ListBullet">
    <w:name w:val="List Bullet"/>
    <w:basedOn w:val="Normal"/>
    <w:uiPriority w:val="99"/>
    <w:unhideWhenUsed/>
    <w:rsid w:val="001810D3"/>
    <w:pPr>
      <w:numPr>
        <w:numId w:val="18"/>
      </w:numPr>
      <w:contextualSpacing/>
    </w:pPr>
  </w:style>
  <w:style w:type="character" w:styleId="FollowedHyperlink">
    <w:name w:val="FollowedHyperlink"/>
    <w:basedOn w:val="DefaultParagraphFont"/>
    <w:uiPriority w:val="99"/>
    <w:semiHidden/>
    <w:unhideWhenUsed/>
    <w:rsid w:val="00E318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0670">
      <w:bodyDiv w:val="1"/>
      <w:marLeft w:val="0"/>
      <w:marRight w:val="0"/>
      <w:marTop w:val="0"/>
      <w:marBottom w:val="0"/>
      <w:divBdr>
        <w:top w:val="none" w:sz="0" w:space="0" w:color="auto"/>
        <w:left w:val="none" w:sz="0" w:space="0" w:color="auto"/>
        <w:bottom w:val="none" w:sz="0" w:space="0" w:color="auto"/>
        <w:right w:val="none" w:sz="0" w:space="0" w:color="auto"/>
      </w:divBdr>
    </w:div>
    <w:div w:id="21900710">
      <w:bodyDiv w:val="1"/>
      <w:marLeft w:val="0"/>
      <w:marRight w:val="0"/>
      <w:marTop w:val="0"/>
      <w:marBottom w:val="0"/>
      <w:divBdr>
        <w:top w:val="none" w:sz="0" w:space="0" w:color="auto"/>
        <w:left w:val="none" w:sz="0" w:space="0" w:color="auto"/>
        <w:bottom w:val="none" w:sz="0" w:space="0" w:color="auto"/>
        <w:right w:val="none" w:sz="0" w:space="0" w:color="auto"/>
      </w:divBdr>
      <w:divsChild>
        <w:div w:id="1554273986">
          <w:marLeft w:val="0"/>
          <w:marRight w:val="0"/>
          <w:marTop w:val="0"/>
          <w:marBottom w:val="0"/>
          <w:divBdr>
            <w:top w:val="none" w:sz="0" w:space="0" w:color="auto"/>
            <w:left w:val="none" w:sz="0" w:space="0" w:color="auto"/>
            <w:bottom w:val="none" w:sz="0" w:space="0" w:color="auto"/>
            <w:right w:val="none" w:sz="0" w:space="0" w:color="auto"/>
          </w:divBdr>
        </w:div>
      </w:divsChild>
    </w:div>
    <w:div w:id="35468037">
      <w:bodyDiv w:val="1"/>
      <w:marLeft w:val="0"/>
      <w:marRight w:val="0"/>
      <w:marTop w:val="0"/>
      <w:marBottom w:val="0"/>
      <w:divBdr>
        <w:top w:val="none" w:sz="0" w:space="0" w:color="auto"/>
        <w:left w:val="none" w:sz="0" w:space="0" w:color="auto"/>
        <w:bottom w:val="none" w:sz="0" w:space="0" w:color="auto"/>
        <w:right w:val="none" w:sz="0" w:space="0" w:color="auto"/>
      </w:divBdr>
      <w:divsChild>
        <w:div w:id="127476304">
          <w:marLeft w:val="640"/>
          <w:marRight w:val="0"/>
          <w:marTop w:val="0"/>
          <w:marBottom w:val="0"/>
          <w:divBdr>
            <w:top w:val="none" w:sz="0" w:space="0" w:color="auto"/>
            <w:left w:val="none" w:sz="0" w:space="0" w:color="auto"/>
            <w:bottom w:val="none" w:sz="0" w:space="0" w:color="auto"/>
            <w:right w:val="none" w:sz="0" w:space="0" w:color="auto"/>
          </w:divBdr>
        </w:div>
        <w:div w:id="442113848">
          <w:marLeft w:val="640"/>
          <w:marRight w:val="0"/>
          <w:marTop w:val="0"/>
          <w:marBottom w:val="0"/>
          <w:divBdr>
            <w:top w:val="none" w:sz="0" w:space="0" w:color="auto"/>
            <w:left w:val="none" w:sz="0" w:space="0" w:color="auto"/>
            <w:bottom w:val="none" w:sz="0" w:space="0" w:color="auto"/>
            <w:right w:val="none" w:sz="0" w:space="0" w:color="auto"/>
          </w:divBdr>
        </w:div>
        <w:div w:id="462235106">
          <w:marLeft w:val="640"/>
          <w:marRight w:val="0"/>
          <w:marTop w:val="0"/>
          <w:marBottom w:val="0"/>
          <w:divBdr>
            <w:top w:val="none" w:sz="0" w:space="0" w:color="auto"/>
            <w:left w:val="none" w:sz="0" w:space="0" w:color="auto"/>
            <w:bottom w:val="none" w:sz="0" w:space="0" w:color="auto"/>
            <w:right w:val="none" w:sz="0" w:space="0" w:color="auto"/>
          </w:divBdr>
        </w:div>
        <w:div w:id="632490642">
          <w:marLeft w:val="640"/>
          <w:marRight w:val="0"/>
          <w:marTop w:val="0"/>
          <w:marBottom w:val="0"/>
          <w:divBdr>
            <w:top w:val="none" w:sz="0" w:space="0" w:color="auto"/>
            <w:left w:val="none" w:sz="0" w:space="0" w:color="auto"/>
            <w:bottom w:val="none" w:sz="0" w:space="0" w:color="auto"/>
            <w:right w:val="none" w:sz="0" w:space="0" w:color="auto"/>
          </w:divBdr>
        </w:div>
        <w:div w:id="663820772">
          <w:marLeft w:val="640"/>
          <w:marRight w:val="0"/>
          <w:marTop w:val="0"/>
          <w:marBottom w:val="0"/>
          <w:divBdr>
            <w:top w:val="none" w:sz="0" w:space="0" w:color="auto"/>
            <w:left w:val="none" w:sz="0" w:space="0" w:color="auto"/>
            <w:bottom w:val="none" w:sz="0" w:space="0" w:color="auto"/>
            <w:right w:val="none" w:sz="0" w:space="0" w:color="auto"/>
          </w:divBdr>
        </w:div>
        <w:div w:id="801846379">
          <w:marLeft w:val="640"/>
          <w:marRight w:val="0"/>
          <w:marTop w:val="0"/>
          <w:marBottom w:val="0"/>
          <w:divBdr>
            <w:top w:val="none" w:sz="0" w:space="0" w:color="auto"/>
            <w:left w:val="none" w:sz="0" w:space="0" w:color="auto"/>
            <w:bottom w:val="none" w:sz="0" w:space="0" w:color="auto"/>
            <w:right w:val="none" w:sz="0" w:space="0" w:color="auto"/>
          </w:divBdr>
        </w:div>
        <w:div w:id="1097017422">
          <w:marLeft w:val="640"/>
          <w:marRight w:val="0"/>
          <w:marTop w:val="0"/>
          <w:marBottom w:val="0"/>
          <w:divBdr>
            <w:top w:val="none" w:sz="0" w:space="0" w:color="auto"/>
            <w:left w:val="none" w:sz="0" w:space="0" w:color="auto"/>
            <w:bottom w:val="none" w:sz="0" w:space="0" w:color="auto"/>
            <w:right w:val="none" w:sz="0" w:space="0" w:color="auto"/>
          </w:divBdr>
        </w:div>
        <w:div w:id="1149633118">
          <w:marLeft w:val="640"/>
          <w:marRight w:val="0"/>
          <w:marTop w:val="0"/>
          <w:marBottom w:val="0"/>
          <w:divBdr>
            <w:top w:val="none" w:sz="0" w:space="0" w:color="auto"/>
            <w:left w:val="none" w:sz="0" w:space="0" w:color="auto"/>
            <w:bottom w:val="none" w:sz="0" w:space="0" w:color="auto"/>
            <w:right w:val="none" w:sz="0" w:space="0" w:color="auto"/>
          </w:divBdr>
        </w:div>
        <w:div w:id="1218591921">
          <w:marLeft w:val="640"/>
          <w:marRight w:val="0"/>
          <w:marTop w:val="0"/>
          <w:marBottom w:val="0"/>
          <w:divBdr>
            <w:top w:val="none" w:sz="0" w:space="0" w:color="auto"/>
            <w:left w:val="none" w:sz="0" w:space="0" w:color="auto"/>
            <w:bottom w:val="none" w:sz="0" w:space="0" w:color="auto"/>
            <w:right w:val="none" w:sz="0" w:space="0" w:color="auto"/>
          </w:divBdr>
        </w:div>
        <w:div w:id="1296257463">
          <w:marLeft w:val="640"/>
          <w:marRight w:val="0"/>
          <w:marTop w:val="0"/>
          <w:marBottom w:val="0"/>
          <w:divBdr>
            <w:top w:val="none" w:sz="0" w:space="0" w:color="auto"/>
            <w:left w:val="none" w:sz="0" w:space="0" w:color="auto"/>
            <w:bottom w:val="none" w:sz="0" w:space="0" w:color="auto"/>
            <w:right w:val="none" w:sz="0" w:space="0" w:color="auto"/>
          </w:divBdr>
        </w:div>
        <w:div w:id="1683975816">
          <w:marLeft w:val="640"/>
          <w:marRight w:val="0"/>
          <w:marTop w:val="0"/>
          <w:marBottom w:val="0"/>
          <w:divBdr>
            <w:top w:val="none" w:sz="0" w:space="0" w:color="auto"/>
            <w:left w:val="none" w:sz="0" w:space="0" w:color="auto"/>
            <w:bottom w:val="none" w:sz="0" w:space="0" w:color="auto"/>
            <w:right w:val="none" w:sz="0" w:space="0" w:color="auto"/>
          </w:divBdr>
        </w:div>
        <w:div w:id="1927566337">
          <w:marLeft w:val="640"/>
          <w:marRight w:val="0"/>
          <w:marTop w:val="0"/>
          <w:marBottom w:val="0"/>
          <w:divBdr>
            <w:top w:val="none" w:sz="0" w:space="0" w:color="auto"/>
            <w:left w:val="none" w:sz="0" w:space="0" w:color="auto"/>
            <w:bottom w:val="none" w:sz="0" w:space="0" w:color="auto"/>
            <w:right w:val="none" w:sz="0" w:space="0" w:color="auto"/>
          </w:divBdr>
        </w:div>
        <w:div w:id="1947078075">
          <w:marLeft w:val="640"/>
          <w:marRight w:val="0"/>
          <w:marTop w:val="0"/>
          <w:marBottom w:val="0"/>
          <w:divBdr>
            <w:top w:val="none" w:sz="0" w:space="0" w:color="auto"/>
            <w:left w:val="none" w:sz="0" w:space="0" w:color="auto"/>
            <w:bottom w:val="none" w:sz="0" w:space="0" w:color="auto"/>
            <w:right w:val="none" w:sz="0" w:space="0" w:color="auto"/>
          </w:divBdr>
        </w:div>
        <w:div w:id="2123261146">
          <w:marLeft w:val="640"/>
          <w:marRight w:val="0"/>
          <w:marTop w:val="0"/>
          <w:marBottom w:val="0"/>
          <w:divBdr>
            <w:top w:val="none" w:sz="0" w:space="0" w:color="auto"/>
            <w:left w:val="none" w:sz="0" w:space="0" w:color="auto"/>
            <w:bottom w:val="none" w:sz="0" w:space="0" w:color="auto"/>
            <w:right w:val="none" w:sz="0" w:space="0" w:color="auto"/>
          </w:divBdr>
        </w:div>
      </w:divsChild>
    </w:div>
    <w:div w:id="36125592">
      <w:bodyDiv w:val="1"/>
      <w:marLeft w:val="0"/>
      <w:marRight w:val="0"/>
      <w:marTop w:val="0"/>
      <w:marBottom w:val="0"/>
      <w:divBdr>
        <w:top w:val="none" w:sz="0" w:space="0" w:color="auto"/>
        <w:left w:val="none" w:sz="0" w:space="0" w:color="auto"/>
        <w:bottom w:val="none" w:sz="0" w:space="0" w:color="auto"/>
        <w:right w:val="none" w:sz="0" w:space="0" w:color="auto"/>
      </w:divBdr>
      <w:divsChild>
        <w:div w:id="379481006">
          <w:marLeft w:val="640"/>
          <w:marRight w:val="0"/>
          <w:marTop w:val="0"/>
          <w:marBottom w:val="0"/>
          <w:divBdr>
            <w:top w:val="none" w:sz="0" w:space="0" w:color="auto"/>
            <w:left w:val="none" w:sz="0" w:space="0" w:color="auto"/>
            <w:bottom w:val="none" w:sz="0" w:space="0" w:color="auto"/>
            <w:right w:val="none" w:sz="0" w:space="0" w:color="auto"/>
          </w:divBdr>
        </w:div>
        <w:div w:id="161045503">
          <w:marLeft w:val="640"/>
          <w:marRight w:val="0"/>
          <w:marTop w:val="0"/>
          <w:marBottom w:val="0"/>
          <w:divBdr>
            <w:top w:val="none" w:sz="0" w:space="0" w:color="auto"/>
            <w:left w:val="none" w:sz="0" w:space="0" w:color="auto"/>
            <w:bottom w:val="none" w:sz="0" w:space="0" w:color="auto"/>
            <w:right w:val="none" w:sz="0" w:space="0" w:color="auto"/>
          </w:divBdr>
        </w:div>
        <w:div w:id="1954483259">
          <w:marLeft w:val="640"/>
          <w:marRight w:val="0"/>
          <w:marTop w:val="0"/>
          <w:marBottom w:val="0"/>
          <w:divBdr>
            <w:top w:val="none" w:sz="0" w:space="0" w:color="auto"/>
            <w:left w:val="none" w:sz="0" w:space="0" w:color="auto"/>
            <w:bottom w:val="none" w:sz="0" w:space="0" w:color="auto"/>
            <w:right w:val="none" w:sz="0" w:space="0" w:color="auto"/>
          </w:divBdr>
        </w:div>
        <w:div w:id="148789360">
          <w:marLeft w:val="640"/>
          <w:marRight w:val="0"/>
          <w:marTop w:val="0"/>
          <w:marBottom w:val="0"/>
          <w:divBdr>
            <w:top w:val="none" w:sz="0" w:space="0" w:color="auto"/>
            <w:left w:val="none" w:sz="0" w:space="0" w:color="auto"/>
            <w:bottom w:val="none" w:sz="0" w:space="0" w:color="auto"/>
            <w:right w:val="none" w:sz="0" w:space="0" w:color="auto"/>
          </w:divBdr>
        </w:div>
        <w:div w:id="1671718216">
          <w:marLeft w:val="640"/>
          <w:marRight w:val="0"/>
          <w:marTop w:val="0"/>
          <w:marBottom w:val="0"/>
          <w:divBdr>
            <w:top w:val="none" w:sz="0" w:space="0" w:color="auto"/>
            <w:left w:val="none" w:sz="0" w:space="0" w:color="auto"/>
            <w:bottom w:val="none" w:sz="0" w:space="0" w:color="auto"/>
            <w:right w:val="none" w:sz="0" w:space="0" w:color="auto"/>
          </w:divBdr>
        </w:div>
        <w:div w:id="247077172">
          <w:marLeft w:val="640"/>
          <w:marRight w:val="0"/>
          <w:marTop w:val="0"/>
          <w:marBottom w:val="0"/>
          <w:divBdr>
            <w:top w:val="none" w:sz="0" w:space="0" w:color="auto"/>
            <w:left w:val="none" w:sz="0" w:space="0" w:color="auto"/>
            <w:bottom w:val="none" w:sz="0" w:space="0" w:color="auto"/>
            <w:right w:val="none" w:sz="0" w:space="0" w:color="auto"/>
          </w:divBdr>
        </w:div>
        <w:div w:id="1136147562">
          <w:marLeft w:val="640"/>
          <w:marRight w:val="0"/>
          <w:marTop w:val="0"/>
          <w:marBottom w:val="0"/>
          <w:divBdr>
            <w:top w:val="none" w:sz="0" w:space="0" w:color="auto"/>
            <w:left w:val="none" w:sz="0" w:space="0" w:color="auto"/>
            <w:bottom w:val="none" w:sz="0" w:space="0" w:color="auto"/>
            <w:right w:val="none" w:sz="0" w:space="0" w:color="auto"/>
          </w:divBdr>
        </w:div>
        <w:div w:id="476458487">
          <w:marLeft w:val="640"/>
          <w:marRight w:val="0"/>
          <w:marTop w:val="0"/>
          <w:marBottom w:val="0"/>
          <w:divBdr>
            <w:top w:val="none" w:sz="0" w:space="0" w:color="auto"/>
            <w:left w:val="none" w:sz="0" w:space="0" w:color="auto"/>
            <w:bottom w:val="none" w:sz="0" w:space="0" w:color="auto"/>
            <w:right w:val="none" w:sz="0" w:space="0" w:color="auto"/>
          </w:divBdr>
        </w:div>
        <w:div w:id="1306466748">
          <w:marLeft w:val="640"/>
          <w:marRight w:val="0"/>
          <w:marTop w:val="0"/>
          <w:marBottom w:val="0"/>
          <w:divBdr>
            <w:top w:val="none" w:sz="0" w:space="0" w:color="auto"/>
            <w:left w:val="none" w:sz="0" w:space="0" w:color="auto"/>
            <w:bottom w:val="none" w:sz="0" w:space="0" w:color="auto"/>
            <w:right w:val="none" w:sz="0" w:space="0" w:color="auto"/>
          </w:divBdr>
        </w:div>
        <w:div w:id="674385726">
          <w:marLeft w:val="640"/>
          <w:marRight w:val="0"/>
          <w:marTop w:val="0"/>
          <w:marBottom w:val="0"/>
          <w:divBdr>
            <w:top w:val="none" w:sz="0" w:space="0" w:color="auto"/>
            <w:left w:val="none" w:sz="0" w:space="0" w:color="auto"/>
            <w:bottom w:val="none" w:sz="0" w:space="0" w:color="auto"/>
            <w:right w:val="none" w:sz="0" w:space="0" w:color="auto"/>
          </w:divBdr>
        </w:div>
        <w:div w:id="446660201">
          <w:marLeft w:val="640"/>
          <w:marRight w:val="0"/>
          <w:marTop w:val="0"/>
          <w:marBottom w:val="0"/>
          <w:divBdr>
            <w:top w:val="none" w:sz="0" w:space="0" w:color="auto"/>
            <w:left w:val="none" w:sz="0" w:space="0" w:color="auto"/>
            <w:bottom w:val="none" w:sz="0" w:space="0" w:color="auto"/>
            <w:right w:val="none" w:sz="0" w:space="0" w:color="auto"/>
          </w:divBdr>
        </w:div>
        <w:div w:id="819617418">
          <w:marLeft w:val="640"/>
          <w:marRight w:val="0"/>
          <w:marTop w:val="0"/>
          <w:marBottom w:val="0"/>
          <w:divBdr>
            <w:top w:val="none" w:sz="0" w:space="0" w:color="auto"/>
            <w:left w:val="none" w:sz="0" w:space="0" w:color="auto"/>
            <w:bottom w:val="none" w:sz="0" w:space="0" w:color="auto"/>
            <w:right w:val="none" w:sz="0" w:space="0" w:color="auto"/>
          </w:divBdr>
        </w:div>
        <w:div w:id="950094062">
          <w:marLeft w:val="640"/>
          <w:marRight w:val="0"/>
          <w:marTop w:val="0"/>
          <w:marBottom w:val="0"/>
          <w:divBdr>
            <w:top w:val="none" w:sz="0" w:space="0" w:color="auto"/>
            <w:left w:val="none" w:sz="0" w:space="0" w:color="auto"/>
            <w:bottom w:val="none" w:sz="0" w:space="0" w:color="auto"/>
            <w:right w:val="none" w:sz="0" w:space="0" w:color="auto"/>
          </w:divBdr>
        </w:div>
        <w:div w:id="1094086571">
          <w:marLeft w:val="640"/>
          <w:marRight w:val="0"/>
          <w:marTop w:val="0"/>
          <w:marBottom w:val="0"/>
          <w:divBdr>
            <w:top w:val="none" w:sz="0" w:space="0" w:color="auto"/>
            <w:left w:val="none" w:sz="0" w:space="0" w:color="auto"/>
            <w:bottom w:val="none" w:sz="0" w:space="0" w:color="auto"/>
            <w:right w:val="none" w:sz="0" w:space="0" w:color="auto"/>
          </w:divBdr>
        </w:div>
        <w:div w:id="585383976">
          <w:marLeft w:val="640"/>
          <w:marRight w:val="0"/>
          <w:marTop w:val="0"/>
          <w:marBottom w:val="0"/>
          <w:divBdr>
            <w:top w:val="none" w:sz="0" w:space="0" w:color="auto"/>
            <w:left w:val="none" w:sz="0" w:space="0" w:color="auto"/>
            <w:bottom w:val="none" w:sz="0" w:space="0" w:color="auto"/>
            <w:right w:val="none" w:sz="0" w:space="0" w:color="auto"/>
          </w:divBdr>
        </w:div>
        <w:div w:id="5518185">
          <w:marLeft w:val="640"/>
          <w:marRight w:val="0"/>
          <w:marTop w:val="0"/>
          <w:marBottom w:val="0"/>
          <w:divBdr>
            <w:top w:val="none" w:sz="0" w:space="0" w:color="auto"/>
            <w:left w:val="none" w:sz="0" w:space="0" w:color="auto"/>
            <w:bottom w:val="none" w:sz="0" w:space="0" w:color="auto"/>
            <w:right w:val="none" w:sz="0" w:space="0" w:color="auto"/>
          </w:divBdr>
        </w:div>
        <w:div w:id="1618949485">
          <w:marLeft w:val="640"/>
          <w:marRight w:val="0"/>
          <w:marTop w:val="0"/>
          <w:marBottom w:val="0"/>
          <w:divBdr>
            <w:top w:val="none" w:sz="0" w:space="0" w:color="auto"/>
            <w:left w:val="none" w:sz="0" w:space="0" w:color="auto"/>
            <w:bottom w:val="none" w:sz="0" w:space="0" w:color="auto"/>
            <w:right w:val="none" w:sz="0" w:space="0" w:color="auto"/>
          </w:divBdr>
        </w:div>
        <w:div w:id="1976643839">
          <w:marLeft w:val="640"/>
          <w:marRight w:val="0"/>
          <w:marTop w:val="0"/>
          <w:marBottom w:val="0"/>
          <w:divBdr>
            <w:top w:val="none" w:sz="0" w:space="0" w:color="auto"/>
            <w:left w:val="none" w:sz="0" w:space="0" w:color="auto"/>
            <w:bottom w:val="none" w:sz="0" w:space="0" w:color="auto"/>
            <w:right w:val="none" w:sz="0" w:space="0" w:color="auto"/>
          </w:divBdr>
        </w:div>
        <w:div w:id="1043359151">
          <w:marLeft w:val="640"/>
          <w:marRight w:val="0"/>
          <w:marTop w:val="0"/>
          <w:marBottom w:val="0"/>
          <w:divBdr>
            <w:top w:val="none" w:sz="0" w:space="0" w:color="auto"/>
            <w:left w:val="none" w:sz="0" w:space="0" w:color="auto"/>
            <w:bottom w:val="none" w:sz="0" w:space="0" w:color="auto"/>
            <w:right w:val="none" w:sz="0" w:space="0" w:color="auto"/>
          </w:divBdr>
        </w:div>
        <w:div w:id="1959793548">
          <w:marLeft w:val="640"/>
          <w:marRight w:val="0"/>
          <w:marTop w:val="0"/>
          <w:marBottom w:val="0"/>
          <w:divBdr>
            <w:top w:val="none" w:sz="0" w:space="0" w:color="auto"/>
            <w:left w:val="none" w:sz="0" w:space="0" w:color="auto"/>
            <w:bottom w:val="none" w:sz="0" w:space="0" w:color="auto"/>
            <w:right w:val="none" w:sz="0" w:space="0" w:color="auto"/>
          </w:divBdr>
        </w:div>
        <w:div w:id="2117291413">
          <w:marLeft w:val="640"/>
          <w:marRight w:val="0"/>
          <w:marTop w:val="0"/>
          <w:marBottom w:val="0"/>
          <w:divBdr>
            <w:top w:val="none" w:sz="0" w:space="0" w:color="auto"/>
            <w:left w:val="none" w:sz="0" w:space="0" w:color="auto"/>
            <w:bottom w:val="none" w:sz="0" w:space="0" w:color="auto"/>
            <w:right w:val="none" w:sz="0" w:space="0" w:color="auto"/>
          </w:divBdr>
        </w:div>
        <w:div w:id="1604798403">
          <w:marLeft w:val="640"/>
          <w:marRight w:val="0"/>
          <w:marTop w:val="0"/>
          <w:marBottom w:val="0"/>
          <w:divBdr>
            <w:top w:val="none" w:sz="0" w:space="0" w:color="auto"/>
            <w:left w:val="none" w:sz="0" w:space="0" w:color="auto"/>
            <w:bottom w:val="none" w:sz="0" w:space="0" w:color="auto"/>
            <w:right w:val="none" w:sz="0" w:space="0" w:color="auto"/>
          </w:divBdr>
        </w:div>
        <w:div w:id="509950796">
          <w:marLeft w:val="640"/>
          <w:marRight w:val="0"/>
          <w:marTop w:val="0"/>
          <w:marBottom w:val="0"/>
          <w:divBdr>
            <w:top w:val="none" w:sz="0" w:space="0" w:color="auto"/>
            <w:left w:val="none" w:sz="0" w:space="0" w:color="auto"/>
            <w:bottom w:val="none" w:sz="0" w:space="0" w:color="auto"/>
            <w:right w:val="none" w:sz="0" w:space="0" w:color="auto"/>
          </w:divBdr>
        </w:div>
        <w:div w:id="1805199605">
          <w:marLeft w:val="640"/>
          <w:marRight w:val="0"/>
          <w:marTop w:val="0"/>
          <w:marBottom w:val="0"/>
          <w:divBdr>
            <w:top w:val="none" w:sz="0" w:space="0" w:color="auto"/>
            <w:left w:val="none" w:sz="0" w:space="0" w:color="auto"/>
            <w:bottom w:val="none" w:sz="0" w:space="0" w:color="auto"/>
            <w:right w:val="none" w:sz="0" w:space="0" w:color="auto"/>
          </w:divBdr>
        </w:div>
        <w:div w:id="329143112">
          <w:marLeft w:val="640"/>
          <w:marRight w:val="0"/>
          <w:marTop w:val="0"/>
          <w:marBottom w:val="0"/>
          <w:divBdr>
            <w:top w:val="none" w:sz="0" w:space="0" w:color="auto"/>
            <w:left w:val="none" w:sz="0" w:space="0" w:color="auto"/>
            <w:bottom w:val="none" w:sz="0" w:space="0" w:color="auto"/>
            <w:right w:val="none" w:sz="0" w:space="0" w:color="auto"/>
          </w:divBdr>
        </w:div>
        <w:div w:id="1925800445">
          <w:marLeft w:val="640"/>
          <w:marRight w:val="0"/>
          <w:marTop w:val="0"/>
          <w:marBottom w:val="0"/>
          <w:divBdr>
            <w:top w:val="none" w:sz="0" w:space="0" w:color="auto"/>
            <w:left w:val="none" w:sz="0" w:space="0" w:color="auto"/>
            <w:bottom w:val="none" w:sz="0" w:space="0" w:color="auto"/>
            <w:right w:val="none" w:sz="0" w:space="0" w:color="auto"/>
          </w:divBdr>
        </w:div>
        <w:div w:id="26639415">
          <w:marLeft w:val="640"/>
          <w:marRight w:val="0"/>
          <w:marTop w:val="0"/>
          <w:marBottom w:val="0"/>
          <w:divBdr>
            <w:top w:val="none" w:sz="0" w:space="0" w:color="auto"/>
            <w:left w:val="none" w:sz="0" w:space="0" w:color="auto"/>
            <w:bottom w:val="none" w:sz="0" w:space="0" w:color="auto"/>
            <w:right w:val="none" w:sz="0" w:space="0" w:color="auto"/>
          </w:divBdr>
        </w:div>
        <w:div w:id="367263941">
          <w:marLeft w:val="640"/>
          <w:marRight w:val="0"/>
          <w:marTop w:val="0"/>
          <w:marBottom w:val="0"/>
          <w:divBdr>
            <w:top w:val="none" w:sz="0" w:space="0" w:color="auto"/>
            <w:left w:val="none" w:sz="0" w:space="0" w:color="auto"/>
            <w:bottom w:val="none" w:sz="0" w:space="0" w:color="auto"/>
            <w:right w:val="none" w:sz="0" w:space="0" w:color="auto"/>
          </w:divBdr>
        </w:div>
        <w:div w:id="1718123395">
          <w:marLeft w:val="640"/>
          <w:marRight w:val="0"/>
          <w:marTop w:val="0"/>
          <w:marBottom w:val="0"/>
          <w:divBdr>
            <w:top w:val="none" w:sz="0" w:space="0" w:color="auto"/>
            <w:left w:val="none" w:sz="0" w:space="0" w:color="auto"/>
            <w:bottom w:val="none" w:sz="0" w:space="0" w:color="auto"/>
            <w:right w:val="none" w:sz="0" w:space="0" w:color="auto"/>
          </w:divBdr>
        </w:div>
        <w:div w:id="232352017">
          <w:marLeft w:val="640"/>
          <w:marRight w:val="0"/>
          <w:marTop w:val="0"/>
          <w:marBottom w:val="0"/>
          <w:divBdr>
            <w:top w:val="none" w:sz="0" w:space="0" w:color="auto"/>
            <w:left w:val="none" w:sz="0" w:space="0" w:color="auto"/>
            <w:bottom w:val="none" w:sz="0" w:space="0" w:color="auto"/>
            <w:right w:val="none" w:sz="0" w:space="0" w:color="auto"/>
          </w:divBdr>
        </w:div>
        <w:div w:id="644091110">
          <w:marLeft w:val="640"/>
          <w:marRight w:val="0"/>
          <w:marTop w:val="0"/>
          <w:marBottom w:val="0"/>
          <w:divBdr>
            <w:top w:val="none" w:sz="0" w:space="0" w:color="auto"/>
            <w:left w:val="none" w:sz="0" w:space="0" w:color="auto"/>
            <w:bottom w:val="none" w:sz="0" w:space="0" w:color="auto"/>
            <w:right w:val="none" w:sz="0" w:space="0" w:color="auto"/>
          </w:divBdr>
        </w:div>
      </w:divsChild>
    </w:div>
    <w:div w:id="42796294">
      <w:bodyDiv w:val="1"/>
      <w:marLeft w:val="0"/>
      <w:marRight w:val="0"/>
      <w:marTop w:val="0"/>
      <w:marBottom w:val="0"/>
      <w:divBdr>
        <w:top w:val="none" w:sz="0" w:space="0" w:color="auto"/>
        <w:left w:val="none" w:sz="0" w:space="0" w:color="auto"/>
        <w:bottom w:val="none" w:sz="0" w:space="0" w:color="auto"/>
        <w:right w:val="none" w:sz="0" w:space="0" w:color="auto"/>
      </w:divBdr>
      <w:divsChild>
        <w:div w:id="1928683627">
          <w:marLeft w:val="0"/>
          <w:marRight w:val="0"/>
          <w:marTop w:val="0"/>
          <w:marBottom w:val="0"/>
          <w:divBdr>
            <w:top w:val="none" w:sz="0" w:space="0" w:color="auto"/>
            <w:left w:val="none" w:sz="0" w:space="0" w:color="auto"/>
            <w:bottom w:val="none" w:sz="0" w:space="0" w:color="auto"/>
            <w:right w:val="none" w:sz="0" w:space="0" w:color="auto"/>
          </w:divBdr>
        </w:div>
      </w:divsChild>
    </w:div>
    <w:div w:id="53085132">
      <w:bodyDiv w:val="1"/>
      <w:marLeft w:val="0"/>
      <w:marRight w:val="0"/>
      <w:marTop w:val="0"/>
      <w:marBottom w:val="0"/>
      <w:divBdr>
        <w:top w:val="none" w:sz="0" w:space="0" w:color="auto"/>
        <w:left w:val="none" w:sz="0" w:space="0" w:color="auto"/>
        <w:bottom w:val="none" w:sz="0" w:space="0" w:color="auto"/>
        <w:right w:val="none" w:sz="0" w:space="0" w:color="auto"/>
      </w:divBdr>
    </w:div>
    <w:div w:id="64226418">
      <w:bodyDiv w:val="1"/>
      <w:marLeft w:val="0"/>
      <w:marRight w:val="0"/>
      <w:marTop w:val="0"/>
      <w:marBottom w:val="0"/>
      <w:divBdr>
        <w:top w:val="none" w:sz="0" w:space="0" w:color="auto"/>
        <w:left w:val="none" w:sz="0" w:space="0" w:color="auto"/>
        <w:bottom w:val="none" w:sz="0" w:space="0" w:color="auto"/>
        <w:right w:val="none" w:sz="0" w:space="0" w:color="auto"/>
      </w:divBdr>
      <w:divsChild>
        <w:div w:id="1313828555">
          <w:marLeft w:val="640"/>
          <w:marRight w:val="0"/>
          <w:marTop w:val="0"/>
          <w:marBottom w:val="0"/>
          <w:divBdr>
            <w:top w:val="none" w:sz="0" w:space="0" w:color="auto"/>
            <w:left w:val="none" w:sz="0" w:space="0" w:color="auto"/>
            <w:bottom w:val="none" w:sz="0" w:space="0" w:color="auto"/>
            <w:right w:val="none" w:sz="0" w:space="0" w:color="auto"/>
          </w:divBdr>
        </w:div>
        <w:div w:id="1461343065">
          <w:marLeft w:val="640"/>
          <w:marRight w:val="0"/>
          <w:marTop w:val="0"/>
          <w:marBottom w:val="0"/>
          <w:divBdr>
            <w:top w:val="none" w:sz="0" w:space="0" w:color="auto"/>
            <w:left w:val="none" w:sz="0" w:space="0" w:color="auto"/>
            <w:bottom w:val="none" w:sz="0" w:space="0" w:color="auto"/>
            <w:right w:val="none" w:sz="0" w:space="0" w:color="auto"/>
          </w:divBdr>
        </w:div>
        <w:div w:id="340007147">
          <w:marLeft w:val="640"/>
          <w:marRight w:val="0"/>
          <w:marTop w:val="0"/>
          <w:marBottom w:val="0"/>
          <w:divBdr>
            <w:top w:val="none" w:sz="0" w:space="0" w:color="auto"/>
            <w:left w:val="none" w:sz="0" w:space="0" w:color="auto"/>
            <w:bottom w:val="none" w:sz="0" w:space="0" w:color="auto"/>
            <w:right w:val="none" w:sz="0" w:space="0" w:color="auto"/>
          </w:divBdr>
        </w:div>
        <w:div w:id="1235313441">
          <w:marLeft w:val="640"/>
          <w:marRight w:val="0"/>
          <w:marTop w:val="0"/>
          <w:marBottom w:val="0"/>
          <w:divBdr>
            <w:top w:val="none" w:sz="0" w:space="0" w:color="auto"/>
            <w:left w:val="none" w:sz="0" w:space="0" w:color="auto"/>
            <w:bottom w:val="none" w:sz="0" w:space="0" w:color="auto"/>
            <w:right w:val="none" w:sz="0" w:space="0" w:color="auto"/>
          </w:divBdr>
        </w:div>
        <w:div w:id="1620407153">
          <w:marLeft w:val="640"/>
          <w:marRight w:val="0"/>
          <w:marTop w:val="0"/>
          <w:marBottom w:val="0"/>
          <w:divBdr>
            <w:top w:val="none" w:sz="0" w:space="0" w:color="auto"/>
            <w:left w:val="none" w:sz="0" w:space="0" w:color="auto"/>
            <w:bottom w:val="none" w:sz="0" w:space="0" w:color="auto"/>
            <w:right w:val="none" w:sz="0" w:space="0" w:color="auto"/>
          </w:divBdr>
        </w:div>
        <w:div w:id="2038240356">
          <w:marLeft w:val="640"/>
          <w:marRight w:val="0"/>
          <w:marTop w:val="0"/>
          <w:marBottom w:val="0"/>
          <w:divBdr>
            <w:top w:val="none" w:sz="0" w:space="0" w:color="auto"/>
            <w:left w:val="none" w:sz="0" w:space="0" w:color="auto"/>
            <w:bottom w:val="none" w:sz="0" w:space="0" w:color="auto"/>
            <w:right w:val="none" w:sz="0" w:space="0" w:color="auto"/>
          </w:divBdr>
        </w:div>
        <w:div w:id="1094982114">
          <w:marLeft w:val="640"/>
          <w:marRight w:val="0"/>
          <w:marTop w:val="0"/>
          <w:marBottom w:val="0"/>
          <w:divBdr>
            <w:top w:val="none" w:sz="0" w:space="0" w:color="auto"/>
            <w:left w:val="none" w:sz="0" w:space="0" w:color="auto"/>
            <w:bottom w:val="none" w:sz="0" w:space="0" w:color="auto"/>
            <w:right w:val="none" w:sz="0" w:space="0" w:color="auto"/>
          </w:divBdr>
        </w:div>
        <w:div w:id="1372072489">
          <w:marLeft w:val="640"/>
          <w:marRight w:val="0"/>
          <w:marTop w:val="0"/>
          <w:marBottom w:val="0"/>
          <w:divBdr>
            <w:top w:val="none" w:sz="0" w:space="0" w:color="auto"/>
            <w:left w:val="none" w:sz="0" w:space="0" w:color="auto"/>
            <w:bottom w:val="none" w:sz="0" w:space="0" w:color="auto"/>
            <w:right w:val="none" w:sz="0" w:space="0" w:color="auto"/>
          </w:divBdr>
        </w:div>
        <w:div w:id="1317032342">
          <w:marLeft w:val="640"/>
          <w:marRight w:val="0"/>
          <w:marTop w:val="0"/>
          <w:marBottom w:val="0"/>
          <w:divBdr>
            <w:top w:val="none" w:sz="0" w:space="0" w:color="auto"/>
            <w:left w:val="none" w:sz="0" w:space="0" w:color="auto"/>
            <w:bottom w:val="none" w:sz="0" w:space="0" w:color="auto"/>
            <w:right w:val="none" w:sz="0" w:space="0" w:color="auto"/>
          </w:divBdr>
        </w:div>
        <w:div w:id="1649017467">
          <w:marLeft w:val="640"/>
          <w:marRight w:val="0"/>
          <w:marTop w:val="0"/>
          <w:marBottom w:val="0"/>
          <w:divBdr>
            <w:top w:val="none" w:sz="0" w:space="0" w:color="auto"/>
            <w:left w:val="none" w:sz="0" w:space="0" w:color="auto"/>
            <w:bottom w:val="none" w:sz="0" w:space="0" w:color="auto"/>
            <w:right w:val="none" w:sz="0" w:space="0" w:color="auto"/>
          </w:divBdr>
        </w:div>
        <w:div w:id="1666858655">
          <w:marLeft w:val="640"/>
          <w:marRight w:val="0"/>
          <w:marTop w:val="0"/>
          <w:marBottom w:val="0"/>
          <w:divBdr>
            <w:top w:val="none" w:sz="0" w:space="0" w:color="auto"/>
            <w:left w:val="none" w:sz="0" w:space="0" w:color="auto"/>
            <w:bottom w:val="none" w:sz="0" w:space="0" w:color="auto"/>
            <w:right w:val="none" w:sz="0" w:space="0" w:color="auto"/>
          </w:divBdr>
        </w:div>
        <w:div w:id="1965308684">
          <w:marLeft w:val="640"/>
          <w:marRight w:val="0"/>
          <w:marTop w:val="0"/>
          <w:marBottom w:val="0"/>
          <w:divBdr>
            <w:top w:val="none" w:sz="0" w:space="0" w:color="auto"/>
            <w:left w:val="none" w:sz="0" w:space="0" w:color="auto"/>
            <w:bottom w:val="none" w:sz="0" w:space="0" w:color="auto"/>
            <w:right w:val="none" w:sz="0" w:space="0" w:color="auto"/>
          </w:divBdr>
        </w:div>
        <w:div w:id="162206562">
          <w:marLeft w:val="640"/>
          <w:marRight w:val="0"/>
          <w:marTop w:val="0"/>
          <w:marBottom w:val="0"/>
          <w:divBdr>
            <w:top w:val="none" w:sz="0" w:space="0" w:color="auto"/>
            <w:left w:val="none" w:sz="0" w:space="0" w:color="auto"/>
            <w:bottom w:val="none" w:sz="0" w:space="0" w:color="auto"/>
            <w:right w:val="none" w:sz="0" w:space="0" w:color="auto"/>
          </w:divBdr>
        </w:div>
        <w:div w:id="1912352366">
          <w:marLeft w:val="640"/>
          <w:marRight w:val="0"/>
          <w:marTop w:val="0"/>
          <w:marBottom w:val="0"/>
          <w:divBdr>
            <w:top w:val="none" w:sz="0" w:space="0" w:color="auto"/>
            <w:left w:val="none" w:sz="0" w:space="0" w:color="auto"/>
            <w:bottom w:val="none" w:sz="0" w:space="0" w:color="auto"/>
            <w:right w:val="none" w:sz="0" w:space="0" w:color="auto"/>
          </w:divBdr>
        </w:div>
        <w:div w:id="1892885231">
          <w:marLeft w:val="640"/>
          <w:marRight w:val="0"/>
          <w:marTop w:val="0"/>
          <w:marBottom w:val="0"/>
          <w:divBdr>
            <w:top w:val="none" w:sz="0" w:space="0" w:color="auto"/>
            <w:left w:val="none" w:sz="0" w:space="0" w:color="auto"/>
            <w:bottom w:val="none" w:sz="0" w:space="0" w:color="auto"/>
            <w:right w:val="none" w:sz="0" w:space="0" w:color="auto"/>
          </w:divBdr>
        </w:div>
        <w:div w:id="587739628">
          <w:marLeft w:val="640"/>
          <w:marRight w:val="0"/>
          <w:marTop w:val="0"/>
          <w:marBottom w:val="0"/>
          <w:divBdr>
            <w:top w:val="none" w:sz="0" w:space="0" w:color="auto"/>
            <w:left w:val="none" w:sz="0" w:space="0" w:color="auto"/>
            <w:bottom w:val="none" w:sz="0" w:space="0" w:color="auto"/>
            <w:right w:val="none" w:sz="0" w:space="0" w:color="auto"/>
          </w:divBdr>
        </w:div>
        <w:div w:id="1656453700">
          <w:marLeft w:val="640"/>
          <w:marRight w:val="0"/>
          <w:marTop w:val="0"/>
          <w:marBottom w:val="0"/>
          <w:divBdr>
            <w:top w:val="none" w:sz="0" w:space="0" w:color="auto"/>
            <w:left w:val="none" w:sz="0" w:space="0" w:color="auto"/>
            <w:bottom w:val="none" w:sz="0" w:space="0" w:color="auto"/>
            <w:right w:val="none" w:sz="0" w:space="0" w:color="auto"/>
          </w:divBdr>
        </w:div>
        <w:div w:id="701637664">
          <w:marLeft w:val="640"/>
          <w:marRight w:val="0"/>
          <w:marTop w:val="0"/>
          <w:marBottom w:val="0"/>
          <w:divBdr>
            <w:top w:val="none" w:sz="0" w:space="0" w:color="auto"/>
            <w:left w:val="none" w:sz="0" w:space="0" w:color="auto"/>
            <w:bottom w:val="none" w:sz="0" w:space="0" w:color="auto"/>
            <w:right w:val="none" w:sz="0" w:space="0" w:color="auto"/>
          </w:divBdr>
        </w:div>
        <w:div w:id="1284725736">
          <w:marLeft w:val="640"/>
          <w:marRight w:val="0"/>
          <w:marTop w:val="0"/>
          <w:marBottom w:val="0"/>
          <w:divBdr>
            <w:top w:val="none" w:sz="0" w:space="0" w:color="auto"/>
            <w:left w:val="none" w:sz="0" w:space="0" w:color="auto"/>
            <w:bottom w:val="none" w:sz="0" w:space="0" w:color="auto"/>
            <w:right w:val="none" w:sz="0" w:space="0" w:color="auto"/>
          </w:divBdr>
        </w:div>
        <w:div w:id="1264924628">
          <w:marLeft w:val="640"/>
          <w:marRight w:val="0"/>
          <w:marTop w:val="0"/>
          <w:marBottom w:val="0"/>
          <w:divBdr>
            <w:top w:val="none" w:sz="0" w:space="0" w:color="auto"/>
            <w:left w:val="none" w:sz="0" w:space="0" w:color="auto"/>
            <w:bottom w:val="none" w:sz="0" w:space="0" w:color="auto"/>
            <w:right w:val="none" w:sz="0" w:space="0" w:color="auto"/>
          </w:divBdr>
        </w:div>
        <w:div w:id="1415009986">
          <w:marLeft w:val="640"/>
          <w:marRight w:val="0"/>
          <w:marTop w:val="0"/>
          <w:marBottom w:val="0"/>
          <w:divBdr>
            <w:top w:val="none" w:sz="0" w:space="0" w:color="auto"/>
            <w:left w:val="none" w:sz="0" w:space="0" w:color="auto"/>
            <w:bottom w:val="none" w:sz="0" w:space="0" w:color="auto"/>
            <w:right w:val="none" w:sz="0" w:space="0" w:color="auto"/>
          </w:divBdr>
        </w:div>
        <w:div w:id="1936161552">
          <w:marLeft w:val="640"/>
          <w:marRight w:val="0"/>
          <w:marTop w:val="0"/>
          <w:marBottom w:val="0"/>
          <w:divBdr>
            <w:top w:val="none" w:sz="0" w:space="0" w:color="auto"/>
            <w:left w:val="none" w:sz="0" w:space="0" w:color="auto"/>
            <w:bottom w:val="none" w:sz="0" w:space="0" w:color="auto"/>
            <w:right w:val="none" w:sz="0" w:space="0" w:color="auto"/>
          </w:divBdr>
        </w:div>
        <w:div w:id="1342582984">
          <w:marLeft w:val="640"/>
          <w:marRight w:val="0"/>
          <w:marTop w:val="0"/>
          <w:marBottom w:val="0"/>
          <w:divBdr>
            <w:top w:val="none" w:sz="0" w:space="0" w:color="auto"/>
            <w:left w:val="none" w:sz="0" w:space="0" w:color="auto"/>
            <w:bottom w:val="none" w:sz="0" w:space="0" w:color="auto"/>
            <w:right w:val="none" w:sz="0" w:space="0" w:color="auto"/>
          </w:divBdr>
        </w:div>
        <w:div w:id="951328868">
          <w:marLeft w:val="640"/>
          <w:marRight w:val="0"/>
          <w:marTop w:val="0"/>
          <w:marBottom w:val="0"/>
          <w:divBdr>
            <w:top w:val="none" w:sz="0" w:space="0" w:color="auto"/>
            <w:left w:val="none" w:sz="0" w:space="0" w:color="auto"/>
            <w:bottom w:val="none" w:sz="0" w:space="0" w:color="auto"/>
            <w:right w:val="none" w:sz="0" w:space="0" w:color="auto"/>
          </w:divBdr>
        </w:div>
        <w:div w:id="1298799906">
          <w:marLeft w:val="640"/>
          <w:marRight w:val="0"/>
          <w:marTop w:val="0"/>
          <w:marBottom w:val="0"/>
          <w:divBdr>
            <w:top w:val="none" w:sz="0" w:space="0" w:color="auto"/>
            <w:left w:val="none" w:sz="0" w:space="0" w:color="auto"/>
            <w:bottom w:val="none" w:sz="0" w:space="0" w:color="auto"/>
            <w:right w:val="none" w:sz="0" w:space="0" w:color="auto"/>
          </w:divBdr>
        </w:div>
        <w:div w:id="1227298358">
          <w:marLeft w:val="640"/>
          <w:marRight w:val="0"/>
          <w:marTop w:val="0"/>
          <w:marBottom w:val="0"/>
          <w:divBdr>
            <w:top w:val="none" w:sz="0" w:space="0" w:color="auto"/>
            <w:left w:val="none" w:sz="0" w:space="0" w:color="auto"/>
            <w:bottom w:val="none" w:sz="0" w:space="0" w:color="auto"/>
            <w:right w:val="none" w:sz="0" w:space="0" w:color="auto"/>
          </w:divBdr>
        </w:div>
        <w:div w:id="1159004641">
          <w:marLeft w:val="640"/>
          <w:marRight w:val="0"/>
          <w:marTop w:val="0"/>
          <w:marBottom w:val="0"/>
          <w:divBdr>
            <w:top w:val="none" w:sz="0" w:space="0" w:color="auto"/>
            <w:left w:val="none" w:sz="0" w:space="0" w:color="auto"/>
            <w:bottom w:val="none" w:sz="0" w:space="0" w:color="auto"/>
            <w:right w:val="none" w:sz="0" w:space="0" w:color="auto"/>
          </w:divBdr>
        </w:div>
        <w:div w:id="545143731">
          <w:marLeft w:val="640"/>
          <w:marRight w:val="0"/>
          <w:marTop w:val="0"/>
          <w:marBottom w:val="0"/>
          <w:divBdr>
            <w:top w:val="none" w:sz="0" w:space="0" w:color="auto"/>
            <w:left w:val="none" w:sz="0" w:space="0" w:color="auto"/>
            <w:bottom w:val="none" w:sz="0" w:space="0" w:color="auto"/>
            <w:right w:val="none" w:sz="0" w:space="0" w:color="auto"/>
          </w:divBdr>
        </w:div>
        <w:div w:id="1367875031">
          <w:marLeft w:val="640"/>
          <w:marRight w:val="0"/>
          <w:marTop w:val="0"/>
          <w:marBottom w:val="0"/>
          <w:divBdr>
            <w:top w:val="none" w:sz="0" w:space="0" w:color="auto"/>
            <w:left w:val="none" w:sz="0" w:space="0" w:color="auto"/>
            <w:bottom w:val="none" w:sz="0" w:space="0" w:color="auto"/>
            <w:right w:val="none" w:sz="0" w:space="0" w:color="auto"/>
          </w:divBdr>
        </w:div>
        <w:div w:id="1989287570">
          <w:marLeft w:val="640"/>
          <w:marRight w:val="0"/>
          <w:marTop w:val="0"/>
          <w:marBottom w:val="0"/>
          <w:divBdr>
            <w:top w:val="none" w:sz="0" w:space="0" w:color="auto"/>
            <w:left w:val="none" w:sz="0" w:space="0" w:color="auto"/>
            <w:bottom w:val="none" w:sz="0" w:space="0" w:color="auto"/>
            <w:right w:val="none" w:sz="0" w:space="0" w:color="auto"/>
          </w:divBdr>
        </w:div>
        <w:div w:id="91511435">
          <w:marLeft w:val="640"/>
          <w:marRight w:val="0"/>
          <w:marTop w:val="0"/>
          <w:marBottom w:val="0"/>
          <w:divBdr>
            <w:top w:val="none" w:sz="0" w:space="0" w:color="auto"/>
            <w:left w:val="none" w:sz="0" w:space="0" w:color="auto"/>
            <w:bottom w:val="none" w:sz="0" w:space="0" w:color="auto"/>
            <w:right w:val="none" w:sz="0" w:space="0" w:color="auto"/>
          </w:divBdr>
        </w:div>
        <w:div w:id="2011135307">
          <w:marLeft w:val="640"/>
          <w:marRight w:val="0"/>
          <w:marTop w:val="0"/>
          <w:marBottom w:val="0"/>
          <w:divBdr>
            <w:top w:val="none" w:sz="0" w:space="0" w:color="auto"/>
            <w:left w:val="none" w:sz="0" w:space="0" w:color="auto"/>
            <w:bottom w:val="none" w:sz="0" w:space="0" w:color="auto"/>
            <w:right w:val="none" w:sz="0" w:space="0" w:color="auto"/>
          </w:divBdr>
        </w:div>
      </w:divsChild>
    </w:div>
    <w:div w:id="80879887">
      <w:bodyDiv w:val="1"/>
      <w:marLeft w:val="0"/>
      <w:marRight w:val="0"/>
      <w:marTop w:val="0"/>
      <w:marBottom w:val="0"/>
      <w:divBdr>
        <w:top w:val="none" w:sz="0" w:space="0" w:color="auto"/>
        <w:left w:val="none" w:sz="0" w:space="0" w:color="auto"/>
        <w:bottom w:val="none" w:sz="0" w:space="0" w:color="auto"/>
        <w:right w:val="none" w:sz="0" w:space="0" w:color="auto"/>
      </w:divBdr>
      <w:divsChild>
        <w:div w:id="1297562925">
          <w:marLeft w:val="0"/>
          <w:marRight w:val="0"/>
          <w:marTop w:val="0"/>
          <w:marBottom w:val="0"/>
          <w:divBdr>
            <w:top w:val="none" w:sz="0" w:space="0" w:color="auto"/>
            <w:left w:val="none" w:sz="0" w:space="0" w:color="auto"/>
            <w:bottom w:val="none" w:sz="0" w:space="0" w:color="auto"/>
            <w:right w:val="none" w:sz="0" w:space="0" w:color="auto"/>
          </w:divBdr>
        </w:div>
      </w:divsChild>
    </w:div>
    <w:div w:id="90857042">
      <w:bodyDiv w:val="1"/>
      <w:marLeft w:val="0"/>
      <w:marRight w:val="0"/>
      <w:marTop w:val="0"/>
      <w:marBottom w:val="0"/>
      <w:divBdr>
        <w:top w:val="none" w:sz="0" w:space="0" w:color="auto"/>
        <w:left w:val="none" w:sz="0" w:space="0" w:color="auto"/>
        <w:bottom w:val="none" w:sz="0" w:space="0" w:color="auto"/>
        <w:right w:val="none" w:sz="0" w:space="0" w:color="auto"/>
      </w:divBdr>
      <w:divsChild>
        <w:div w:id="8332444">
          <w:marLeft w:val="640"/>
          <w:marRight w:val="0"/>
          <w:marTop w:val="0"/>
          <w:marBottom w:val="0"/>
          <w:divBdr>
            <w:top w:val="none" w:sz="0" w:space="0" w:color="auto"/>
            <w:left w:val="none" w:sz="0" w:space="0" w:color="auto"/>
            <w:bottom w:val="none" w:sz="0" w:space="0" w:color="auto"/>
            <w:right w:val="none" w:sz="0" w:space="0" w:color="auto"/>
          </w:divBdr>
        </w:div>
        <w:div w:id="65804921">
          <w:marLeft w:val="640"/>
          <w:marRight w:val="0"/>
          <w:marTop w:val="0"/>
          <w:marBottom w:val="0"/>
          <w:divBdr>
            <w:top w:val="none" w:sz="0" w:space="0" w:color="auto"/>
            <w:left w:val="none" w:sz="0" w:space="0" w:color="auto"/>
            <w:bottom w:val="none" w:sz="0" w:space="0" w:color="auto"/>
            <w:right w:val="none" w:sz="0" w:space="0" w:color="auto"/>
          </w:divBdr>
        </w:div>
        <w:div w:id="98990499">
          <w:marLeft w:val="640"/>
          <w:marRight w:val="0"/>
          <w:marTop w:val="0"/>
          <w:marBottom w:val="0"/>
          <w:divBdr>
            <w:top w:val="none" w:sz="0" w:space="0" w:color="auto"/>
            <w:left w:val="none" w:sz="0" w:space="0" w:color="auto"/>
            <w:bottom w:val="none" w:sz="0" w:space="0" w:color="auto"/>
            <w:right w:val="none" w:sz="0" w:space="0" w:color="auto"/>
          </w:divBdr>
        </w:div>
        <w:div w:id="190580863">
          <w:marLeft w:val="640"/>
          <w:marRight w:val="0"/>
          <w:marTop w:val="0"/>
          <w:marBottom w:val="0"/>
          <w:divBdr>
            <w:top w:val="none" w:sz="0" w:space="0" w:color="auto"/>
            <w:left w:val="none" w:sz="0" w:space="0" w:color="auto"/>
            <w:bottom w:val="none" w:sz="0" w:space="0" w:color="auto"/>
            <w:right w:val="none" w:sz="0" w:space="0" w:color="auto"/>
          </w:divBdr>
        </w:div>
        <w:div w:id="288977161">
          <w:marLeft w:val="640"/>
          <w:marRight w:val="0"/>
          <w:marTop w:val="0"/>
          <w:marBottom w:val="0"/>
          <w:divBdr>
            <w:top w:val="none" w:sz="0" w:space="0" w:color="auto"/>
            <w:left w:val="none" w:sz="0" w:space="0" w:color="auto"/>
            <w:bottom w:val="none" w:sz="0" w:space="0" w:color="auto"/>
            <w:right w:val="none" w:sz="0" w:space="0" w:color="auto"/>
          </w:divBdr>
        </w:div>
        <w:div w:id="318072465">
          <w:marLeft w:val="640"/>
          <w:marRight w:val="0"/>
          <w:marTop w:val="0"/>
          <w:marBottom w:val="0"/>
          <w:divBdr>
            <w:top w:val="none" w:sz="0" w:space="0" w:color="auto"/>
            <w:left w:val="none" w:sz="0" w:space="0" w:color="auto"/>
            <w:bottom w:val="none" w:sz="0" w:space="0" w:color="auto"/>
            <w:right w:val="none" w:sz="0" w:space="0" w:color="auto"/>
          </w:divBdr>
        </w:div>
        <w:div w:id="446628526">
          <w:marLeft w:val="640"/>
          <w:marRight w:val="0"/>
          <w:marTop w:val="0"/>
          <w:marBottom w:val="0"/>
          <w:divBdr>
            <w:top w:val="none" w:sz="0" w:space="0" w:color="auto"/>
            <w:left w:val="none" w:sz="0" w:space="0" w:color="auto"/>
            <w:bottom w:val="none" w:sz="0" w:space="0" w:color="auto"/>
            <w:right w:val="none" w:sz="0" w:space="0" w:color="auto"/>
          </w:divBdr>
        </w:div>
        <w:div w:id="532233699">
          <w:marLeft w:val="640"/>
          <w:marRight w:val="0"/>
          <w:marTop w:val="0"/>
          <w:marBottom w:val="0"/>
          <w:divBdr>
            <w:top w:val="none" w:sz="0" w:space="0" w:color="auto"/>
            <w:left w:val="none" w:sz="0" w:space="0" w:color="auto"/>
            <w:bottom w:val="none" w:sz="0" w:space="0" w:color="auto"/>
            <w:right w:val="none" w:sz="0" w:space="0" w:color="auto"/>
          </w:divBdr>
        </w:div>
        <w:div w:id="552153473">
          <w:marLeft w:val="640"/>
          <w:marRight w:val="0"/>
          <w:marTop w:val="0"/>
          <w:marBottom w:val="0"/>
          <w:divBdr>
            <w:top w:val="none" w:sz="0" w:space="0" w:color="auto"/>
            <w:left w:val="none" w:sz="0" w:space="0" w:color="auto"/>
            <w:bottom w:val="none" w:sz="0" w:space="0" w:color="auto"/>
            <w:right w:val="none" w:sz="0" w:space="0" w:color="auto"/>
          </w:divBdr>
        </w:div>
        <w:div w:id="597717722">
          <w:marLeft w:val="640"/>
          <w:marRight w:val="0"/>
          <w:marTop w:val="0"/>
          <w:marBottom w:val="0"/>
          <w:divBdr>
            <w:top w:val="none" w:sz="0" w:space="0" w:color="auto"/>
            <w:left w:val="none" w:sz="0" w:space="0" w:color="auto"/>
            <w:bottom w:val="none" w:sz="0" w:space="0" w:color="auto"/>
            <w:right w:val="none" w:sz="0" w:space="0" w:color="auto"/>
          </w:divBdr>
        </w:div>
        <w:div w:id="705910072">
          <w:marLeft w:val="640"/>
          <w:marRight w:val="0"/>
          <w:marTop w:val="0"/>
          <w:marBottom w:val="0"/>
          <w:divBdr>
            <w:top w:val="none" w:sz="0" w:space="0" w:color="auto"/>
            <w:left w:val="none" w:sz="0" w:space="0" w:color="auto"/>
            <w:bottom w:val="none" w:sz="0" w:space="0" w:color="auto"/>
            <w:right w:val="none" w:sz="0" w:space="0" w:color="auto"/>
          </w:divBdr>
        </w:div>
        <w:div w:id="747190072">
          <w:marLeft w:val="640"/>
          <w:marRight w:val="0"/>
          <w:marTop w:val="0"/>
          <w:marBottom w:val="0"/>
          <w:divBdr>
            <w:top w:val="none" w:sz="0" w:space="0" w:color="auto"/>
            <w:left w:val="none" w:sz="0" w:space="0" w:color="auto"/>
            <w:bottom w:val="none" w:sz="0" w:space="0" w:color="auto"/>
            <w:right w:val="none" w:sz="0" w:space="0" w:color="auto"/>
          </w:divBdr>
        </w:div>
        <w:div w:id="848837222">
          <w:marLeft w:val="640"/>
          <w:marRight w:val="0"/>
          <w:marTop w:val="0"/>
          <w:marBottom w:val="0"/>
          <w:divBdr>
            <w:top w:val="none" w:sz="0" w:space="0" w:color="auto"/>
            <w:left w:val="none" w:sz="0" w:space="0" w:color="auto"/>
            <w:bottom w:val="none" w:sz="0" w:space="0" w:color="auto"/>
            <w:right w:val="none" w:sz="0" w:space="0" w:color="auto"/>
          </w:divBdr>
        </w:div>
        <w:div w:id="858931807">
          <w:marLeft w:val="640"/>
          <w:marRight w:val="0"/>
          <w:marTop w:val="0"/>
          <w:marBottom w:val="0"/>
          <w:divBdr>
            <w:top w:val="none" w:sz="0" w:space="0" w:color="auto"/>
            <w:left w:val="none" w:sz="0" w:space="0" w:color="auto"/>
            <w:bottom w:val="none" w:sz="0" w:space="0" w:color="auto"/>
            <w:right w:val="none" w:sz="0" w:space="0" w:color="auto"/>
          </w:divBdr>
        </w:div>
        <w:div w:id="915357679">
          <w:marLeft w:val="640"/>
          <w:marRight w:val="0"/>
          <w:marTop w:val="0"/>
          <w:marBottom w:val="0"/>
          <w:divBdr>
            <w:top w:val="none" w:sz="0" w:space="0" w:color="auto"/>
            <w:left w:val="none" w:sz="0" w:space="0" w:color="auto"/>
            <w:bottom w:val="none" w:sz="0" w:space="0" w:color="auto"/>
            <w:right w:val="none" w:sz="0" w:space="0" w:color="auto"/>
          </w:divBdr>
        </w:div>
        <w:div w:id="1049770598">
          <w:marLeft w:val="640"/>
          <w:marRight w:val="0"/>
          <w:marTop w:val="0"/>
          <w:marBottom w:val="0"/>
          <w:divBdr>
            <w:top w:val="none" w:sz="0" w:space="0" w:color="auto"/>
            <w:left w:val="none" w:sz="0" w:space="0" w:color="auto"/>
            <w:bottom w:val="none" w:sz="0" w:space="0" w:color="auto"/>
            <w:right w:val="none" w:sz="0" w:space="0" w:color="auto"/>
          </w:divBdr>
        </w:div>
        <w:div w:id="1067876035">
          <w:marLeft w:val="640"/>
          <w:marRight w:val="0"/>
          <w:marTop w:val="0"/>
          <w:marBottom w:val="0"/>
          <w:divBdr>
            <w:top w:val="none" w:sz="0" w:space="0" w:color="auto"/>
            <w:left w:val="none" w:sz="0" w:space="0" w:color="auto"/>
            <w:bottom w:val="none" w:sz="0" w:space="0" w:color="auto"/>
            <w:right w:val="none" w:sz="0" w:space="0" w:color="auto"/>
          </w:divBdr>
        </w:div>
        <w:div w:id="1163350893">
          <w:marLeft w:val="640"/>
          <w:marRight w:val="0"/>
          <w:marTop w:val="0"/>
          <w:marBottom w:val="0"/>
          <w:divBdr>
            <w:top w:val="none" w:sz="0" w:space="0" w:color="auto"/>
            <w:left w:val="none" w:sz="0" w:space="0" w:color="auto"/>
            <w:bottom w:val="none" w:sz="0" w:space="0" w:color="auto"/>
            <w:right w:val="none" w:sz="0" w:space="0" w:color="auto"/>
          </w:divBdr>
        </w:div>
        <w:div w:id="1195462710">
          <w:marLeft w:val="640"/>
          <w:marRight w:val="0"/>
          <w:marTop w:val="0"/>
          <w:marBottom w:val="0"/>
          <w:divBdr>
            <w:top w:val="none" w:sz="0" w:space="0" w:color="auto"/>
            <w:left w:val="none" w:sz="0" w:space="0" w:color="auto"/>
            <w:bottom w:val="none" w:sz="0" w:space="0" w:color="auto"/>
            <w:right w:val="none" w:sz="0" w:space="0" w:color="auto"/>
          </w:divBdr>
        </w:div>
        <w:div w:id="1407024414">
          <w:marLeft w:val="640"/>
          <w:marRight w:val="0"/>
          <w:marTop w:val="0"/>
          <w:marBottom w:val="0"/>
          <w:divBdr>
            <w:top w:val="none" w:sz="0" w:space="0" w:color="auto"/>
            <w:left w:val="none" w:sz="0" w:space="0" w:color="auto"/>
            <w:bottom w:val="none" w:sz="0" w:space="0" w:color="auto"/>
            <w:right w:val="none" w:sz="0" w:space="0" w:color="auto"/>
          </w:divBdr>
        </w:div>
        <w:div w:id="1452285280">
          <w:marLeft w:val="640"/>
          <w:marRight w:val="0"/>
          <w:marTop w:val="0"/>
          <w:marBottom w:val="0"/>
          <w:divBdr>
            <w:top w:val="none" w:sz="0" w:space="0" w:color="auto"/>
            <w:left w:val="none" w:sz="0" w:space="0" w:color="auto"/>
            <w:bottom w:val="none" w:sz="0" w:space="0" w:color="auto"/>
            <w:right w:val="none" w:sz="0" w:space="0" w:color="auto"/>
          </w:divBdr>
        </w:div>
        <w:div w:id="1603340471">
          <w:marLeft w:val="640"/>
          <w:marRight w:val="0"/>
          <w:marTop w:val="0"/>
          <w:marBottom w:val="0"/>
          <w:divBdr>
            <w:top w:val="none" w:sz="0" w:space="0" w:color="auto"/>
            <w:left w:val="none" w:sz="0" w:space="0" w:color="auto"/>
            <w:bottom w:val="none" w:sz="0" w:space="0" w:color="auto"/>
            <w:right w:val="none" w:sz="0" w:space="0" w:color="auto"/>
          </w:divBdr>
        </w:div>
        <w:div w:id="1642688964">
          <w:marLeft w:val="640"/>
          <w:marRight w:val="0"/>
          <w:marTop w:val="0"/>
          <w:marBottom w:val="0"/>
          <w:divBdr>
            <w:top w:val="none" w:sz="0" w:space="0" w:color="auto"/>
            <w:left w:val="none" w:sz="0" w:space="0" w:color="auto"/>
            <w:bottom w:val="none" w:sz="0" w:space="0" w:color="auto"/>
            <w:right w:val="none" w:sz="0" w:space="0" w:color="auto"/>
          </w:divBdr>
        </w:div>
        <w:div w:id="1770276818">
          <w:marLeft w:val="640"/>
          <w:marRight w:val="0"/>
          <w:marTop w:val="0"/>
          <w:marBottom w:val="0"/>
          <w:divBdr>
            <w:top w:val="none" w:sz="0" w:space="0" w:color="auto"/>
            <w:left w:val="none" w:sz="0" w:space="0" w:color="auto"/>
            <w:bottom w:val="none" w:sz="0" w:space="0" w:color="auto"/>
            <w:right w:val="none" w:sz="0" w:space="0" w:color="auto"/>
          </w:divBdr>
        </w:div>
        <w:div w:id="1930767634">
          <w:marLeft w:val="640"/>
          <w:marRight w:val="0"/>
          <w:marTop w:val="0"/>
          <w:marBottom w:val="0"/>
          <w:divBdr>
            <w:top w:val="none" w:sz="0" w:space="0" w:color="auto"/>
            <w:left w:val="none" w:sz="0" w:space="0" w:color="auto"/>
            <w:bottom w:val="none" w:sz="0" w:space="0" w:color="auto"/>
            <w:right w:val="none" w:sz="0" w:space="0" w:color="auto"/>
          </w:divBdr>
        </w:div>
        <w:div w:id="1932276557">
          <w:marLeft w:val="640"/>
          <w:marRight w:val="0"/>
          <w:marTop w:val="0"/>
          <w:marBottom w:val="0"/>
          <w:divBdr>
            <w:top w:val="none" w:sz="0" w:space="0" w:color="auto"/>
            <w:left w:val="none" w:sz="0" w:space="0" w:color="auto"/>
            <w:bottom w:val="none" w:sz="0" w:space="0" w:color="auto"/>
            <w:right w:val="none" w:sz="0" w:space="0" w:color="auto"/>
          </w:divBdr>
        </w:div>
        <w:div w:id="2045712926">
          <w:marLeft w:val="640"/>
          <w:marRight w:val="0"/>
          <w:marTop w:val="0"/>
          <w:marBottom w:val="0"/>
          <w:divBdr>
            <w:top w:val="none" w:sz="0" w:space="0" w:color="auto"/>
            <w:left w:val="none" w:sz="0" w:space="0" w:color="auto"/>
            <w:bottom w:val="none" w:sz="0" w:space="0" w:color="auto"/>
            <w:right w:val="none" w:sz="0" w:space="0" w:color="auto"/>
          </w:divBdr>
        </w:div>
      </w:divsChild>
    </w:div>
    <w:div w:id="101076152">
      <w:bodyDiv w:val="1"/>
      <w:marLeft w:val="0"/>
      <w:marRight w:val="0"/>
      <w:marTop w:val="0"/>
      <w:marBottom w:val="0"/>
      <w:divBdr>
        <w:top w:val="none" w:sz="0" w:space="0" w:color="auto"/>
        <w:left w:val="none" w:sz="0" w:space="0" w:color="auto"/>
        <w:bottom w:val="none" w:sz="0" w:space="0" w:color="auto"/>
        <w:right w:val="none" w:sz="0" w:space="0" w:color="auto"/>
      </w:divBdr>
      <w:divsChild>
        <w:div w:id="2120904066">
          <w:marLeft w:val="640"/>
          <w:marRight w:val="0"/>
          <w:marTop w:val="0"/>
          <w:marBottom w:val="0"/>
          <w:divBdr>
            <w:top w:val="none" w:sz="0" w:space="0" w:color="auto"/>
            <w:left w:val="none" w:sz="0" w:space="0" w:color="auto"/>
            <w:bottom w:val="none" w:sz="0" w:space="0" w:color="auto"/>
            <w:right w:val="none" w:sz="0" w:space="0" w:color="auto"/>
          </w:divBdr>
        </w:div>
        <w:div w:id="730808101">
          <w:marLeft w:val="640"/>
          <w:marRight w:val="0"/>
          <w:marTop w:val="0"/>
          <w:marBottom w:val="0"/>
          <w:divBdr>
            <w:top w:val="none" w:sz="0" w:space="0" w:color="auto"/>
            <w:left w:val="none" w:sz="0" w:space="0" w:color="auto"/>
            <w:bottom w:val="none" w:sz="0" w:space="0" w:color="auto"/>
            <w:right w:val="none" w:sz="0" w:space="0" w:color="auto"/>
          </w:divBdr>
        </w:div>
        <w:div w:id="252058469">
          <w:marLeft w:val="640"/>
          <w:marRight w:val="0"/>
          <w:marTop w:val="0"/>
          <w:marBottom w:val="0"/>
          <w:divBdr>
            <w:top w:val="none" w:sz="0" w:space="0" w:color="auto"/>
            <w:left w:val="none" w:sz="0" w:space="0" w:color="auto"/>
            <w:bottom w:val="none" w:sz="0" w:space="0" w:color="auto"/>
            <w:right w:val="none" w:sz="0" w:space="0" w:color="auto"/>
          </w:divBdr>
        </w:div>
        <w:div w:id="380860554">
          <w:marLeft w:val="640"/>
          <w:marRight w:val="0"/>
          <w:marTop w:val="0"/>
          <w:marBottom w:val="0"/>
          <w:divBdr>
            <w:top w:val="none" w:sz="0" w:space="0" w:color="auto"/>
            <w:left w:val="none" w:sz="0" w:space="0" w:color="auto"/>
            <w:bottom w:val="none" w:sz="0" w:space="0" w:color="auto"/>
            <w:right w:val="none" w:sz="0" w:space="0" w:color="auto"/>
          </w:divBdr>
        </w:div>
        <w:div w:id="2085028320">
          <w:marLeft w:val="640"/>
          <w:marRight w:val="0"/>
          <w:marTop w:val="0"/>
          <w:marBottom w:val="0"/>
          <w:divBdr>
            <w:top w:val="none" w:sz="0" w:space="0" w:color="auto"/>
            <w:left w:val="none" w:sz="0" w:space="0" w:color="auto"/>
            <w:bottom w:val="none" w:sz="0" w:space="0" w:color="auto"/>
            <w:right w:val="none" w:sz="0" w:space="0" w:color="auto"/>
          </w:divBdr>
        </w:div>
        <w:div w:id="631012685">
          <w:marLeft w:val="640"/>
          <w:marRight w:val="0"/>
          <w:marTop w:val="0"/>
          <w:marBottom w:val="0"/>
          <w:divBdr>
            <w:top w:val="none" w:sz="0" w:space="0" w:color="auto"/>
            <w:left w:val="none" w:sz="0" w:space="0" w:color="auto"/>
            <w:bottom w:val="none" w:sz="0" w:space="0" w:color="auto"/>
            <w:right w:val="none" w:sz="0" w:space="0" w:color="auto"/>
          </w:divBdr>
        </w:div>
        <w:div w:id="2052535945">
          <w:marLeft w:val="640"/>
          <w:marRight w:val="0"/>
          <w:marTop w:val="0"/>
          <w:marBottom w:val="0"/>
          <w:divBdr>
            <w:top w:val="none" w:sz="0" w:space="0" w:color="auto"/>
            <w:left w:val="none" w:sz="0" w:space="0" w:color="auto"/>
            <w:bottom w:val="none" w:sz="0" w:space="0" w:color="auto"/>
            <w:right w:val="none" w:sz="0" w:space="0" w:color="auto"/>
          </w:divBdr>
        </w:div>
        <w:div w:id="2054383434">
          <w:marLeft w:val="640"/>
          <w:marRight w:val="0"/>
          <w:marTop w:val="0"/>
          <w:marBottom w:val="0"/>
          <w:divBdr>
            <w:top w:val="none" w:sz="0" w:space="0" w:color="auto"/>
            <w:left w:val="none" w:sz="0" w:space="0" w:color="auto"/>
            <w:bottom w:val="none" w:sz="0" w:space="0" w:color="auto"/>
            <w:right w:val="none" w:sz="0" w:space="0" w:color="auto"/>
          </w:divBdr>
        </w:div>
        <w:div w:id="2005009897">
          <w:marLeft w:val="640"/>
          <w:marRight w:val="0"/>
          <w:marTop w:val="0"/>
          <w:marBottom w:val="0"/>
          <w:divBdr>
            <w:top w:val="none" w:sz="0" w:space="0" w:color="auto"/>
            <w:left w:val="none" w:sz="0" w:space="0" w:color="auto"/>
            <w:bottom w:val="none" w:sz="0" w:space="0" w:color="auto"/>
            <w:right w:val="none" w:sz="0" w:space="0" w:color="auto"/>
          </w:divBdr>
        </w:div>
        <w:div w:id="1844665342">
          <w:marLeft w:val="640"/>
          <w:marRight w:val="0"/>
          <w:marTop w:val="0"/>
          <w:marBottom w:val="0"/>
          <w:divBdr>
            <w:top w:val="none" w:sz="0" w:space="0" w:color="auto"/>
            <w:left w:val="none" w:sz="0" w:space="0" w:color="auto"/>
            <w:bottom w:val="none" w:sz="0" w:space="0" w:color="auto"/>
            <w:right w:val="none" w:sz="0" w:space="0" w:color="auto"/>
          </w:divBdr>
        </w:div>
        <w:div w:id="100346612">
          <w:marLeft w:val="640"/>
          <w:marRight w:val="0"/>
          <w:marTop w:val="0"/>
          <w:marBottom w:val="0"/>
          <w:divBdr>
            <w:top w:val="none" w:sz="0" w:space="0" w:color="auto"/>
            <w:left w:val="none" w:sz="0" w:space="0" w:color="auto"/>
            <w:bottom w:val="none" w:sz="0" w:space="0" w:color="auto"/>
            <w:right w:val="none" w:sz="0" w:space="0" w:color="auto"/>
          </w:divBdr>
        </w:div>
        <w:div w:id="1408452048">
          <w:marLeft w:val="640"/>
          <w:marRight w:val="0"/>
          <w:marTop w:val="0"/>
          <w:marBottom w:val="0"/>
          <w:divBdr>
            <w:top w:val="none" w:sz="0" w:space="0" w:color="auto"/>
            <w:left w:val="none" w:sz="0" w:space="0" w:color="auto"/>
            <w:bottom w:val="none" w:sz="0" w:space="0" w:color="auto"/>
            <w:right w:val="none" w:sz="0" w:space="0" w:color="auto"/>
          </w:divBdr>
        </w:div>
        <w:div w:id="1179394591">
          <w:marLeft w:val="640"/>
          <w:marRight w:val="0"/>
          <w:marTop w:val="0"/>
          <w:marBottom w:val="0"/>
          <w:divBdr>
            <w:top w:val="none" w:sz="0" w:space="0" w:color="auto"/>
            <w:left w:val="none" w:sz="0" w:space="0" w:color="auto"/>
            <w:bottom w:val="none" w:sz="0" w:space="0" w:color="auto"/>
            <w:right w:val="none" w:sz="0" w:space="0" w:color="auto"/>
          </w:divBdr>
        </w:div>
        <w:div w:id="1099136336">
          <w:marLeft w:val="640"/>
          <w:marRight w:val="0"/>
          <w:marTop w:val="0"/>
          <w:marBottom w:val="0"/>
          <w:divBdr>
            <w:top w:val="none" w:sz="0" w:space="0" w:color="auto"/>
            <w:left w:val="none" w:sz="0" w:space="0" w:color="auto"/>
            <w:bottom w:val="none" w:sz="0" w:space="0" w:color="auto"/>
            <w:right w:val="none" w:sz="0" w:space="0" w:color="auto"/>
          </w:divBdr>
        </w:div>
        <w:div w:id="2069768763">
          <w:marLeft w:val="640"/>
          <w:marRight w:val="0"/>
          <w:marTop w:val="0"/>
          <w:marBottom w:val="0"/>
          <w:divBdr>
            <w:top w:val="none" w:sz="0" w:space="0" w:color="auto"/>
            <w:left w:val="none" w:sz="0" w:space="0" w:color="auto"/>
            <w:bottom w:val="none" w:sz="0" w:space="0" w:color="auto"/>
            <w:right w:val="none" w:sz="0" w:space="0" w:color="auto"/>
          </w:divBdr>
        </w:div>
        <w:div w:id="1206986164">
          <w:marLeft w:val="640"/>
          <w:marRight w:val="0"/>
          <w:marTop w:val="0"/>
          <w:marBottom w:val="0"/>
          <w:divBdr>
            <w:top w:val="none" w:sz="0" w:space="0" w:color="auto"/>
            <w:left w:val="none" w:sz="0" w:space="0" w:color="auto"/>
            <w:bottom w:val="none" w:sz="0" w:space="0" w:color="auto"/>
            <w:right w:val="none" w:sz="0" w:space="0" w:color="auto"/>
          </w:divBdr>
        </w:div>
        <w:div w:id="984701116">
          <w:marLeft w:val="640"/>
          <w:marRight w:val="0"/>
          <w:marTop w:val="0"/>
          <w:marBottom w:val="0"/>
          <w:divBdr>
            <w:top w:val="none" w:sz="0" w:space="0" w:color="auto"/>
            <w:left w:val="none" w:sz="0" w:space="0" w:color="auto"/>
            <w:bottom w:val="none" w:sz="0" w:space="0" w:color="auto"/>
            <w:right w:val="none" w:sz="0" w:space="0" w:color="auto"/>
          </w:divBdr>
        </w:div>
        <w:div w:id="484125809">
          <w:marLeft w:val="640"/>
          <w:marRight w:val="0"/>
          <w:marTop w:val="0"/>
          <w:marBottom w:val="0"/>
          <w:divBdr>
            <w:top w:val="none" w:sz="0" w:space="0" w:color="auto"/>
            <w:left w:val="none" w:sz="0" w:space="0" w:color="auto"/>
            <w:bottom w:val="none" w:sz="0" w:space="0" w:color="auto"/>
            <w:right w:val="none" w:sz="0" w:space="0" w:color="auto"/>
          </w:divBdr>
        </w:div>
        <w:div w:id="62530075">
          <w:marLeft w:val="640"/>
          <w:marRight w:val="0"/>
          <w:marTop w:val="0"/>
          <w:marBottom w:val="0"/>
          <w:divBdr>
            <w:top w:val="none" w:sz="0" w:space="0" w:color="auto"/>
            <w:left w:val="none" w:sz="0" w:space="0" w:color="auto"/>
            <w:bottom w:val="none" w:sz="0" w:space="0" w:color="auto"/>
            <w:right w:val="none" w:sz="0" w:space="0" w:color="auto"/>
          </w:divBdr>
        </w:div>
        <w:div w:id="390160527">
          <w:marLeft w:val="640"/>
          <w:marRight w:val="0"/>
          <w:marTop w:val="0"/>
          <w:marBottom w:val="0"/>
          <w:divBdr>
            <w:top w:val="none" w:sz="0" w:space="0" w:color="auto"/>
            <w:left w:val="none" w:sz="0" w:space="0" w:color="auto"/>
            <w:bottom w:val="none" w:sz="0" w:space="0" w:color="auto"/>
            <w:right w:val="none" w:sz="0" w:space="0" w:color="auto"/>
          </w:divBdr>
        </w:div>
        <w:div w:id="166601489">
          <w:marLeft w:val="640"/>
          <w:marRight w:val="0"/>
          <w:marTop w:val="0"/>
          <w:marBottom w:val="0"/>
          <w:divBdr>
            <w:top w:val="none" w:sz="0" w:space="0" w:color="auto"/>
            <w:left w:val="none" w:sz="0" w:space="0" w:color="auto"/>
            <w:bottom w:val="none" w:sz="0" w:space="0" w:color="auto"/>
            <w:right w:val="none" w:sz="0" w:space="0" w:color="auto"/>
          </w:divBdr>
        </w:div>
        <w:div w:id="432944133">
          <w:marLeft w:val="640"/>
          <w:marRight w:val="0"/>
          <w:marTop w:val="0"/>
          <w:marBottom w:val="0"/>
          <w:divBdr>
            <w:top w:val="none" w:sz="0" w:space="0" w:color="auto"/>
            <w:left w:val="none" w:sz="0" w:space="0" w:color="auto"/>
            <w:bottom w:val="none" w:sz="0" w:space="0" w:color="auto"/>
            <w:right w:val="none" w:sz="0" w:space="0" w:color="auto"/>
          </w:divBdr>
        </w:div>
        <w:div w:id="1779255914">
          <w:marLeft w:val="640"/>
          <w:marRight w:val="0"/>
          <w:marTop w:val="0"/>
          <w:marBottom w:val="0"/>
          <w:divBdr>
            <w:top w:val="none" w:sz="0" w:space="0" w:color="auto"/>
            <w:left w:val="none" w:sz="0" w:space="0" w:color="auto"/>
            <w:bottom w:val="none" w:sz="0" w:space="0" w:color="auto"/>
            <w:right w:val="none" w:sz="0" w:space="0" w:color="auto"/>
          </w:divBdr>
        </w:div>
        <w:div w:id="713895625">
          <w:marLeft w:val="640"/>
          <w:marRight w:val="0"/>
          <w:marTop w:val="0"/>
          <w:marBottom w:val="0"/>
          <w:divBdr>
            <w:top w:val="none" w:sz="0" w:space="0" w:color="auto"/>
            <w:left w:val="none" w:sz="0" w:space="0" w:color="auto"/>
            <w:bottom w:val="none" w:sz="0" w:space="0" w:color="auto"/>
            <w:right w:val="none" w:sz="0" w:space="0" w:color="auto"/>
          </w:divBdr>
        </w:div>
        <w:div w:id="821042649">
          <w:marLeft w:val="640"/>
          <w:marRight w:val="0"/>
          <w:marTop w:val="0"/>
          <w:marBottom w:val="0"/>
          <w:divBdr>
            <w:top w:val="none" w:sz="0" w:space="0" w:color="auto"/>
            <w:left w:val="none" w:sz="0" w:space="0" w:color="auto"/>
            <w:bottom w:val="none" w:sz="0" w:space="0" w:color="auto"/>
            <w:right w:val="none" w:sz="0" w:space="0" w:color="auto"/>
          </w:divBdr>
        </w:div>
        <w:div w:id="1725447622">
          <w:marLeft w:val="640"/>
          <w:marRight w:val="0"/>
          <w:marTop w:val="0"/>
          <w:marBottom w:val="0"/>
          <w:divBdr>
            <w:top w:val="none" w:sz="0" w:space="0" w:color="auto"/>
            <w:left w:val="none" w:sz="0" w:space="0" w:color="auto"/>
            <w:bottom w:val="none" w:sz="0" w:space="0" w:color="auto"/>
            <w:right w:val="none" w:sz="0" w:space="0" w:color="auto"/>
          </w:divBdr>
        </w:div>
        <w:div w:id="1831680007">
          <w:marLeft w:val="640"/>
          <w:marRight w:val="0"/>
          <w:marTop w:val="0"/>
          <w:marBottom w:val="0"/>
          <w:divBdr>
            <w:top w:val="none" w:sz="0" w:space="0" w:color="auto"/>
            <w:left w:val="none" w:sz="0" w:space="0" w:color="auto"/>
            <w:bottom w:val="none" w:sz="0" w:space="0" w:color="auto"/>
            <w:right w:val="none" w:sz="0" w:space="0" w:color="auto"/>
          </w:divBdr>
        </w:div>
        <w:div w:id="939681419">
          <w:marLeft w:val="640"/>
          <w:marRight w:val="0"/>
          <w:marTop w:val="0"/>
          <w:marBottom w:val="0"/>
          <w:divBdr>
            <w:top w:val="none" w:sz="0" w:space="0" w:color="auto"/>
            <w:left w:val="none" w:sz="0" w:space="0" w:color="auto"/>
            <w:bottom w:val="none" w:sz="0" w:space="0" w:color="auto"/>
            <w:right w:val="none" w:sz="0" w:space="0" w:color="auto"/>
          </w:divBdr>
        </w:div>
      </w:divsChild>
    </w:div>
    <w:div w:id="113868326">
      <w:bodyDiv w:val="1"/>
      <w:marLeft w:val="0"/>
      <w:marRight w:val="0"/>
      <w:marTop w:val="0"/>
      <w:marBottom w:val="0"/>
      <w:divBdr>
        <w:top w:val="none" w:sz="0" w:space="0" w:color="auto"/>
        <w:left w:val="none" w:sz="0" w:space="0" w:color="auto"/>
        <w:bottom w:val="none" w:sz="0" w:space="0" w:color="auto"/>
        <w:right w:val="none" w:sz="0" w:space="0" w:color="auto"/>
      </w:divBdr>
      <w:divsChild>
        <w:div w:id="21054917">
          <w:marLeft w:val="640"/>
          <w:marRight w:val="0"/>
          <w:marTop w:val="0"/>
          <w:marBottom w:val="0"/>
          <w:divBdr>
            <w:top w:val="none" w:sz="0" w:space="0" w:color="auto"/>
            <w:left w:val="none" w:sz="0" w:space="0" w:color="auto"/>
            <w:bottom w:val="none" w:sz="0" w:space="0" w:color="auto"/>
            <w:right w:val="none" w:sz="0" w:space="0" w:color="auto"/>
          </w:divBdr>
        </w:div>
        <w:div w:id="324167439">
          <w:marLeft w:val="640"/>
          <w:marRight w:val="0"/>
          <w:marTop w:val="0"/>
          <w:marBottom w:val="0"/>
          <w:divBdr>
            <w:top w:val="none" w:sz="0" w:space="0" w:color="auto"/>
            <w:left w:val="none" w:sz="0" w:space="0" w:color="auto"/>
            <w:bottom w:val="none" w:sz="0" w:space="0" w:color="auto"/>
            <w:right w:val="none" w:sz="0" w:space="0" w:color="auto"/>
          </w:divBdr>
        </w:div>
        <w:div w:id="391270422">
          <w:marLeft w:val="640"/>
          <w:marRight w:val="0"/>
          <w:marTop w:val="0"/>
          <w:marBottom w:val="0"/>
          <w:divBdr>
            <w:top w:val="none" w:sz="0" w:space="0" w:color="auto"/>
            <w:left w:val="none" w:sz="0" w:space="0" w:color="auto"/>
            <w:bottom w:val="none" w:sz="0" w:space="0" w:color="auto"/>
            <w:right w:val="none" w:sz="0" w:space="0" w:color="auto"/>
          </w:divBdr>
        </w:div>
        <w:div w:id="464739029">
          <w:marLeft w:val="640"/>
          <w:marRight w:val="0"/>
          <w:marTop w:val="0"/>
          <w:marBottom w:val="0"/>
          <w:divBdr>
            <w:top w:val="none" w:sz="0" w:space="0" w:color="auto"/>
            <w:left w:val="none" w:sz="0" w:space="0" w:color="auto"/>
            <w:bottom w:val="none" w:sz="0" w:space="0" w:color="auto"/>
            <w:right w:val="none" w:sz="0" w:space="0" w:color="auto"/>
          </w:divBdr>
        </w:div>
        <w:div w:id="534080233">
          <w:marLeft w:val="640"/>
          <w:marRight w:val="0"/>
          <w:marTop w:val="0"/>
          <w:marBottom w:val="0"/>
          <w:divBdr>
            <w:top w:val="none" w:sz="0" w:space="0" w:color="auto"/>
            <w:left w:val="none" w:sz="0" w:space="0" w:color="auto"/>
            <w:bottom w:val="none" w:sz="0" w:space="0" w:color="auto"/>
            <w:right w:val="none" w:sz="0" w:space="0" w:color="auto"/>
          </w:divBdr>
        </w:div>
        <w:div w:id="541943378">
          <w:marLeft w:val="640"/>
          <w:marRight w:val="0"/>
          <w:marTop w:val="0"/>
          <w:marBottom w:val="0"/>
          <w:divBdr>
            <w:top w:val="none" w:sz="0" w:space="0" w:color="auto"/>
            <w:left w:val="none" w:sz="0" w:space="0" w:color="auto"/>
            <w:bottom w:val="none" w:sz="0" w:space="0" w:color="auto"/>
            <w:right w:val="none" w:sz="0" w:space="0" w:color="auto"/>
          </w:divBdr>
        </w:div>
        <w:div w:id="601689886">
          <w:marLeft w:val="640"/>
          <w:marRight w:val="0"/>
          <w:marTop w:val="0"/>
          <w:marBottom w:val="0"/>
          <w:divBdr>
            <w:top w:val="none" w:sz="0" w:space="0" w:color="auto"/>
            <w:left w:val="none" w:sz="0" w:space="0" w:color="auto"/>
            <w:bottom w:val="none" w:sz="0" w:space="0" w:color="auto"/>
            <w:right w:val="none" w:sz="0" w:space="0" w:color="auto"/>
          </w:divBdr>
        </w:div>
        <w:div w:id="886453101">
          <w:marLeft w:val="640"/>
          <w:marRight w:val="0"/>
          <w:marTop w:val="0"/>
          <w:marBottom w:val="0"/>
          <w:divBdr>
            <w:top w:val="none" w:sz="0" w:space="0" w:color="auto"/>
            <w:left w:val="none" w:sz="0" w:space="0" w:color="auto"/>
            <w:bottom w:val="none" w:sz="0" w:space="0" w:color="auto"/>
            <w:right w:val="none" w:sz="0" w:space="0" w:color="auto"/>
          </w:divBdr>
        </w:div>
        <w:div w:id="1070233659">
          <w:marLeft w:val="640"/>
          <w:marRight w:val="0"/>
          <w:marTop w:val="0"/>
          <w:marBottom w:val="0"/>
          <w:divBdr>
            <w:top w:val="none" w:sz="0" w:space="0" w:color="auto"/>
            <w:left w:val="none" w:sz="0" w:space="0" w:color="auto"/>
            <w:bottom w:val="none" w:sz="0" w:space="0" w:color="auto"/>
            <w:right w:val="none" w:sz="0" w:space="0" w:color="auto"/>
          </w:divBdr>
        </w:div>
        <w:div w:id="1250499604">
          <w:marLeft w:val="640"/>
          <w:marRight w:val="0"/>
          <w:marTop w:val="0"/>
          <w:marBottom w:val="0"/>
          <w:divBdr>
            <w:top w:val="none" w:sz="0" w:space="0" w:color="auto"/>
            <w:left w:val="none" w:sz="0" w:space="0" w:color="auto"/>
            <w:bottom w:val="none" w:sz="0" w:space="0" w:color="auto"/>
            <w:right w:val="none" w:sz="0" w:space="0" w:color="auto"/>
          </w:divBdr>
        </w:div>
        <w:div w:id="1354913539">
          <w:marLeft w:val="640"/>
          <w:marRight w:val="0"/>
          <w:marTop w:val="0"/>
          <w:marBottom w:val="0"/>
          <w:divBdr>
            <w:top w:val="none" w:sz="0" w:space="0" w:color="auto"/>
            <w:left w:val="none" w:sz="0" w:space="0" w:color="auto"/>
            <w:bottom w:val="none" w:sz="0" w:space="0" w:color="auto"/>
            <w:right w:val="none" w:sz="0" w:space="0" w:color="auto"/>
          </w:divBdr>
        </w:div>
        <w:div w:id="1513648251">
          <w:marLeft w:val="640"/>
          <w:marRight w:val="0"/>
          <w:marTop w:val="0"/>
          <w:marBottom w:val="0"/>
          <w:divBdr>
            <w:top w:val="none" w:sz="0" w:space="0" w:color="auto"/>
            <w:left w:val="none" w:sz="0" w:space="0" w:color="auto"/>
            <w:bottom w:val="none" w:sz="0" w:space="0" w:color="auto"/>
            <w:right w:val="none" w:sz="0" w:space="0" w:color="auto"/>
          </w:divBdr>
        </w:div>
        <w:div w:id="1527013334">
          <w:marLeft w:val="640"/>
          <w:marRight w:val="0"/>
          <w:marTop w:val="0"/>
          <w:marBottom w:val="0"/>
          <w:divBdr>
            <w:top w:val="none" w:sz="0" w:space="0" w:color="auto"/>
            <w:left w:val="none" w:sz="0" w:space="0" w:color="auto"/>
            <w:bottom w:val="none" w:sz="0" w:space="0" w:color="auto"/>
            <w:right w:val="none" w:sz="0" w:space="0" w:color="auto"/>
          </w:divBdr>
        </w:div>
        <w:div w:id="1585189790">
          <w:marLeft w:val="640"/>
          <w:marRight w:val="0"/>
          <w:marTop w:val="0"/>
          <w:marBottom w:val="0"/>
          <w:divBdr>
            <w:top w:val="none" w:sz="0" w:space="0" w:color="auto"/>
            <w:left w:val="none" w:sz="0" w:space="0" w:color="auto"/>
            <w:bottom w:val="none" w:sz="0" w:space="0" w:color="auto"/>
            <w:right w:val="none" w:sz="0" w:space="0" w:color="auto"/>
          </w:divBdr>
        </w:div>
        <w:div w:id="1608929096">
          <w:marLeft w:val="640"/>
          <w:marRight w:val="0"/>
          <w:marTop w:val="0"/>
          <w:marBottom w:val="0"/>
          <w:divBdr>
            <w:top w:val="none" w:sz="0" w:space="0" w:color="auto"/>
            <w:left w:val="none" w:sz="0" w:space="0" w:color="auto"/>
            <w:bottom w:val="none" w:sz="0" w:space="0" w:color="auto"/>
            <w:right w:val="none" w:sz="0" w:space="0" w:color="auto"/>
          </w:divBdr>
        </w:div>
        <w:div w:id="1696149876">
          <w:marLeft w:val="640"/>
          <w:marRight w:val="0"/>
          <w:marTop w:val="0"/>
          <w:marBottom w:val="0"/>
          <w:divBdr>
            <w:top w:val="none" w:sz="0" w:space="0" w:color="auto"/>
            <w:left w:val="none" w:sz="0" w:space="0" w:color="auto"/>
            <w:bottom w:val="none" w:sz="0" w:space="0" w:color="auto"/>
            <w:right w:val="none" w:sz="0" w:space="0" w:color="auto"/>
          </w:divBdr>
        </w:div>
        <w:div w:id="1756512570">
          <w:marLeft w:val="640"/>
          <w:marRight w:val="0"/>
          <w:marTop w:val="0"/>
          <w:marBottom w:val="0"/>
          <w:divBdr>
            <w:top w:val="none" w:sz="0" w:space="0" w:color="auto"/>
            <w:left w:val="none" w:sz="0" w:space="0" w:color="auto"/>
            <w:bottom w:val="none" w:sz="0" w:space="0" w:color="auto"/>
            <w:right w:val="none" w:sz="0" w:space="0" w:color="auto"/>
          </w:divBdr>
        </w:div>
        <w:div w:id="1865827136">
          <w:marLeft w:val="640"/>
          <w:marRight w:val="0"/>
          <w:marTop w:val="0"/>
          <w:marBottom w:val="0"/>
          <w:divBdr>
            <w:top w:val="none" w:sz="0" w:space="0" w:color="auto"/>
            <w:left w:val="none" w:sz="0" w:space="0" w:color="auto"/>
            <w:bottom w:val="none" w:sz="0" w:space="0" w:color="auto"/>
            <w:right w:val="none" w:sz="0" w:space="0" w:color="auto"/>
          </w:divBdr>
        </w:div>
      </w:divsChild>
    </w:div>
    <w:div w:id="113989653">
      <w:bodyDiv w:val="1"/>
      <w:marLeft w:val="0"/>
      <w:marRight w:val="0"/>
      <w:marTop w:val="0"/>
      <w:marBottom w:val="0"/>
      <w:divBdr>
        <w:top w:val="none" w:sz="0" w:space="0" w:color="auto"/>
        <w:left w:val="none" w:sz="0" w:space="0" w:color="auto"/>
        <w:bottom w:val="none" w:sz="0" w:space="0" w:color="auto"/>
        <w:right w:val="none" w:sz="0" w:space="0" w:color="auto"/>
      </w:divBdr>
      <w:divsChild>
        <w:div w:id="646470792">
          <w:marLeft w:val="640"/>
          <w:marRight w:val="0"/>
          <w:marTop w:val="0"/>
          <w:marBottom w:val="0"/>
          <w:divBdr>
            <w:top w:val="none" w:sz="0" w:space="0" w:color="auto"/>
            <w:left w:val="none" w:sz="0" w:space="0" w:color="auto"/>
            <w:bottom w:val="none" w:sz="0" w:space="0" w:color="auto"/>
            <w:right w:val="none" w:sz="0" w:space="0" w:color="auto"/>
          </w:divBdr>
        </w:div>
        <w:div w:id="1511213895">
          <w:marLeft w:val="640"/>
          <w:marRight w:val="0"/>
          <w:marTop w:val="0"/>
          <w:marBottom w:val="0"/>
          <w:divBdr>
            <w:top w:val="none" w:sz="0" w:space="0" w:color="auto"/>
            <w:left w:val="none" w:sz="0" w:space="0" w:color="auto"/>
            <w:bottom w:val="none" w:sz="0" w:space="0" w:color="auto"/>
            <w:right w:val="none" w:sz="0" w:space="0" w:color="auto"/>
          </w:divBdr>
        </w:div>
        <w:div w:id="731925803">
          <w:marLeft w:val="640"/>
          <w:marRight w:val="0"/>
          <w:marTop w:val="0"/>
          <w:marBottom w:val="0"/>
          <w:divBdr>
            <w:top w:val="none" w:sz="0" w:space="0" w:color="auto"/>
            <w:left w:val="none" w:sz="0" w:space="0" w:color="auto"/>
            <w:bottom w:val="none" w:sz="0" w:space="0" w:color="auto"/>
            <w:right w:val="none" w:sz="0" w:space="0" w:color="auto"/>
          </w:divBdr>
        </w:div>
        <w:div w:id="1501386063">
          <w:marLeft w:val="640"/>
          <w:marRight w:val="0"/>
          <w:marTop w:val="0"/>
          <w:marBottom w:val="0"/>
          <w:divBdr>
            <w:top w:val="none" w:sz="0" w:space="0" w:color="auto"/>
            <w:left w:val="none" w:sz="0" w:space="0" w:color="auto"/>
            <w:bottom w:val="none" w:sz="0" w:space="0" w:color="auto"/>
            <w:right w:val="none" w:sz="0" w:space="0" w:color="auto"/>
          </w:divBdr>
        </w:div>
        <w:div w:id="1170678946">
          <w:marLeft w:val="640"/>
          <w:marRight w:val="0"/>
          <w:marTop w:val="0"/>
          <w:marBottom w:val="0"/>
          <w:divBdr>
            <w:top w:val="none" w:sz="0" w:space="0" w:color="auto"/>
            <w:left w:val="none" w:sz="0" w:space="0" w:color="auto"/>
            <w:bottom w:val="none" w:sz="0" w:space="0" w:color="auto"/>
            <w:right w:val="none" w:sz="0" w:space="0" w:color="auto"/>
          </w:divBdr>
        </w:div>
        <w:div w:id="232664720">
          <w:marLeft w:val="640"/>
          <w:marRight w:val="0"/>
          <w:marTop w:val="0"/>
          <w:marBottom w:val="0"/>
          <w:divBdr>
            <w:top w:val="none" w:sz="0" w:space="0" w:color="auto"/>
            <w:left w:val="none" w:sz="0" w:space="0" w:color="auto"/>
            <w:bottom w:val="none" w:sz="0" w:space="0" w:color="auto"/>
            <w:right w:val="none" w:sz="0" w:space="0" w:color="auto"/>
          </w:divBdr>
        </w:div>
        <w:div w:id="2075736984">
          <w:marLeft w:val="640"/>
          <w:marRight w:val="0"/>
          <w:marTop w:val="0"/>
          <w:marBottom w:val="0"/>
          <w:divBdr>
            <w:top w:val="none" w:sz="0" w:space="0" w:color="auto"/>
            <w:left w:val="none" w:sz="0" w:space="0" w:color="auto"/>
            <w:bottom w:val="none" w:sz="0" w:space="0" w:color="auto"/>
            <w:right w:val="none" w:sz="0" w:space="0" w:color="auto"/>
          </w:divBdr>
        </w:div>
        <w:div w:id="1888836779">
          <w:marLeft w:val="640"/>
          <w:marRight w:val="0"/>
          <w:marTop w:val="0"/>
          <w:marBottom w:val="0"/>
          <w:divBdr>
            <w:top w:val="none" w:sz="0" w:space="0" w:color="auto"/>
            <w:left w:val="none" w:sz="0" w:space="0" w:color="auto"/>
            <w:bottom w:val="none" w:sz="0" w:space="0" w:color="auto"/>
            <w:right w:val="none" w:sz="0" w:space="0" w:color="auto"/>
          </w:divBdr>
        </w:div>
        <w:div w:id="500583660">
          <w:marLeft w:val="640"/>
          <w:marRight w:val="0"/>
          <w:marTop w:val="0"/>
          <w:marBottom w:val="0"/>
          <w:divBdr>
            <w:top w:val="none" w:sz="0" w:space="0" w:color="auto"/>
            <w:left w:val="none" w:sz="0" w:space="0" w:color="auto"/>
            <w:bottom w:val="none" w:sz="0" w:space="0" w:color="auto"/>
            <w:right w:val="none" w:sz="0" w:space="0" w:color="auto"/>
          </w:divBdr>
        </w:div>
        <w:div w:id="708148630">
          <w:marLeft w:val="640"/>
          <w:marRight w:val="0"/>
          <w:marTop w:val="0"/>
          <w:marBottom w:val="0"/>
          <w:divBdr>
            <w:top w:val="none" w:sz="0" w:space="0" w:color="auto"/>
            <w:left w:val="none" w:sz="0" w:space="0" w:color="auto"/>
            <w:bottom w:val="none" w:sz="0" w:space="0" w:color="auto"/>
            <w:right w:val="none" w:sz="0" w:space="0" w:color="auto"/>
          </w:divBdr>
        </w:div>
        <w:div w:id="1173302764">
          <w:marLeft w:val="640"/>
          <w:marRight w:val="0"/>
          <w:marTop w:val="0"/>
          <w:marBottom w:val="0"/>
          <w:divBdr>
            <w:top w:val="none" w:sz="0" w:space="0" w:color="auto"/>
            <w:left w:val="none" w:sz="0" w:space="0" w:color="auto"/>
            <w:bottom w:val="none" w:sz="0" w:space="0" w:color="auto"/>
            <w:right w:val="none" w:sz="0" w:space="0" w:color="auto"/>
          </w:divBdr>
        </w:div>
        <w:div w:id="1587500794">
          <w:marLeft w:val="640"/>
          <w:marRight w:val="0"/>
          <w:marTop w:val="0"/>
          <w:marBottom w:val="0"/>
          <w:divBdr>
            <w:top w:val="none" w:sz="0" w:space="0" w:color="auto"/>
            <w:left w:val="none" w:sz="0" w:space="0" w:color="auto"/>
            <w:bottom w:val="none" w:sz="0" w:space="0" w:color="auto"/>
            <w:right w:val="none" w:sz="0" w:space="0" w:color="auto"/>
          </w:divBdr>
        </w:div>
        <w:div w:id="397630337">
          <w:marLeft w:val="640"/>
          <w:marRight w:val="0"/>
          <w:marTop w:val="0"/>
          <w:marBottom w:val="0"/>
          <w:divBdr>
            <w:top w:val="none" w:sz="0" w:space="0" w:color="auto"/>
            <w:left w:val="none" w:sz="0" w:space="0" w:color="auto"/>
            <w:bottom w:val="none" w:sz="0" w:space="0" w:color="auto"/>
            <w:right w:val="none" w:sz="0" w:space="0" w:color="auto"/>
          </w:divBdr>
        </w:div>
        <w:div w:id="370418574">
          <w:marLeft w:val="640"/>
          <w:marRight w:val="0"/>
          <w:marTop w:val="0"/>
          <w:marBottom w:val="0"/>
          <w:divBdr>
            <w:top w:val="none" w:sz="0" w:space="0" w:color="auto"/>
            <w:left w:val="none" w:sz="0" w:space="0" w:color="auto"/>
            <w:bottom w:val="none" w:sz="0" w:space="0" w:color="auto"/>
            <w:right w:val="none" w:sz="0" w:space="0" w:color="auto"/>
          </w:divBdr>
        </w:div>
        <w:div w:id="299191339">
          <w:marLeft w:val="640"/>
          <w:marRight w:val="0"/>
          <w:marTop w:val="0"/>
          <w:marBottom w:val="0"/>
          <w:divBdr>
            <w:top w:val="none" w:sz="0" w:space="0" w:color="auto"/>
            <w:left w:val="none" w:sz="0" w:space="0" w:color="auto"/>
            <w:bottom w:val="none" w:sz="0" w:space="0" w:color="auto"/>
            <w:right w:val="none" w:sz="0" w:space="0" w:color="auto"/>
          </w:divBdr>
        </w:div>
        <w:div w:id="777065870">
          <w:marLeft w:val="640"/>
          <w:marRight w:val="0"/>
          <w:marTop w:val="0"/>
          <w:marBottom w:val="0"/>
          <w:divBdr>
            <w:top w:val="none" w:sz="0" w:space="0" w:color="auto"/>
            <w:left w:val="none" w:sz="0" w:space="0" w:color="auto"/>
            <w:bottom w:val="none" w:sz="0" w:space="0" w:color="auto"/>
            <w:right w:val="none" w:sz="0" w:space="0" w:color="auto"/>
          </w:divBdr>
        </w:div>
        <w:div w:id="21979849">
          <w:marLeft w:val="640"/>
          <w:marRight w:val="0"/>
          <w:marTop w:val="0"/>
          <w:marBottom w:val="0"/>
          <w:divBdr>
            <w:top w:val="none" w:sz="0" w:space="0" w:color="auto"/>
            <w:left w:val="none" w:sz="0" w:space="0" w:color="auto"/>
            <w:bottom w:val="none" w:sz="0" w:space="0" w:color="auto"/>
            <w:right w:val="none" w:sz="0" w:space="0" w:color="auto"/>
          </w:divBdr>
        </w:div>
        <w:div w:id="1086539726">
          <w:marLeft w:val="640"/>
          <w:marRight w:val="0"/>
          <w:marTop w:val="0"/>
          <w:marBottom w:val="0"/>
          <w:divBdr>
            <w:top w:val="none" w:sz="0" w:space="0" w:color="auto"/>
            <w:left w:val="none" w:sz="0" w:space="0" w:color="auto"/>
            <w:bottom w:val="none" w:sz="0" w:space="0" w:color="auto"/>
            <w:right w:val="none" w:sz="0" w:space="0" w:color="auto"/>
          </w:divBdr>
        </w:div>
        <w:div w:id="554898196">
          <w:marLeft w:val="640"/>
          <w:marRight w:val="0"/>
          <w:marTop w:val="0"/>
          <w:marBottom w:val="0"/>
          <w:divBdr>
            <w:top w:val="none" w:sz="0" w:space="0" w:color="auto"/>
            <w:left w:val="none" w:sz="0" w:space="0" w:color="auto"/>
            <w:bottom w:val="none" w:sz="0" w:space="0" w:color="auto"/>
            <w:right w:val="none" w:sz="0" w:space="0" w:color="auto"/>
          </w:divBdr>
        </w:div>
        <w:div w:id="208304514">
          <w:marLeft w:val="640"/>
          <w:marRight w:val="0"/>
          <w:marTop w:val="0"/>
          <w:marBottom w:val="0"/>
          <w:divBdr>
            <w:top w:val="none" w:sz="0" w:space="0" w:color="auto"/>
            <w:left w:val="none" w:sz="0" w:space="0" w:color="auto"/>
            <w:bottom w:val="none" w:sz="0" w:space="0" w:color="auto"/>
            <w:right w:val="none" w:sz="0" w:space="0" w:color="auto"/>
          </w:divBdr>
        </w:div>
        <w:div w:id="888418938">
          <w:marLeft w:val="640"/>
          <w:marRight w:val="0"/>
          <w:marTop w:val="0"/>
          <w:marBottom w:val="0"/>
          <w:divBdr>
            <w:top w:val="none" w:sz="0" w:space="0" w:color="auto"/>
            <w:left w:val="none" w:sz="0" w:space="0" w:color="auto"/>
            <w:bottom w:val="none" w:sz="0" w:space="0" w:color="auto"/>
            <w:right w:val="none" w:sz="0" w:space="0" w:color="auto"/>
          </w:divBdr>
        </w:div>
        <w:div w:id="1609040605">
          <w:marLeft w:val="640"/>
          <w:marRight w:val="0"/>
          <w:marTop w:val="0"/>
          <w:marBottom w:val="0"/>
          <w:divBdr>
            <w:top w:val="none" w:sz="0" w:space="0" w:color="auto"/>
            <w:left w:val="none" w:sz="0" w:space="0" w:color="auto"/>
            <w:bottom w:val="none" w:sz="0" w:space="0" w:color="auto"/>
            <w:right w:val="none" w:sz="0" w:space="0" w:color="auto"/>
          </w:divBdr>
        </w:div>
        <w:div w:id="1200319083">
          <w:marLeft w:val="640"/>
          <w:marRight w:val="0"/>
          <w:marTop w:val="0"/>
          <w:marBottom w:val="0"/>
          <w:divBdr>
            <w:top w:val="none" w:sz="0" w:space="0" w:color="auto"/>
            <w:left w:val="none" w:sz="0" w:space="0" w:color="auto"/>
            <w:bottom w:val="none" w:sz="0" w:space="0" w:color="auto"/>
            <w:right w:val="none" w:sz="0" w:space="0" w:color="auto"/>
          </w:divBdr>
        </w:div>
        <w:div w:id="796071913">
          <w:marLeft w:val="640"/>
          <w:marRight w:val="0"/>
          <w:marTop w:val="0"/>
          <w:marBottom w:val="0"/>
          <w:divBdr>
            <w:top w:val="none" w:sz="0" w:space="0" w:color="auto"/>
            <w:left w:val="none" w:sz="0" w:space="0" w:color="auto"/>
            <w:bottom w:val="none" w:sz="0" w:space="0" w:color="auto"/>
            <w:right w:val="none" w:sz="0" w:space="0" w:color="auto"/>
          </w:divBdr>
        </w:div>
        <w:div w:id="2107771081">
          <w:marLeft w:val="640"/>
          <w:marRight w:val="0"/>
          <w:marTop w:val="0"/>
          <w:marBottom w:val="0"/>
          <w:divBdr>
            <w:top w:val="none" w:sz="0" w:space="0" w:color="auto"/>
            <w:left w:val="none" w:sz="0" w:space="0" w:color="auto"/>
            <w:bottom w:val="none" w:sz="0" w:space="0" w:color="auto"/>
            <w:right w:val="none" w:sz="0" w:space="0" w:color="auto"/>
          </w:divBdr>
        </w:div>
        <w:div w:id="1557206590">
          <w:marLeft w:val="640"/>
          <w:marRight w:val="0"/>
          <w:marTop w:val="0"/>
          <w:marBottom w:val="0"/>
          <w:divBdr>
            <w:top w:val="none" w:sz="0" w:space="0" w:color="auto"/>
            <w:left w:val="none" w:sz="0" w:space="0" w:color="auto"/>
            <w:bottom w:val="none" w:sz="0" w:space="0" w:color="auto"/>
            <w:right w:val="none" w:sz="0" w:space="0" w:color="auto"/>
          </w:divBdr>
        </w:div>
        <w:div w:id="719746178">
          <w:marLeft w:val="640"/>
          <w:marRight w:val="0"/>
          <w:marTop w:val="0"/>
          <w:marBottom w:val="0"/>
          <w:divBdr>
            <w:top w:val="none" w:sz="0" w:space="0" w:color="auto"/>
            <w:left w:val="none" w:sz="0" w:space="0" w:color="auto"/>
            <w:bottom w:val="none" w:sz="0" w:space="0" w:color="auto"/>
            <w:right w:val="none" w:sz="0" w:space="0" w:color="auto"/>
          </w:divBdr>
        </w:div>
        <w:div w:id="307252159">
          <w:marLeft w:val="640"/>
          <w:marRight w:val="0"/>
          <w:marTop w:val="0"/>
          <w:marBottom w:val="0"/>
          <w:divBdr>
            <w:top w:val="none" w:sz="0" w:space="0" w:color="auto"/>
            <w:left w:val="none" w:sz="0" w:space="0" w:color="auto"/>
            <w:bottom w:val="none" w:sz="0" w:space="0" w:color="auto"/>
            <w:right w:val="none" w:sz="0" w:space="0" w:color="auto"/>
          </w:divBdr>
        </w:div>
        <w:div w:id="468085892">
          <w:marLeft w:val="640"/>
          <w:marRight w:val="0"/>
          <w:marTop w:val="0"/>
          <w:marBottom w:val="0"/>
          <w:divBdr>
            <w:top w:val="none" w:sz="0" w:space="0" w:color="auto"/>
            <w:left w:val="none" w:sz="0" w:space="0" w:color="auto"/>
            <w:bottom w:val="none" w:sz="0" w:space="0" w:color="auto"/>
            <w:right w:val="none" w:sz="0" w:space="0" w:color="auto"/>
          </w:divBdr>
        </w:div>
        <w:div w:id="378820826">
          <w:marLeft w:val="640"/>
          <w:marRight w:val="0"/>
          <w:marTop w:val="0"/>
          <w:marBottom w:val="0"/>
          <w:divBdr>
            <w:top w:val="none" w:sz="0" w:space="0" w:color="auto"/>
            <w:left w:val="none" w:sz="0" w:space="0" w:color="auto"/>
            <w:bottom w:val="none" w:sz="0" w:space="0" w:color="auto"/>
            <w:right w:val="none" w:sz="0" w:space="0" w:color="auto"/>
          </w:divBdr>
        </w:div>
        <w:div w:id="1837722147">
          <w:marLeft w:val="640"/>
          <w:marRight w:val="0"/>
          <w:marTop w:val="0"/>
          <w:marBottom w:val="0"/>
          <w:divBdr>
            <w:top w:val="none" w:sz="0" w:space="0" w:color="auto"/>
            <w:left w:val="none" w:sz="0" w:space="0" w:color="auto"/>
            <w:bottom w:val="none" w:sz="0" w:space="0" w:color="auto"/>
            <w:right w:val="none" w:sz="0" w:space="0" w:color="auto"/>
          </w:divBdr>
        </w:div>
      </w:divsChild>
    </w:div>
    <w:div w:id="148912444">
      <w:bodyDiv w:val="1"/>
      <w:marLeft w:val="0"/>
      <w:marRight w:val="0"/>
      <w:marTop w:val="0"/>
      <w:marBottom w:val="0"/>
      <w:divBdr>
        <w:top w:val="none" w:sz="0" w:space="0" w:color="auto"/>
        <w:left w:val="none" w:sz="0" w:space="0" w:color="auto"/>
        <w:bottom w:val="none" w:sz="0" w:space="0" w:color="auto"/>
        <w:right w:val="none" w:sz="0" w:space="0" w:color="auto"/>
      </w:divBdr>
      <w:divsChild>
        <w:div w:id="1876890745">
          <w:marLeft w:val="640"/>
          <w:marRight w:val="0"/>
          <w:marTop w:val="0"/>
          <w:marBottom w:val="0"/>
          <w:divBdr>
            <w:top w:val="none" w:sz="0" w:space="0" w:color="auto"/>
            <w:left w:val="none" w:sz="0" w:space="0" w:color="auto"/>
            <w:bottom w:val="none" w:sz="0" w:space="0" w:color="auto"/>
            <w:right w:val="none" w:sz="0" w:space="0" w:color="auto"/>
          </w:divBdr>
        </w:div>
        <w:div w:id="376396976">
          <w:marLeft w:val="640"/>
          <w:marRight w:val="0"/>
          <w:marTop w:val="0"/>
          <w:marBottom w:val="0"/>
          <w:divBdr>
            <w:top w:val="none" w:sz="0" w:space="0" w:color="auto"/>
            <w:left w:val="none" w:sz="0" w:space="0" w:color="auto"/>
            <w:bottom w:val="none" w:sz="0" w:space="0" w:color="auto"/>
            <w:right w:val="none" w:sz="0" w:space="0" w:color="auto"/>
          </w:divBdr>
        </w:div>
        <w:div w:id="1424448275">
          <w:marLeft w:val="640"/>
          <w:marRight w:val="0"/>
          <w:marTop w:val="0"/>
          <w:marBottom w:val="0"/>
          <w:divBdr>
            <w:top w:val="none" w:sz="0" w:space="0" w:color="auto"/>
            <w:left w:val="none" w:sz="0" w:space="0" w:color="auto"/>
            <w:bottom w:val="none" w:sz="0" w:space="0" w:color="auto"/>
            <w:right w:val="none" w:sz="0" w:space="0" w:color="auto"/>
          </w:divBdr>
        </w:div>
        <w:div w:id="1863788520">
          <w:marLeft w:val="640"/>
          <w:marRight w:val="0"/>
          <w:marTop w:val="0"/>
          <w:marBottom w:val="0"/>
          <w:divBdr>
            <w:top w:val="none" w:sz="0" w:space="0" w:color="auto"/>
            <w:left w:val="none" w:sz="0" w:space="0" w:color="auto"/>
            <w:bottom w:val="none" w:sz="0" w:space="0" w:color="auto"/>
            <w:right w:val="none" w:sz="0" w:space="0" w:color="auto"/>
          </w:divBdr>
        </w:div>
        <w:div w:id="1345782517">
          <w:marLeft w:val="640"/>
          <w:marRight w:val="0"/>
          <w:marTop w:val="0"/>
          <w:marBottom w:val="0"/>
          <w:divBdr>
            <w:top w:val="none" w:sz="0" w:space="0" w:color="auto"/>
            <w:left w:val="none" w:sz="0" w:space="0" w:color="auto"/>
            <w:bottom w:val="none" w:sz="0" w:space="0" w:color="auto"/>
            <w:right w:val="none" w:sz="0" w:space="0" w:color="auto"/>
          </w:divBdr>
        </w:div>
        <w:div w:id="313949928">
          <w:marLeft w:val="640"/>
          <w:marRight w:val="0"/>
          <w:marTop w:val="0"/>
          <w:marBottom w:val="0"/>
          <w:divBdr>
            <w:top w:val="none" w:sz="0" w:space="0" w:color="auto"/>
            <w:left w:val="none" w:sz="0" w:space="0" w:color="auto"/>
            <w:bottom w:val="none" w:sz="0" w:space="0" w:color="auto"/>
            <w:right w:val="none" w:sz="0" w:space="0" w:color="auto"/>
          </w:divBdr>
        </w:div>
        <w:div w:id="1908343062">
          <w:marLeft w:val="640"/>
          <w:marRight w:val="0"/>
          <w:marTop w:val="0"/>
          <w:marBottom w:val="0"/>
          <w:divBdr>
            <w:top w:val="none" w:sz="0" w:space="0" w:color="auto"/>
            <w:left w:val="none" w:sz="0" w:space="0" w:color="auto"/>
            <w:bottom w:val="none" w:sz="0" w:space="0" w:color="auto"/>
            <w:right w:val="none" w:sz="0" w:space="0" w:color="auto"/>
          </w:divBdr>
        </w:div>
        <w:div w:id="174618472">
          <w:marLeft w:val="640"/>
          <w:marRight w:val="0"/>
          <w:marTop w:val="0"/>
          <w:marBottom w:val="0"/>
          <w:divBdr>
            <w:top w:val="none" w:sz="0" w:space="0" w:color="auto"/>
            <w:left w:val="none" w:sz="0" w:space="0" w:color="auto"/>
            <w:bottom w:val="none" w:sz="0" w:space="0" w:color="auto"/>
            <w:right w:val="none" w:sz="0" w:space="0" w:color="auto"/>
          </w:divBdr>
        </w:div>
        <w:div w:id="526799308">
          <w:marLeft w:val="640"/>
          <w:marRight w:val="0"/>
          <w:marTop w:val="0"/>
          <w:marBottom w:val="0"/>
          <w:divBdr>
            <w:top w:val="none" w:sz="0" w:space="0" w:color="auto"/>
            <w:left w:val="none" w:sz="0" w:space="0" w:color="auto"/>
            <w:bottom w:val="none" w:sz="0" w:space="0" w:color="auto"/>
            <w:right w:val="none" w:sz="0" w:space="0" w:color="auto"/>
          </w:divBdr>
        </w:div>
        <w:div w:id="1169445932">
          <w:marLeft w:val="640"/>
          <w:marRight w:val="0"/>
          <w:marTop w:val="0"/>
          <w:marBottom w:val="0"/>
          <w:divBdr>
            <w:top w:val="none" w:sz="0" w:space="0" w:color="auto"/>
            <w:left w:val="none" w:sz="0" w:space="0" w:color="auto"/>
            <w:bottom w:val="none" w:sz="0" w:space="0" w:color="auto"/>
            <w:right w:val="none" w:sz="0" w:space="0" w:color="auto"/>
          </w:divBdr>
        </w:div>
        <w:div w:id="1845432887">
          <w:marLeft w:val="640"/>
          <w:marRight w:val="0"/>
          <w:marTop w:val="0"/>
          <w:marBottom w:val="0"/>
          <w:divBdr>
            <w:top w:val="none" w:sz="0" w:space="0" w:color="auto"/>
            <w:left w:val="none" w:sz="0" w:space="0" w:color="auto"/>
            <w:bottom w:val="none" w:sz="0" w:space="0" w:color="auto"/>
            <w:right w:val="none" w:sz="0" w:space="0" w:color="auto"/>
          </w:divBdr>
        </w:div>
        <w:div w:id="518200488">
          <w:marLeft w:val="640"/>
          <w:marRight w:val="0"/>
          <w:marTop w:val="0"/>
          <w:marBottom w:val="0"/>
          <w:divBdr>
            <w:top w:val="none" w:sz="0" w:space="0" w:color="auto"/>
            <w:left w:val="none" w:sz="0" w:space="0" w:color="auto"/>
            <w:bottom w:val="none" w:sz="0" w:space="0" w:color="auto"/>
            <w:right w:val="none" w:sz="0" w:space="0" w:color="auto"/>
          </w:divBdr>
        </w:div>
        <w:div w:id="1384795414">
          <w:marLeft w:val="640"/>
          <w:marRight w:val="0"/>
          <w:marTop w:val="0"/>
          <w:marBottom w:val="0"/>
          <w:divBdr>
            <w:top w:val="none" w:sz="0" w:space="0" w:color="auto"/>
            <w:left w:val="none" w:sz="0" w:space="0" w:color="auto"/>
            <w:bottom w:val="none" w:sz="0" w:space="0" w:color="auto"/>
            <w:right w:val="none" w:sz="0" w:space="0" w:color="auto"/>
          </w:divBdr>
        </w:div>
        <w:div w:id="2095196913">
          <w:marLeft w:val="640"/>
          <w:marRight w:val="0"/>
          <w:marTop w:val="0"/>
          <w:marBottom w:val="0"/>
          <w:divBdr>
            <w:top w:val="none" w:sz="0" w:space="0" w:color="auto"/>
            <w:left w:val="none" w:sz="0" w:space="0" w:color="auto"/>
            <w:bottom w:val="none" w:sz="0" w:space="0" w:color="auto"/>
            <w:right w:val="none" w:sz="0" w:space="0" w:color="auto"/>
          </w:divBdr>
        </w:div>
        <w:div w:id="686638972">
          <w:marLeft w:val="640"/>
          <w:marRight w:val="0"/>
          <w:marTop w:val="0"/>
          <w:marBottom w:val="0"/>
          <w:divBdr>
            <w:top w:val="none" w:sz="0" w:space="0" w:color="auto"/>
            <w:left w:val="none" w:sz="0" w:space="0" w:color="auto"/>
            <w:bottom w:val="none" w:sz="0" w:space="0" w:color="auto"/>
            <w:right w:val="none" w:sz="0" w:space="0" w:color="auto"/>
          </w:divBdr>
        </w:div>
        <w:div w:id="1414860092">
          <w:marLeft w:val="640"/>
          <w:marRight w:val="0"/>
          <w:marTop w:val="0"/>
          <w:marBottom w:val="0"/>
          <w:divBdr>
            <w:top w:val="none" w:sz="0" w:space="0" w:color="auto"/>
            <w:left w:val="none" w:sz="0" w:space="0" w:color="auto"/>
            <w:bottom w:val="none" w:sz="0" w:space="0" w:color="auto"/>
            <w:right w:val="none" w:sz="0" w:space="0" w:color="auto"/>
          </w:divBdr>
        </w:div>
        <w:div w:id="175925976">
          <w:marLeft w:val="640"/>
          <w:marRight w:val="0"/>
          <w:marTop w:val="0"/>
          <w:marBottom w:val="0"/>
          <w:divBdr>
            <w:top w:val="none" w:sz="0" w:space="0" w:color="auto"/>
            <w:left w:val="none" w:sz="0" w:space="0" w:color="auto"/>
            <w:bottom w:val="none" w:sz="0" w:space="0" w:color="auto"/>
            <w:right w:val="none" w:sz="0" w:space="0" w:color="auto"/>
          </w:divBdr>
        </w:div>
        <w:div w:id="1757942460">
          <w:marLeft w:val="640"/>
          <w:marRight w:val="0"/>
          <w:marTop w:val="0"/>
          <w:marBottom w:val="0"/>
          <w:divBdr>
            <w:top w:val="none" w:sz="0" w:space="0" w:color="auto"/>
            <w:left w:val="none" w:sz="0" w:space="0" w:color="auto"/>
            <w:bottom w:val="none" w:sz="0" w:space="0" w:color="auto"/>
            <w:right w:val="none" w:sz="0" w:space="0" w:color="auto"/>
          </w:divBdr>
        </w:div>
        <w:div w:id="2041397086">
          <w:marLeft w:val="640"/>
          <w:marRight w:val="0"/>
          <w:marTop w:val="0"/>
          <w:marBottom w:val="0"/>
          <w:divBdr>
            <w:top w:val="none" w:sz="0" w:space="0" w:color="auto"/>
            <w:left w:val="none" w:sz="0" w:space="0" w:color="auto"/>
            <w:bottom w:val="none" w:sz="0" w:space="0" w:color="auto"/>
            <w:right w:val="none" w:sz="0" w:space="0" w:color="auto"/>
          </w:divBdr>
        </w:div>
        <w:div w:id="1210145718">
          <w:marLeft w:val="640"/>
          <w:marRight w:val="0"/>
          <w:marTop w:val="0"/>
          <w:marBottom w:val="0"/>
          <w:divBdr>
            <w:top w:val="none" w:sz="0" w:space="0" w:color="auto"/>
            <w:left w:val="none" w:sz="0" w:space="0" w:color="auto"/>
            <w:bottom w:val="none" w:sz="0" w:space="0" w:color="auto"/>
            <w:right w:val="none" w:sz="0" w:space="0" w:color="auto"/>
          </w:divBdr>
        </w:div>
        <w:div w:id="1960841184">
          <w:marLeft w:val="640"/>
          <w:marRight w:val="0"/>
          <w:marTop w:val="0"/>
          <w:marBottom w:val="0"/>
          <w:divBdr>
            <w:top w:val="none" w:sz="0" w:space="0" w:color="auto"/>
            <w:left w:val="none" w:sz="0" w:space="0" w:color="auto"/>
            <w:bottom w:val="none" w:sz="0" w:space="0" w:color="auto"/>
            <w:right w:val="none" w:sz="0" w:space="0" w:color="auto"/>
          </w:divBdr>
        </w:div>
        <w:div w:id="675303471">
          <w:marLeft w:val="640"/>
          <w:marRight w:val="0"/>
          <w:marTop w:val="0"/>
          <w:marBottom w:val="0"/>
          <w:divBdr>
            <w:top w:val="none" w:sz="0" w:space="0" w:color="auto"/>
            <w:left w:val="none" w:sz="0" w:space="0" w:color="auto"/>
            <w:bottom w:val="none" w:sz="0" w:space="0" w:color="auto"/>
            <w:right w:val="none" w:sz="0" w:space="0" w:color="auto"/>
          </w:divBdr>
        </w:div>
        <w:div w:id="1069965306">
          <w:marLeft w:val="640"/>
          <w:marRight w:val="0"/>
          <w:marTop w:val="0"/>
          <w:marBottom w:val="0"/>
          <w:divBdr>
            <w:top w:val="none" w:sz="0" w:space="0" w:color="auto"/>
            <w:left w:val="none" w:sz="0" w:space="0" w:color="auto"/>
            <w:bottom w:val="none" w:sz="0" w:space="0" w:color="auto"/>
            <w:right w:val="none" w:sz="0" w:space="0" w:color="auto"/>
          </w:divBdr>
        </w:div>
        <w:div w:id="2091343512">
          <w:marLeft w:val="640"/>
          <w:marRight w:val="0"/>
          <w:marTop w:val="0"/>
          <w:marBottom w:val="0"/>
          <w:divBdr>
            <w:top w:val="none" w:sz="0" w:space="0" w:color="auto"/>
            <w:left w:val="none" w:sz="0" w:space="0" w:color="auto"/>
            <w:bottom w:val="none" w:sz="0" w:space="0" w:color="auto"/>
            <w:right w:val="none" w:sz="0" w:space="0" w:color="auto"/>
          </w:divBdr>
        </w:div>
        <w:div w:id="1166944971">
          <w:marLeft w:val="640"/>
          <w:marRight w:val="0"/>
          <w:marTop w:val="0"/>
          <w:marBottom w:val="0"/>
          <w:divBdr>
            <w:top w:val="none" w:sz="0" w:space="0" w:color="auto"/>
            <w:left w:val="none" w:sz="0" w:space="0" w:color="auto"/>
            <w:bottom w:val="none" w:sz="0" w:space="0" w:color="auto"/>
            <w:right w:val="none" w:sz="0" w:space="0" w:color="auto"/>
          </w:divBdr>
        </w:div>
        <w:div w:id="1049182760">
          <w:marLeft w:val="640"/>
          <w:marRight w:val="0"/>
          <w:marTop w:val="0"/>
          <w:marBottom w:val="0"/>
          <w:divBdr>
            <w:top w:val="none" w:sz="0" w:space="0" w:color="auto"/>
            <w:left w:val="none" w:sz="0" w:space="0" w:color="auto"/>
            <w:bottom w:val="none" w:sz="0" w:space="0" w:color="auto"/>
            <w:right w:val="none" w:sz="0" w:space="0" w:color="auto"/>
          </w:divBdr>
        </w:div>
        <w:div w:id="535460419">
          <w:marLeft w:val="640"/>
          <w:marRight w:val="0"/>
          <w:marTop w:val="0"/>
          <w:marBottom w:val="0"/>
          <w:divBdr>
            <w:top w:val="none" w:sz="0" w:space="0" w:color="auto"/>
            <w:left w:val="none" w:sz="0" w:space="0" w:color="auto"/>
            <w:bottom w:val="none" w:sz="0" w:space="0" w:color="auto"/>
            <w:right w:val="none" w:sz="0" w:space="0" w:color="auto"/>
          </w:divBdr>
        </w:div>
        <w:div w:id="1490176668">
          <w:marLeft w:val="640"/>
          <w:marRight w:val="0"/>
          <w:marTop w:val="0"/>
          <w:marBottom w:val="0"/>
          <w:divBdr>
            <w:top w:val="none" w:sz="0" w:space="0" w:color="auto"/>
            <w:left w:val="none" w:sz="0" w:space="0" w:color="auto"/>
            <w:bottom w:val="none" w:sz="0" w:space="0" w:color="auto"/>
            <w:right w:val="none" w:sz="0" w:space="0" w:color="auto"/>
          </w:divBdr>
        </w:div>
        <w:div w:id="1691100301">
          <w:marLeft w:val="640"/>
          <w:marRight w:val="0"/>
          <w:marTop w:val="0"/>
          <w:marBottom w:val="0"/>
          <w:divBdr>
            <w:top w:val="none" w:sz="0" w:space="0" w:color="auto"/>
            <w:left w:val="none" w:sz="0" w:space="0" w:color="auto"/>
            <w:bottom w:val="none" w:sz="0" w:space="0" w:color="auto"/>
            <w:right w:val="none" w:sz="0" w:space="0" w:color="auto"/>
          </w:divBdr>
        </w:div>
        <w:div w:id="1099759939">
          <w:marLeft w:val="640"/>
          <w:marRight w:val="0"/>
          <w:marTop w:val="0"/>
          <w:marBottom w:val="0"/>
          <w:divBdr>
            <w:top w:val="none" w:sz="0" w:space="0" w:color="auto"/>
            <w:left w:val="none" w:sz="0" w:space="0" w:color="auto"/>
            <w:bottom w:val="none" w:sz="0" w:space="0" w:color="auto"/>
            <w:right w:val="none" w:sz="0" w:space="0" w:color="auto"/>
          </w:divBdr>
        </w:div>
        <w:div w:id="821654750">
          <w:marLeft w:val="640"/>
          <w:marRight w:val="0"/>
          <w:marTop w:val="0"/>
          <w:marBottom w:val="0"/>
          <w:divBdr>
            <w:top w:val="none" w:sz="0" w:space="0" w:color="auto"/>
            <w:left w:val="none" w:sz="0" w:space="0" w:color="auto"/>
            <w:bottom w:val="none" w:sz="0" w:space="0" w:color="auto"/>
            <w:right w:val="none" w:sz="0" w:space="0" w:color="auto"/>
          </w:divBdr>
        </w:div>
        <w:div w:id="116727561">
          <w:marLeft w:val="640"/>
          <w:marRight w:val="0"/>
          <w:marTop w:val="0"/>
          <w:marBottom w:val="0"/>
          <w:divBdr>
            <w:top w:val="none" w:sz="0" w:space="0" w:color="auto"/>
            <w:left w:val="none" w:sz="0" w:space="0" w:color="auto"/>
            <w:bottom w:val="none" w:sz="0" w:space="0" w:color="auto"/>
            <w:right w:val="none" w:sz="0" w:space="0" w:color="auto"/>
          </w:divBdr>
        </w:div>
      </w:divsChild>
    </w:div>
    <w:div w:id="157312152">
      <w:bodyDiv w:val="1"/>
      <w:marLeft w:val="0"/>
      <w:marRight w:val="0"/>
      <w:marTop w:val="0"/>
      <w:marBottom w:val="0"/>
      <w:divBdr>
        <w:top w:val="none" w:sz="0" w:space="0" w:color="auto"/>
        <w:left w:val="none" w:sz="0" w:space="0" w:color="auto"/>
        <w:bottom w:val="none" w:sz="0" w:space="0" w:color="auto"/>
        <w:right w:val="none" w:sz="0" w:space="0" w:color="auto"/>
      </w:divBdr>
      <w:divsChild>
        <w:div w:id="216356154">
          <w:marLeft w:val="640"/>
          <w:marRight w:val="0"/>
          <w:marTop w:val="0"/>
          <w:marBottom w:val="0"/>
          <w:divBdr>
            <w:top w:val="none" w:sz="0" w:space="0" w:color="auto"/>
            <w:left w:val="none" w:sz="0" w:space="0" w:color="auto"/>
            <w:bottom w:val="none" w:sz="0" w:space="0" w:color="auto"/>
            <w:right w:val="none" w:sz="0" w:space="0" w:color="auto"/>
          </w:divBdr>
        </w:div>
        <w:div w:id="219904131">
          <w:marLeft w:val="640"/>
          <w:marRight w:val="0"/>
          <w:marTop w:val="0"/>
          <w:marBottom w:val="0"/>
          <w:divBdr>
            <w:top w:val="none" w:sz="0" w:space="0" w:color="auto"/>
            <w:left w:val="none" w:sz="0" w:space="0" w:color="auto"/>
            <w:bottom w:val="none" w:sz="0" w:space="0" w:color="auto"/>
            <w:right w:val="none" w:sz="0" w:space="0" w:color="auto"/>
          </w:divBdr>
        </w:div>
        <w:div w:id="638610061">
          <w:marLeft w:val="640"/>
          <w:marRight w:val="0"/>
          <w:marTop w:val="0"/>
          <w:marBottom w:val="0"/>
          <w:divBdr>
            <w:top w:val="none" w:sz="0" w:space="0" w:color="auto"/>
            <w:left w:val="none" w:sz="0" w:space="0" w:color="auto"/>
            <w:bottom w:val="none" w:sz="0" w:space="0" w:color="auto"/>
            <w:right w:val="none" w:sz="0" w:space="0" w:color="auto"/>
          </w:divBdr>
        </w:div>
        <w:div w:id="652610358">
          <w:marLeft w:val="640"/>
          <w:marRight w:val="0"/>
          <w:marTop w:val="0"/>
          <w:marBottom w:val="0"/>
          <w:divBdr>
            <w:top w:val="none" w:sz="0" w:space="0" w:color="auto"/>
            <w:left w:val="none" w:sz="0" w:space="0" w:color="auto"/>
            <w:bottom w:val="none" w:sz="0" w:space="0" w:color="auto"/>
            <w:right w:val="none" w:sz="0" w:space="0" w:color="auto"/>
          </w:divBdr>
        </w:div>
        <w:div w:id="858351661">
          <w:marLeft w:val="640"/>
          <w:marRight w:val="0"/>
          <w:marTop w:val="0"/>
          <w:marBottom w:val="0"/>
          <w:divBdr>
            <w:top w:val="none" w:sz="0" w:space="0" w:color="auto"/>
            <w:left w:val="none" w:sz="0" w:space="0" w:color="auto"/>
            <w:bottom w:val="none" w:sz="0" w:space="0" w:color="auto"/>
            <w:right w:val="none" w:sz="0" w:space="0" w:color="auto"/>
          </w:divBdr>
        </w:div>
        <w:div w:id="1258447733">
          <w:marLeft w:val="640"/>
          <w:marRight w:val="0"/>
          <w:marTop w:val="0"/>
          <w:marBottom w:val="0"/>
          <w:divBdr>
            <w:top w:val="none" w:sz="0" w:space="0" w:color="auto"/>
            <w:left w:val="none" w:sz="0" w:space="0" w:color="auto"/>
            <w:bottom w:val="none" w:sz="0" w:space="0" w:color="auto"/>
            <w:right w:val="none" w:sz="0" w:space="0" w:color="auto"/>
          </w:divBdr>
        </w:div>
        <w:div w:id="1430202698">
          <w:marLeft w:val="640"/>
          <w:marRight w:val="0"/>
          <w:marTop w:val="0"/>
          <w:marBottom w:val="0"/>
          <w:divBdr>
            <w:top w:val="none" w:sz="0" w:space="0" w:color="auto"/>
            <w:left w:val="none" w:sz="0" w:space="0" w:color="auto"/>
            <w:bottom w:val="none" w:sz="0" w:space="0" w:color="auto"/>
            <w:right w:val="none" w:sz="0" w:space="0" w:color="auto"/>
          </w:divBdr>
        </w:div>
        <w:div w:id="1455713988">
          <w:marLeft w:val="640"/>
          <w:marRight w:val="0"/>
          <w:marTop w:val="0"/>
          <w:marBottom w:val="0"/>
          <w:divBdr>
            <w:top w:val="none" w:sz="0" w:space="0" w:color="auto"/>
            <w:left w:val="none" w:sz="0" w:space="0" w:color="auto"/>
            <w:bottom w:val="none" w:sz="0" w:space="0" w:color="auto"/>
            <w:right w:val="none" w:sz="0" w:space="0" w:color="auto"/>
          </w:divBdr>
        </w:div>
        <w:div w:id="1515652761">
          <w:marLeft w:val="640"/>
          <w:marRight w:val="0"/>
          <w:marTop w:val="0"/>
          <w:marBottom w:val="0"/>
          <w:divBdr>
            <w:top w:val="none" w:sz="0" w:space="0" w:color="auto"/>
            <w:left w:val="none" w:sz="0" w:space="0" w:color="auto"/>
            <w:bottom w:val="none" w:sz="0" w:space="0" w:color="auto"/>
            <w:right w:val="none" w:sz="0" w:space="0" w:color="auto"/>
          </w:divBdr>
        </w:div>
        <w:div w:id="1585453261">
          <w:marLeft w:val="640"/>
          <w:marRight w:val="0"/>
          <w:marTop w:val="0"/>
          <w:marBottom w:val="0"/>
          <w:divBdr>
            <w:top w:val="none" w:sz="0" w:space="0" w:color="auto"/>
            <w:left w:val="none" w:sz="0" w:space="0" w:color="auto"/>
            <w:bottom w:val="none" w:sz="0" w:space="0" w:color="auto"/>
            <w:right w:val="none" w:sz="0" w:space="0" w:color="auto"/>
          </w:divBdr>
        </w:div>
        <w:div w:id="1606034860">
          <w:marLeft w:val="640"/>
          <w:marRight w:val="0"/>
          <w:marTop w:val="0"/>
          <w:marBottom w:val="0"/>
          <w:divBdr>
            <w:top w:val="none" w:sz="0" w:space="0" w:color="auto"/>
            <w:left w:val="none" w:sz="0" w:space="0" w:color="auto"/>
            <w:bottom w:val="none" w:sz="0" w:space="0" w:color="auto"/>
            <w:right w:val="none" w:sz="0" w:space="0" w:color="auto"/>
          </w:divBdr>
        </w:div>
        <w:div w:id="1907061463">
          <w:marLeft w:val="640"/>
          <w:marRight w:val="0"/>
          <w:marTop w:val="0"/>
          <w:marBottom w:val="0"/>
          <w:divBdr>
            <w:top w:val="none" w:sz="0" w:space="0" w:color="auto"/>
            <w:left w:val="none" w:sz="0" w:space="0" w:color="auto"/>
            <w:bottom w:val="none" w:sz="0" w:space="0" w:color="auto"/>
            <w:right w:val="none" w:sz="0" w:space="0" w:color="auto"/>
          </w:divBdr>
        </w:div>
        <w:div w:id="2065593913">
          <w:marLeft w:val="640"/>
          <w:marRight w:val="0"/>
          <w:marTop w:val="0"/>
          <w:marBottom w:val="0"/>
          <w:divBdr>
            <w:top w:val="none" w:sz="0" w:space="0" w:color="auto"/>
            <w:left w:val="none" w:sz="0" w:space="0" w:color="auto"/>
            <w:bottom w:val="none" w:sz="0" w:space="0" w:color="auto"/>
            <w:right w:val="none" w:sz="0" w:space="0" w:color="auto"/>
          </w:divBdr>
        </w:div>
      </w:divsChild>
    </w:div>
    <w:div w:id="160703786">
      <w:bodyDiv w:val="1"/>
      <w:marLeft w:val="0"/>
      <w:marRight w:val="0"/>
      <w:marTop w:val="0"/>
      <w:marBottom w:val="0"/>
      <w:divBdr>
        <w:top w:val="none" w:sz="0" w:space="0" w:color="auto"/>
        <w:left w:val="none" w:sz="0" w:space="0" w:color="auto"/>
        <w:bottom w:val="none" w:sz="0" w:space="0" w:color="auto"/>
        <w:right w:val="none" w:sz="0" w:space="0" w:color="auto"/>
      </w:divBdr>
      <w:divsChild>
        <w:div w:id="747381516">
          <w:marLeft w:val="0"/>
          <w:marRight w:val="0"/>
          <w:marTop w:val="0"/>
          <w:marBottom w:val="0"/>
          <w:divBdr>
            <w:top w:val="none" w:sz="0" w:space="0" w:color="auto"/>
            <w:left w:val="none" w:sz="0" w:space="0" w:color="auto"/>
            <w:bottom w:val="none" w:sz="0" w:space="0" w:color="auto"/>
            <w:right w:val="none" w:sz="0" w:space="0" w:color="auto"/>
          </w:divBdr>
        </w:div>
        <w:div w:id="1696886176">
          <w:marLeft w:val="0"/>
          <w:marRight w:val="0"/>
          <w:marTop w:val="0"/>
          <w:marBottom w:val="0"/>
          <w:divBdr>
            <w:top w:val="none" w:sz="0" w:space="0" w:color="auto"/>
            <w:left w:val="none" w:sz="0" w:space="0" w:color="auto"/>
            <w:bottom w:val="none" w:sz="0" w:space="0" w:color="auto"/>
            <w:right w:val="none" w:sz="0" w:space="0" w:color="auto"/>
          </w:divBdr>
        </w:div>
      </w:divsChild>
    </w:div>
    <w:div w:id="167445534">
      <w:bodyDiv w:val="1"/>
      <w:marLeft w:val="0"/>
      <w:marRight w:val="0"/>
      <w:marTop w:val="0"/>
      <w:marBottom w:val="0"/>
      <w:divBdr>
        <w:top w:val="none" w:sz="0" w:space="0" w:color="auto"/>
        <w:left w:val="none" w:sz="0" w:space="0" w:color="auto"/>
        <w:bottom w:val="none" w:sz="0" w:space="0" w:color="auto"/>
        <w:right w:val="none" w:sz="0" w:space="0" w:color="auto"/>
      </w:divBdr>
      <w:divsChild>
        <w:div w:id="192229133">
          <w:marLeft w:val="0"/>
          <w:marRight w:val="0"/>
          <w:marTop w:val="0"/>
          <w:marBottom w:val="0"/>
          <w:divBdr>
            <w:top w:val="none" w:sz="0" w:space="0" w:color="auto"/>
            <w:left w:val="none" w:sz="0" w:space="0" w:color="auto"/>
            <w:bottom w:val="none" w:sz="0" w:space="0" w:color="auto"/>
            <w:right w:val="none" w:sz="0" w:space="0" w:color="auto"/>
          </w:divBdr>
        </w:div>
      </w:divsChild>
    </w:div>
    <w:div w:id="179927585">
      <w:bodyDiv w:val="1"/>
      <w:marLeft w:val="0"/>
      <w:marRight w:val="0"/>
      <w:marTop w:val="0"/>
      <w:marBottom w:val="0"/>
      <w:divBdr>
        <w:top w:val="none" w:sz="0" w:space="0" w:color="auto"/>
        <w:left w:val="none" w:sz="0" w:space="0" w:color="auto"/>
        <w:bottom w:val="none" w:sz="0" w:space="0" w:color="auto"/>
        <w:right w:val="none" w:sz="0" w:space="0" w:color="auto"/>
      </w:divBdr>
      <w:divsChild>
        <w:div w:id="103968474">
          <w:marLeft w:val="640"/>
          <w:marRight w:val="0"/>
          <w:marTop w:val="0"/>
          <w:marBottom w:val="0"/>
          <w:divBdr>
            <w:top w:val="none" w:sz="0" w:space="0" w:color="auto"/>
            <w:left w:val="none" w:sz="0" w:space="0" w:color="auto"/>
            <w:bottom w:val="none" w:sz="0" w:space="0" w:color="auto"/>
            <w:right w:val="none" w:sz="0" w:space="0" w:color="auto"/>
          </w:divBdr>
        </w:div>
        <w:div w:id="162942257">
          <w:marLeft w:val="640"/>
          <w:marRight w:val="0"/>
          <w:marTop w:val="0"/>
          <w:marBottom w:val="0"/>
          <w:divBdr>
            <w:top w:val="none" w:sz="0" w:space="0" w:color="auto"/>
            <w:left w:val="none" w:sz="0" w:space="0" w:color="auto"/>
            <w:bottom w:val="none" w:sz="0" w:space="0" w:color="auto"/>
            <w:right w:val="none" w:sz="0" w:space="0" w:color="auto"/>
          </w:divBdr>
        </w:div>
        <w:div w:id="526021423">
          <w:marLeft w:val="640"/>
          <w:marRight w:val="0"/>
          <w:marTop w:val="0"/>
          <w:marBottom w:val="0"/>
          <w:divBdr>
            <w:top w:val="none" w:sz="0" w:space="0" w:color="auto"/>
            <w:left w:val="none" w:sz="0" w:space="0" w:color="auto"/>
            <w:bottom w:val="none" w:sz="0" w:space="0" w:color="auto"/>
            <w:right w:val="none" w:sz="0" w:space="0" w:color="auto"/>
          </w:divBdr>
        </w:div>
        <w:div w:id="573007873">
          <w:marLeft w:val="640"/>
          <w:marRight w:val="0"/>
          <w:marTop w:val="0"/>
          <w:marBottom w:val="0"/>
          <w:divBdr>
            <w:top w:val="none" w:sz="0" w:space="0" w:color="auto"/>
            <w:left w:val="none" w:sz="0" w:space="0" w:color="auto"/>
            <w:bottom w:val="none" w:sz="0" w:space="0" w:color="auto"/>
            <w:right w:val="none" w:sz="0" w:space="0" w:color="auto"/>
          </w:divBdr>
        </w:div>
        <w:div w:id="628050214">
          <w:marLeft w:val="640"/>
          <w:marRight w:val="0"/>
          <w:marTop w:val="0"/>
          <w:marBottom w:val="0"/>
          <w:divBdr>
            <w:top w:val="none" w:sz="0" w:space="0" w:color="auto"/>
            <w:left w:val="none" w:sz="0" w:space="0" w:color="auto"/>
            <w:bottom w:val="none" w:sz="0" w:space="0" w:color="auto"/>
            <w:right w:val="none" w:sz="0" w:space="0" w:color="auto"/>
          </w:divBdr>
        </w:div>
        <w:div w:id="1043334685">
          <w:marLeft w:val="640"/>
          <w:marRight w:val="0"/>
          <w:marTop w:val="0"/>
          <w:marBottom w:val="0"/>
          <w:divBdr>
            <w:top w:val="none" w:sz="0" w:space="0" w:color="auto"/>
            <w:left w:val="none" w:sz="0" w:space="0" w:color="auto"/>
            <w:bottom w:val="none" w:sz="0" w:space="0" w:color="auto"/>
            <w:right w:val="none" w:sz="0" w:space="0" w:color="auto"/>
          </w:divBdr>
        </w:div>
        <w:div w:id="1259215018">
          <w:marLeft w:val="640"/>
          <w:marRight w:val="0"/>
          <w:marTop w:val="0"/>
          <w:marBottom w:val="0"/>
          <w:divBdr>
            <w:top w:val="none" w:sz="0" w:space="0" w:color="auto"/>
            <w:left w:val="none" w:sz="0" w:space="0" w:color="auto"/>
            <w:bottom w:val="none" w:sz="0" w:space="0" w:color="auto"/>
            <w:right w:val="none" w:sz="0" w:space="0" w:color="auto"/>
          </w:divBdr>
        </w:div>
        <w:div w:id="1259871080">
          <w:marLeft w:val="640"/>
          <w:marRight w:val="0"/>
          <w:marTop w:val="0"/>
          <w:marBottom w:val="0"/>
          <w:divBdr>
            <w:top w:val="none" w:sz="0" w:space="0" w:color="auto"/>
            <w:left w:val="none" w:sz="0" w:space="0" w:color="auto"/>
            <w:bottom w:val="none" w:sz="0" w:space="0" w:color="auto"/>
            <w:right w:val="none" w:sz="0" w:space="0" w:color="auto"/>
          </w:divBdr>
        </w:div>
        <w:div w:id="1367178985">
          <w:marLeft w:val="640"/>
          <w:marRight w:val="0"/>
          <w:marTop w:val="0"/>
          <w:marBottom w:val="0"/>
          <w:divBdr>
            <w:top w:val="none" w:sz="0" w:space="0" w:color="auto"/>
            <w:left w:val="none" w:sz="0" w:space="0" w:color="auto"/>
            <w:bottom w:val="none" w:sz="0" w:space="0" w:color="auto"/>
            <w:right w:val="none" w:sz="0" w:space="0" w:color="auto"/>
          </w:divBdr>
        </w:div>
        <w:div w:id="1367830450">
          <w:marLeft w:val="640"/>
          <w:marRight w:val="0"/>
          <w:marTop w:val="0"/>
          <w:marBottom w:val="0"/>
          <w:divBdr>
            <w:top w:val="none" w:sz="0" w:space="0" w:color="auto"/>
            <w:left w:val="none" w:sz="0" w:space="0" w:color="auto"/>
            <w:bottom w:val="none" w:sz="0" w:space="0" w:color="auto"/>
            <w:right w:val="none" w:sz="0" w:space="0" w:color="auto"/>
          </w:divBdr>
        </w:div>
        <w:div w:id="1805076523">
          <w:marLeft w:val="640"/>
          <w:marRight w:val="0"/>
          <w:marTop w:val="0"/>
          <w:marBottom w:val="0"/>
          <w:divBdr>
            <w:top w:val="none" w:sz="0" w:space="0" w:color="auto"/>
            <w:left w:val="none" w:sz="0" w:space="0" w:color="auto"/>
            <w:bottom w:val="none" w:sz="0" w:space="0" w:color="auto"/>
            <w:right w:val="none" w:sz="0" w:space="0" w:color="auto"/>
          </w:divBdr>
        </w:div>
        <w:div w:id="1823963407">
          <w:marLeft w:val="640"/>
          <w:marRight w:val="0"/>
          <w:marTop w:val="0"/>
          <w:marBottom w:val="0"/>
          <w:divBdr>
            <w:top w:val="none" w:sz="0" w:space="0" w:color="auto"/>
            <w:left w:val="none" w:sz="0" w:space="0" w:color="auto"/>
            <w:bottom w:val="none" w:sz="0" w:space="0" w:color="auto"/>
            <w:right w:val="none" w:sz="0" w:space="0" w:color="auto"/>
          </w:divBdr>
        </w:div>
        <w:div w:id="2081170712">
          <w:marLeft w:val="640"/>
          <w:marRight w:val="0"/>
          <w:marTop w:val="0"/>
          <w:marBottom w:val="0"/>
          <w:divBdr>
            <w:top w:val="none" w:sz="0" w:space="0" w:color="auto"/>
            <w:left w:val="none" w:sz="0" w:space="0" w:color="auto"/>
            <w:bottom w:val="none" w:sz="0" w:space="0" w:color="auto"/>
            <w:right w:val="none" w:sz="0" w:space="0" w:color="auto"/>
          </w:divBdr>
        </w:div>
      </w:divsChild>
    </w:div>
    <w:div w:id="191384660">
      <w:bodyDiv w:val="1"/>
      <w:marLeft w:val="0"/>
      <w:marRight w:val="0"/>
      <w:marTop w:val="0"/>
      <w:marBottom w:val="0"/>
      <w:divBdr>
        <w:top w:val="none" w:sz="0" w:space="0" w:color="auto"/>
        <w:left w:val="none" w:sz="0" w:space="0" w:color="auto"/>
        <w:bottom w:val="none" w:sz="0" w:space="0" w:color="auto"/>
        <w:right w:val="none" w:sz="0" w:space="0" w:color="auto"/>
      </w:divBdr>
    </w:div>
    <w:div w:id="207450204">
      <w:bodyDiv w:val="1"/>
      <w:marLeft w:val="0"/>
      <w:marRight w:val="0"/>
      <w:marTop w:val="0"/>
      <w:marBottom w:val="0"/>
      <w:divBdr>
        <w:top w:val="none" w:sz="0" w:space="0" w:color="auto"/>
        <w:left w:val="none" w:sz="0" w:space="0" w:color="auto"/>
        <w:bottom w:val="none" w:sz="0" w:space="0" w:color="auto"/>
        <w:right w:val="none" w:sz="0" w:space="0" w:color="auto"/>
      </w:divBdr>
      <w:divsChild>
        <w:div w:id="417214925">
          <w:marLeft w:val="640"/>
          <w:marRight w:val="0"/>
          <w:marTop w:val="0"/>
          <w:marBottom w:val="0"/>
          <w:divBdr>
            <w:top w:val="none" w:sz="0" w:space="0" w:color="auto"/>
            <w:left w:val="none" w:sz="0" w:space="0" w:color="auto"/>
            <w:bottom w:val="none" w:sz="0" w:space="0" w:color="auto"/>
            <w:right w:val="none" w:sz="0" w:space="0" w:color="auto"/>
          </w:divBdr>
        </w:div>
        <w:div w:id="2032487976">
          <w:marLeft w:val="640"/>
          <w:marRight w:val="0"/>
          <w:marTop w:val="0"/>
          <w:marBottom w:val="0"/>
          <w:divBdr>
            <w:top w:val="none" w:sz="0" w:space="0" w:color="auto"/>
            <w:left w:val="none" w:sz="0" w:space="0" w:color="auto"/>
            <w:bottom w:val="none" w:sz="0" w:space="0" w:color="auto"/>
            <w:right w:val="none" w:sz="0" w:space="0" w:color="auto"/>
          </w:divBdr>
        </w:div>
        <w:div w:id="1873878182">
          <w:marLeft w:val="640"/>
          <w:marRight w:val="0"/>
          <w:marTop w:val="0"/>
          <w:marBottom w:val="0"/>
          <w:divBdr>
            <w:top w:val="none" w:sz="0" w:space="0" w:color="auto"/>
            <w:left w:val="none" w:sz="0" w:space="0" w:color="auto"/>
            <w:bottom w:val="none" w:sz="0" w:space="0" w:color="auto"/>
            <w:right w:val="none" w:sz="0" w:space="0" w:color="auto"/>
          </w:divBdr>
        </w:div>
        <w:div w:id="121123301">
          <w:marLeft w:val="640"/>
          <w:marRight w:val="0"/>
          <w:marTop w:val="0"/>
          <w:marBottom w:val="0"/>
          <w:divBdr>
            <w:top w:val="none" w:sz="0" w:space="0" w:color="auto"/>
            <w:left w:val="none" w:sz="0" w:space="0" w:color="auto"/>
            <w:bottom w:val="none" w:sz="0" w:space="0" w:color="auto"/>
            <w:right w:val="none" w:sz="0" w:space="0" w:color="auto"/>
          </w:divBdr>
        </w:div>
        <w:div w:id="1882859892">
          <w:marLeft w:val="640"/>
          <w:marRight w:val="0"/>
          <w:marTop w:val="0"/>
          <w:marBottom w:val="0"/>
          <w:divBdr>
            <w:top w:val="none" w:sz="0" w:space="0" w:color="auto"/>
            <w:left w:val="none" w:sz="0" w:space="0" w:color="auto"/>
            <w:bottom w:val="none" w:sz="0" w:space="0" w:color="auto"/>
            <w:right w:val="none" w:sz="0" w:space="0" w:color="auto"/>
          </w:divBdr>
        </w:div>
        <w:div w:id="288627719">
          <w:marLeft w:val="640"/>
          <w:marRight w:val="0"/>
          <w:marTop w:val="0"/>
          <w:marBottom w:val="0"/>
          <w:divBdr>
            <w:top w:val="none" w:sz="0" w:space="0" w:color="auto"/>
            <w:left w:val="none" w:sz="0" w:space="0" w:color="auto"/>
            <w:bottom w:val="none" w:sz="0" w:space="0" w:color="auto"/>
            <w:right w:val="none" w:sz="0" w:space="0" w:color="auto"/>
          </w:divBdr>
        </w:div>
        <w:div w:id="913006136">
          <w:marLeft w:val="640"/>
          <w:marRight w:val="0"/>
          <w:marTop w:val="0"/>
          <w:marBottom w:val="0"/>
          <w:divBdr>
            <w:top w:val="none" w:sz="0" w:space="0" w:color="auto"/>
            <w:left w:val="none" w:sz="0" w:space="0" w:color="auto"/>
            <w:bottom w:val="none" w:sz="0" w:space="0" w:color="auto"/>
            <w:right w:val="none" w:sz="0" w:space="0" w:color="auto"/>
          </w:divBdr>
        </w:div>
        <w:div w:id="287591191">
          <w:marLeft w:val="640"/>
          <w:marRight w:val="0"/>
          <w:marTop w:val="0"/>
          <w:marBottom w:val="0"/>
          <w:divBdr>
            <w:top w:val="none" w:sz="0" w:space="0" w:color="auto"/>
            <w:left w:val="none" w:sz="0" w:space="0" w:color="auto"/>
            <w:bottom w:val="none" w:sz="0" w:space="0" w:color="auto"/>
            <w:right w:val="none" w:sz="0" w:space="0" w:color="auto"/>
          </w:divBdr>
        </w:div>
        <w:div w:id="867066174">
          <w:marLeft w:val="640"/>
          <w:marRight w:val="0"/>
          <w:marTop w:val="0"/>
          <w:marBottom w:val="0"/>
          <w:divBdr>
            <w:top w:val="none" w:sz="0" w:space="0" w:color="auto"/>
            <w:left w:val="none" w:sz="0" w:space="0" w:color="auto"/>
            <w:bottom w:val="none" w:sz="0" w:space="0" w:color="auto"/>
            <w:right w:val="none" w:sz="0" w:space="0" w:color="auto"/>
          </w:divBdr>
        </w:div>
        <w:div w:id="904218854">
          <w:marLeft w:val="640"/>
          <w:marRight w:val="0"/>
          <w:marTop w:val="0"/>
          <w:marBottom w:val="0"/>
          <w:divBdr>
            <w:top w:val="none" w:sz="0" w:space="0" w:color="auto"/>
            <w:left w:val="none" w:sz="0" w:space="0" w:color="auto"/>
            <w:bottom w:val="none" w:sz="0" w:space="0" w:color="auto"/>
            <w:right w:val="none" w:sz="0" w:space="0" w:color="auto"/>
          </w:divBdr>
        </w:div>
        <w:div w:id="1580558130">
          <w:marLeft w:val="640"/>
          <w:marRight w:val="0"/>
          <w:marTop w:val="0"/>
          <w:marBottom w:val="0"/>
          <w:divBdr>
            <w:top w:val="none" w:sz="0" w:space="0" w:color="auto"/>
            <w:left w:val="none" w:sz="0" w:space="0" w:color="auto"/>
            <w:bottom w:val="none" w:sz="0" w:space="0" w:color="auto"/>
            <w:right w:val="none" w:sz="0" w:space="0" w:color="auto"/>
          </w:divBdr>
        </w:div>
        <w:div w:id="74328816">
          <w:marLeft w:val="640"/>
          <w:marRight w:val="0"/>
          <w:marTop w:val="0"/>
          <w:marBottom w:val="0"/>
          <w:divBdr>
            <w:top w:val="none" w:sz="0" w:space="0" w:color="auto"/>
            <w:left w:val="none" w:sz="0" w:space="0" w:color="auto"/>
            <w:bottom w:val="none" w:sz="0" w:space="0" w:color="auto"/>
            <w:right w:val="none" w:sz="0" w:space="0" w:color="auto"/>
          </w:divBdr>
        </w:div>
        <w:div w:id="649794037">
          <w:marLeft w:val="640"/>
          <w:marRight w:val="0"/>
          <w:marTop w:val="0"/>
          <w:marBottom w:val="0"/>
          <w:divBdr>
            <w:top w:val="none" w:sz="0" w:space="0" w:color="auto"/>
            <w:left w:val="none" w:sz="0" w:space="0" w:color="auto"/>
            <w:bottom w:val="none" w:sz="0" w:space="0" w:color="auto"/>
            <w:right w:val="none" w:sz="0" w:space="0" w:color="auto"/>
          </w:divBdr>
        </w:div>
        <w:div w:id="109517237">
          <w:marLeft w:val="640"/>
          <w:marRight w:val="0"/>
          <w:marTop w:val="0"/>
          <w:marBottom w:val="0"/>
          <w:divBdr>
            <w:top w:val="none" w:sz="0" w:space="0" w:color="auto"/>
            <w:left w:val="none" w:sz="0" w:space="0" w:color="auto"/>
            <w:bottom w:val="none" w:sz="0" w:space="0" w:color="auto"/>
            <w:right w:val="none" w:sz="0" w:space="0" w:color="auto"/>
          </w:divBdr>
        </w:div>
        <w:div w:id="570316709">
          <w:marLeft w:val="640"/>
          <w:marRight w:val="0"/>
          <w:marTop w:val="0"/>
          <w:marBottom w:val="0"/>
          <w:divBdr>
            <w:top w:val="none" w:sz="0" w:space="0" w:color="auto"/>
            <w:left w:val="none" w:sz="0" w:space="0" w:color="auto"/>
            <w:bottom w:val="none" w:sz="0" w:space="0" w:color="auto"/>
            <w:right w:val="none" w:sz="0" w:space="0" w:color="auto"/>
          </w:divBdr>
        </w:div>
        <w:div w:id="577131427">
          <w:marLeft w:val="640"/>
          <w:marRight w:val="0"/>
          <w:marTop w:val="0"/>
          <w:marBottom w:val="0"/>
          <w:divBdr>
            <w:top w:val="none" w:sz="0" w:space="0" w:color="auto"/>
            <w:left w:val="none" w:sz="0" w:space="0" w:color="auto"/>
            <w:bottom w:val="none" w:sz="0" w:space="0" w:color="auto"/>
            <w:right w:val="none" w:sz="0" w:space="0" w:color="auto"/>
          </w:divBdr>
        </w:div>
        <w:div w:id="204683208">
          <w:marLeft w:val="640"/>
          <w:marRight w:val="0"/>
          <w:marTop w:val="0"/>
          <w:marBottom w:val="0"/>
          <w:divBdr>
            <w:top w:val="none" w:sz="0" w:space="0" w:color="auto"/>
            <w:left w:val="none" w:sz="0" w:space="0" w:color="auto"/>
            <w:bottom w:val="none" w:sz="0" w:space="0" w:color="auto"/>
            <w:right w:val="none" w:sz="0" w:space="0" w:color="auto"/>
          </w:divBdr>
        </w:div>
        <w:div w:id="1908153424">
          <w:marLeft w:val="640"/>
          <w:marRight w:val="0"/>
          <w:marTop w:val="0"/>
          <w:marBottom w:val="0"/>
          <w:divBdr>
            <w:top w:val="none" w:sz="0" w:space="0" w:color="auto"/>
            <w:left w:val="none" w:sz="0" w:space="0" w:color="auto"/>
            <w:bottom w:val="none" w:sz="0" w:space="0" w:color="auto"/>
            <w:right w:val="none" w:sz="0" w:space="0" w:color="auto"/>
          </w:divBdr>
        </w:div>
        <w:div w:id="756752159">
          <w:marLeft w:val="640"/>
          <w:marRight w:val="0"/>
          <w:marTop w:val="0"/>
          <w:marBottom w:val="0"/>
          <w:divBdr>
            <w:top w:val="none" w:sz="0" w:space="0" w:color="auto"/>
            <w:left w:val="none" w:sz="0" w:space="0" w:color="auto"/>
            <w:bottom w:val="none" w:sz="0" w:space="0" w:color="auto"/>
            <w:right w:val="none" w:sz="0" w:space="0" w:color="auto"/>
          </w:divBdr>
        </w:div>
        <w:div w:id="126165907">
          <w:marLeft w:val="640"/>
          <w:marRight w:val="0"/>
          <w:marTop w:val="0"/>
          <w:marBottom w:val="0"/>
          <w:divBdr>
            <w:top w:val="none" w:sz="0" w:space="0" w:color="auto"/>
            <w:left w:val="none" w:sz="0" w:space="0" w:color="auto"/>
            <w:bottom w:val="none" w:sz="0" w:space="0" w:color="auto"/>
            <w:right w:val="none" w:sz="0" w:space="0" w:color="auto"/>
          </w:divBdr>
        </w:div>
        <w:div w:id="1888906474">
          <w:marLeft w:val="640"/>
          <w:marRight w:val="0"/>
          <w:marTop w:val="0"/>
          <w:marBottom w:val="0"/>
          <w:divBdr>
            <w:top w:val="none" w:sz="0" w:space="0" w:color="auto"/>
            <w:left w:val="none" w:sz="0" w:space="0" w:color="auto"/>
            <w:bottom w:val="none" w:sz="0" w:space="0" w:color="auto"/>
            <w:right w:val="none" w:sz="0" w:space="0" w:color="auto"/>
          </w:divBdr>
        </w:div>
        <w:div w:id="468593268">
          <w:marLeft w:val="640"/>
          <w:marRight w:val="0"/>
          <w:marTop w:val="0"/>
          <w:marBottom w:val="0"/>
          <w:divBdr>
            <w:top w:val="none" w:sz="0" w:space="0" w:color="auto"/>
            <w:left w:val="none" w:sz="0" w:space="0" w:color="auto"/>
            <w:bottom w:val="none" w:sz="0" w:space="0" w:color="auto"/>
            <w:right w:val="none" w:sz="0" w:space="0" w:color="auto"/>
          </w:divBdr>
        </w:div>
        <w:div w:id="691152633">
          <w:marLeft w:val="640"/>
          <w:marRight w:val="0"/>
          <w:marTop w:val="0"/>
          <w:marBottom w:val="0"/>
          <w:divBdr>
            <w:top w:val="none" w:sz="0" w:space="0" w:color="auto"/>
            <w:left w:val="none" w:sz="0" w:space="0" w:color="auto"/>
            <w:bottom w:val="none" w:sz="0" w:space="0" w:color="auto"/>
            <w:right w:val="none" w:sz="0" w:space="0" w:color="auto"/>
          </w:divBdr>
        </w:div>
        <w:div w:id="561872376">
          <w:marLeft w:val="640"/>
          <w:marRight w:val="0"/>
          <w:marTop w:val="0"/>
          <w:marBottom w:val="0"/>
          <w:divBdr>
            <w:top w:val="none" w:sz="0" w:space="0" w:color="auto"/>
            <w:left w:val="none" w:sz="0" w:space="0" w:color="auto"/>
            <w:bottom w:val="none" w:sz="0" w:space="0" w:color="auto"/>
            <w:right w:val="none" w:sz="0" w:space="0" w:color="auto"/>
          </w:divBdr>
        </w:div>
        <w:div w:id="253366035">
          <w:marLeft w:val="640"/>
          <w:marRight w:val="0"/>
          <w:marTop w:val="0"/>
          <w:marBottom w:val="0"/>
          <w:divBdr>
            <w:top w:val="none" w:sz="0" w:space="0" w:color="auto"/>
            <w:left w:val="none" w:sz="0" w:space="0" w:color="auto"/>
            <w:bottom w:val="none" w:sz="0" w:space="0" w:color="auto"/>
            <w:right w:val="none" w:sz="0" w:space="0" w:color="auto"/>
          </w:divBdr>
        </w:div>
        <w:div w:id="1273198301">
          <w:marLeft w:val="640"/>
          <w:marRight w:val="0"/>
          <w:marTop w:val="0"/>
          <w:marBottom w:val="0"/>
          <w:divBdr>
            <w:top w:val="none" w:sz="0" w:space="0" w:color="auto"/>
            <w:left w:val="none" w:sz="0" w:space="0" w:color="auto"/>
            <w:bottom w:val="none" w:sz="0" w:space="0" w:color="auto"/>
            <w:right w:val="none" w:sz="0" w:space="0" w:color="auto"/>
          </w:divBdr>
        </w:div>
        <w:div w:id="717899483">
          <w:marLeft w:val="640"/>
          <w:marRight w:val="0"/>
          <w:marTop w:val="0"/>
          <w:marBottom w:val="0"/>
          <w:divBdr>
            <w:top w:val="none" w:sz="0" w:space="0" w:color="auto"/>
            <w:left w:val="none" w:sz="0" w:space="0" w:color="auto"/>
            <w:bottom w:val="none" w:sz="0" w:space="0" w:color="auto"/>
            <w:right w:val="none" w:sz="0" w:space="0" w:color="auto"/>
          </w:divBdr>
        </w:div>
        <w:div w:id="697701665">
          <w:marLeft w:val="640"/>
          <w:marRight w:val="0"/>
          <w:marTop w:val="0"/>
          <w:marBottom w:val="0"/>
          <w:divBdr>
            <w:top w:val="none" w:sz="0" w:space="0" w:color="auto"/>
            <w:left w:val="none" w:sz="0" w:space="0" w:color="auto"/>
            <w:bottom w:val="none" w:sz="0" w:space="0" w:color="auto"/>
            <w:right w:val="none" w:sz="0" w:space="0" w:color="auto"/>
          </w:divBdr>
        </w:div>
        <w:div w:id="1387415280">
          <w:marLeft w:val="640"/>
          <w:marRight w:val="0"/>
          <w:marTop w:val="0"/>
          <w:marBottom w:val="0"/>
          <w:divBdr>
            <w:top w:val="none" w:sz="0" w:space="0" w:color="auto"/>
            <w:left w:val="none" w:sz="0" w:space="0" w:color="auto"/>
            <w:bottom w:val="none" w:sz="0" w:space="0" w:color="auto"/>
            <w:right w:val="none" w:sz="0" w:space="0" w:color="auto"/>
          </w:divBdr>
        </w:div>
        <w:div w:id="1653867351">
          <w:marLeft w:val="640"/>
          <w:marRight w:val="0"/>
          <w:marTop w:val="0"/>
          <w:marBottom w:val="0"/>
          <w:divBdr>
            <w:top w:val="none" w:sz="0" w:space="0" w:color="auto"/>
            <w:left w:val="none" w:sz="0" w:space="0" w:color="auto"/>
            <w:bottom w:val="none" w:sz="0" w:space="0" w:color="auto"/>
            <w:right w:val="none" w:sz="0" w:space="0" w:color="auto"/>
          </w:divBdr>
        </w:div>
        <w:div w:id="1357585932">
          <w:marLeft w:val="640"/>
          <w:marRight w:val="0"/>
          <w:marTop w:val="0"/>
          <w:marBottom w:val="0"/>
          <w:divBdr>
            <w:top w:val="none" w:sz="0" w:space="0" w:color="auto"/>
            <w:left w:val="none" w:sz="0" w:space="0" w:color="auto"/>
            <w:bottom w:val="none" w:sz="0" w:space="0" w:color="auto"/>
            <w:right w:val="none" w:sz="0" w:space="0" w:color="auto"/>
          </w:divBdr>
        </w:div>
      </w:divsChild>
    </w:div>
    <w:div w:id="209075537">
      <w:bodyDiv w:val="1"/>
      <w:marLeft w:val="0"/>
      <w:marRight w:val="0"/>
      <w:marTop w:val="0"/>
      <w:marBottom w:val="0"/>
      <w:divBdr>
        <w:top w:val="none" w:sz="0" w:space="0" w:color="auto"/>
        <w:left w:val="none" w:sz="0" w:space="0" w:color="auto"/>
        <w:bottom w:val="none" w:sz="0" w:space="0" w:color="auto"/>
        <w:right w:val="none" w:sz="0" w:space="0" w:color="auto"/>
      </w:divBdr>
      <w:divsChild>
        <w:div w:id="1785878654">
          <w:marLeft w:val="0"/>
          <w:marRight w:val="0"/>
          <w:marTop w:val="0"/>
          <w:marBottom w:val="0"/>
          <w:divBdr>
            <w:top w:val="none" w:sz="0" w:space="0" w:color="auto"/>
            <w:left w:val="none" w:sz="0" w:space="0" w:color="auto"/>
            <w:bottom w:val="none" w:sz="0" w:space="0" w:color="auto"/>
            <w:right w:val="none" w:sz="0" w:space="0" w:color="auto"/>
          </w:divBdr>
        </w:div>
      </w:divsChild>
    </w:div>
    <w:div w:id="222255392">
      <w:bodyDiv w:val="1"/>
      <w:marLeft w:val="0"/>
      <w:marRight w:val="0"/>
      <w:marTop w:val="0"/>
      <w:marBottom w:val="0"/>
      <w:divBdr>
        <w:top w:val="none" w:sz="0" w:space="0" w:color="auto"/>
        <w:left w:val="none" w:sz="0" w:space="0" w:color="auto"/>
        <w:bottom w:val="none" w:sz="0" w:space="0" w:color="auto"/>
        <w:right w:val="none" w:sz="0" w:space="0" w:color="auto"/>
      </w:divBdr>
      <w:divsChild>
        <w:div w:id="328870013">
          <w:marLeft w:val="640"/>
          <w:marRight w:val="0"/>
          <w:marTop w:val="0"/>
          <w:marBottom w:val="0"/>
          <w:divBdr>
            <w:top w:val="none" w:sz="0" w:space="0" w:color="auto"/>
            <w:left w:val="none" w:sz="0" w:space="0" w:color="auto"/>
            <w:bottom w:val="none" w:sz="0" w:space="0" w:color="auto"/>
            <w:right w:val="none" w:sz="0" w:space="0" w:color="auto"/>
          </w:divBdr>
        </w:div>
        <w:div w:id="479154397">
          <w:marLeft w:val="640"/>
          <w:marRight w:val="0"/>
          <w:marTop w:val="0"/>
          <w:marBottom w:val="0"/>
          <w:divBdr>
            <w:top w:val="none" w:sz="0" w:space="0" w:color="auto"/>
            <w:left w:val="none" w:sz="0" w:space="0" w:color="auto"/>
            <w:bottom w:val="none" w:sz="0" w:space="0" w:color="auto"/>
            <w:right w:val="none" w:sz="0" w:space="0" w:color="auto"/>
          </w:divBdr>
        </w:div>
        <w:div w:id="487600948">
          <w:marLeft w:val="640"/>
          <w:marRight w:val="0"/>
          <w:marTop w:val="0"/>
          <w:marBottom w:val="0"/>
          <w:divBdr>
            <w:top w:val="none" w:sz="0" w:space="0" w:color="auto"/>
            <w:left w:val="none" w:sz="0" w:space="0" w:color="auto"/>
            <w:bottom w:val="none" w:sz="0" w:space="0" w:color="auto"/>
            <w:right w:val="none" w:sz="0" w:space="0" w:color="auto"/>
          </w:divBdr>
        </w:div>
        <w:div w:id="619193033">
          <w:marLeft w:val="640"/>
          <w:marRight w:val="0"/>
          <w:marTop w:val="0"/>
          <w:marBottom w:val="0"/>
          <w:divBdr>
            <w:top w:val="none" w:sz="0" w:space="0" w:color="auto"/>
            <w:left w:val="none" w:sz="0" w:space="0" w:color="auto"/>
            <w:bottom w:val="none" w:sz="0" w:space="0" w:color="auto"/>
            <w:right w:val="none" w:sz="0" w:space="0" w:color="auto"/>
          </w:divBdr>
        </w:div>
        <w:div w:id="754089213">
          <w:marLeft w:val="640"/>
          <w:marRight w:val="0"/>
          <w:marTop w:val="0"/>
          <w:marBottom w:val="0"/>
          <w:divBdr>
            <w:top w:val="none" w:sz="0" w:space="0" w:color="auto"/>
            <w:left w:val="none" w:sz="0" w:space="0" w:color="auto"/>
            <w:bottom w:val="none" w:sz="0" w:space="0" w:color="auto"/>
            <w:right w:val="none" w:sz="0" w:space="0" w:color="auto"/>
          </w:divBdr>
        </w:div>
        <w:div w:id="855774328">
          <w:marLeft w:val="640"/>
          <w:marRight w:val="0"/>
          <w:marTop w:val="0"/>
          <w:marBottom w:val="0"/>
          <w:divBdr>
            <w:top w:val="none" w:sz="0" w:space="0" w:color="auto"/>
            <w:left w:val="none" w:sz="0" w:space="0" w:color="auto"/>
            <w:bottom w:val="none" w:sz="0" w:space="0" w:color="auto"/>
            <w:right w:val="none" w:sz="0" w:space="0" w:color="auto"/>
          </w:divBdr>
        </w:div>
        <w:div w:id="1008101042">
          <w:marLeft w:val="640"/>
          <w:marRight w:val="0"/>
          <w:marTop w:val="0"/>
          <w:marBottom w:val="0"/>
          <w:divBdr>
            <w:top w:val="none" w:sz="0" w:space="0" w:color="auto"/>
            <w:left w:val="none" w:sz="0" w:space="0" w:color="auto"/>
            <w:bottom w:val="none" w:sz="0" w:space="0" w:color="auto"/>
            <w:right w:val="none" w:sz="0" w:space="0" w:color="auto"/>
          </w:divBdr>
        </w:div>
        <w:div w:id="1473599192">
          <w:marLeft w:val="640"/>
          <w:marRight w:val="0"/>
          <w:marTop w:val="0"/>
          <w:marBottom w:val="0"/>
          <w:divBdr>
            <w:top w:val="none" w:sz="0" w:space="0" w:color="auto"/>
            <w:left w:val="none" w:sz="0" w:space="0" w:color="auto"/>
            <w:bottom w:val="none" w:sz="0" w:space="0" w:color="auto"/>
            <w:right w:val="none" w:sz="0" w:space="0" w:color="auto"/>
          </w:divBdr>
        </w:div>
        <w:div w:id="1680934956">
          <w:marLeft w:val="640"/>
          <w:marRight w:val="0"/>
          <w:marTop w:val="0"/>
          <w:marBottom w:val="0"/>
          <w:divBdr>
            <w:top w:val="none" w:sz="0" w:space="0" w:color="auto"/>
            <w:left w:val="none" w:sz="0" w:space="0" w:color="auto"/>
            <w:bottom w:val="none" w:sz="0" w:space="0" w:color="auto"/>
            <w:right w:val="none" w:sz="0" w:space="0" w:color="auto"/>
          </w:divBdr>
        </w:div>
        <w:div w:id="1950579529">
          <w:marLeft w:val="640"/>
          <w:marRight w:val="0"/>
          <w:marTop w:val="0"/>
          <w:marBottom w:val="0"/>
          <w:divBdr>
            <w:top w:val="none" w:sz="0" w:space="0" w:color="auto"/>
            <w:left w:val="none" w:sz="0" w:space="0" w:color="auto"/>
            <w:bottom w:val="none" w:sz="0" w:space="0" w:color="auto"/>
            <w:right w:val="none" w:sz="0" w:space="0" w:color="auto"/>
          </w:divBdr>
        </w:div>
        <w:div w:id="2085181967">
          <w:marLeft w:val="640"/>
          <w:marRight w:val="0"/>
          <w:marTop w:val="0"/>
          <w:marBottom w:val="0"/>
          <w:divBdr>
            <w:top w:val="none" w:sz="0" w:space="0" w:color="auto"/>
            <w:left w:val="none" w:sz="0" w:space="0" w:color="auto"/>
            <w:bottom w:val="none" w:sz="0" w:space="0" w:color="auto"/>
            <w:right w:val="none" w:sz="0" w:space="0" w:color="auto"/>
          </w:divBdr>
        </w:div>
        <w:div w:id="2101296784">
          <w:marLeft w:val="640"/>
          <w:marRight w:val="0"/>
          <w:marTop w:val="0"/>
          <w:marBottom w:val="0"/>
          <w:divBdr>
            <w:top w:val="none" w:sz="0" w:space="0" w:color="auto"/>
            <w:left w:val="none" w:sz="0" w:space="0" w:color="auto"/>
            <w:bottom w:val="none" w:sz="0" w:space="0" w:color="auto"/>
            <w:right w:val="none" w:sz="0" w:space="0" w:color="auto"/>
          </w:divBdr>
        </w:div>
        <w:div w:id="2102867751">
          <w:marLeft w:val="640"/>
          <w:marRight w:val="0"/>
          <w:marTop w:val="0"/>
          <w:marBottom w:val="0"/>
          <w:divBdr>
            <w:top w:val="none" w:sz="0" w:space="0" w:color="auto"/>
            <w:left w:val="none" w:sz="0" w:space="0" w:color="auto"/>
            <w:bottom w:val="none" w:sz="0" w:space="0" w:color="auto"/>
            <w:right w:val="none" w:sz="0" w:space="0" w:color="auto"/>
          </w:divBdr>
        </w:div>
      </w:divsChild>
    </w:div>
    <w:div w:id="233317462">
      <w:bodyDiv w:val="1"/>
      <w:marLeft w:val="0"/>
      <w:marRight w:val="0"/>
      <w:marTop w:val="0"/>
      <w:marBottom w:val="0"/>
      <w:divBdr>
        <w:top w:val="none" w:sz="0" w:space="0" w:color="auto"/>
        <w:left w:val="none" w:sz="0" w:space="0" w:color="auto"/>
        <w:bottom w:val="none" w:sz="0" w:space="0" w:color="auto"/>
        <w:right w:val="none" w:sz="0" w:space="0" w:color="auto"/>
      </w:divBdr>
    </w:div>
    <w:div w:id="248739888">
      <w:bodyDiv w:val="1"/>
      <w:marLeft w:val="0"/>
      <w:marRight w:val="0"/>
      <w:marTop w:val="0"/>
      <w:marBottom w:val="0"/>
      <w:divBdr>
        <w:top w:val="none" w:sz="0" w:space="0" w:color="auto"/>
        <w:left w:val="none" w:sz="0" w:space="0" w:color="auto"/>
        <w:bottom w:val="none" w:sz="0" w:space="0" w:color="auto"/>
        <w:right w:val="none" w:sz="0" w:space="0" w:color="auto"/>
      </w:divBdr>
      <w:divsChild>
        <w:div w:id="126364506">
          <w:marLeft w:val="640"/>
          <w:marRight w:val="0"/>
          <w:marTop w:val="0"/>
          <w:marBottom w:val="0"/>
          <w:divBdr>
            <w:top w:val="none" w:sz="0" w:space="0" w:color="auto"/>
            <w:left w:val="none" w:sz="0" w:space="0" w:color="auto"/>
            <w:bottom w:val="none" w:sz="0" w:space="0" w:color="auto"/>
            <w:right w:val="none" w:sz="0" w:space="0" w:color="auto"/>
          </w:divBdr>
        </w:div>
        <w:div w:id="278029786">
          <w:marLeft w:val="640"/>
          <w:marRight w:val="0"/>
          <w:marTop w:val="0"/>
          <w:marBottom w:val="0"/>
          <w:divBdr>
            <w:top w:val="none" w:sz="0" w:space="0" w:color="auto"/>
            <w:left w:val="none" w:sz="0" w:space="0" w:color="auto"/>
            <w:bottom w:val="none" w:sz="0" w:space="0" w:color="auto"/>
            <w:right w:val="none" w:sz="0" w:space="0" w:color="auto"/>
          </w:divBdr>
        </w:div>
        <w:div w:id="286398345">
          <w:marLeft w:val="640"/>
          <w:marRight w:val="0"/>
          <w:marTop w:val="0"/>
          <w:marBottom w:val="0"/>
          <w:divBdr>
            <w:top w:val="none" w:sz="0" w:space="0" w:color="auto"/>
            <w:left w:val="none" w:sz="0" w:space="0" w:color="auto"/>
            <w:bottom w:val="none" w:sz="0" w:space="0" w:color="auto"/>
            <w:right w:val="none" w:sz="0" w:space="0" w:color="auto"/>
          </w:divBdr>
        </w:div>
        <w:div w:id="504636407">
          <w:marLeft w:val="640"/>
          <w:marRight w:val="0"/>
          <w:marTop w:val="0"/>
          <w:marBottom w:val="0"/>
          <w:divBdr>
            <w:top w:val="none" w:sz="0" w:space="0" w:color="auto"/>
            <w:left w:val="none" w:sz="0" w:space="0" w:color="auto"/>
            <w:bottom w:val="none" w:sz="0" w:space="0" w:color="auto"/>
            <w:right w:val="none" w:sz="0" w:space="0" w:color="auto"/>
          </w:divBdr>
        </w:div>
        <w:div w:id="527329111">
          <w:marLeft w:val="640"/>
          <w:marRight w:val="0"/>
          <w:marTop w:val="0"/>
          <w:marBottom w:val="0"/>
          <w:divBdr>
            <w:top w:val="none" w:sz="0" w:space="0" w:color="auto"/>
            <w:left w:val="none" w:sz="0" w:space="0" w:color="auto"/>
            <w:bottom w:val="none" w:sz="0" w:space="0" w:color="auto"/>
            <w:right w:val="none" w:sz="0" w:space="0" w:color="auto"/>
          </w:divBdr>
        </w:div>
        <w:div w:id="572161224">
          <w:marLeft w:val="640"/>
          <w:marRight w:val="0"/>
          <w:marTop w:val="0"/>
          <w:marBottom w:val="0"/>
          <w:divBdr>
            <w:top w:val="none" w:sz="0" w:space="0" w:color="auto"/>
            <w:left w:val="none" w:sz="0" w:space="0" w:color="auto"/>
            <w:bottom w:val="none" w:sz="0" w:space="0" w:color="auto"/>
            <w:right w:val="none" w:sz="0" w:space="0" w:color="auto"/>
          </w:divBdr>
        </w:div>
        <w:div w:id="576673965">
          <w:marLeft w:val="640"/>
          <w:marRight w:val="0"/>
          <w:marTop w:val="0"/>
          <w:marBottom w:val="0"/>
          <w:divBdr>
            <w:top w:val="none" w:sz="0" w:space="0" w:color="auto"/>
            <w:left w:val="none" w:sz="0" w:space="0" w:color="auto"/>
            <w:bottom w:val="none" w:sz="0" w:space="0" w:color="auto"/>
            <w:right w:val="none" w:sz="0" w:space="0" w:color="auto"/>
          </w:divBdr>
        </w:div>
        <w:div w:id="751972592">
          <w:marLeft w:val="640"/>
          <w:marRight w:val="0"/>
          <w:marTop w:val="0"/>
          <w:marBottom w:val="0"/>
          <w:divBdr>
            <w:top w:val="none" w:sz="0" w:space="0" w:color="auto"/>
            <w:left w:val="none" w:sz="0" w:space="0" w:color="auto"/>
            <w:bottom w:val="none" w:sz="0" w:space="0" w:color="auto"/>
            <w:right w:val="none" w:sz="0" w:space="0" w:color="auto"/>
          </w:divBdr>
        </w:div>
        <w:div w:id="825055872">
          <w:marLeft w:val="640"/>
          <w:marRight w:val="0"/>
          <w:marTop w:val="0"/>
          <w:marBottom w:val="0"/>
          <w:divBdr>
            <w:top w:val="none" w:sz="0" w:space="0" w:color="auto"/>
            <w:left w:val="none" w:sz="0" w:space="0" w:color="auto"/>
            <w:bottom w:val="none" w:sz="0" w:space="0" w:color="auto"/>
            <w:right w:val="none" w:sz="0" w:space="0" w:color="auto"/>
          </w:divBdr>
        </w:div>
        <w:div w:id="858198537">
          <w:marLeft w:val="640"/>
          <w:marRight w:val="0"/>
          <w:marTop w:val="0"/>
          <w:marBottom w:val="0"/>
          <w:divBdr>
            <w:top w:val="none" w:sz="0" w:space="0" w:color="auto"/>
            <w:left w:val="none" w:sz="0" w:space="0" w:color="auto"/>
            <w:bottom w:val="none" w:sz="0" w:space="0" w:color="auto"/>
            <w:right w:val="none" w:sz="0" w:space="0" w:color="auto"/>
          </w:divBdr>
        </w:div>
        <w:div w:id="1358234578">
          <w:marLeft w:val="640"/>
          <w:marRight w:val="0"/>
          <w:marTop w:val="0"/>
          <w:marBottom w:val="0"/>
          <w:divBdr>
            <w:top w:val="none" w:sz="0" w:space="0" w:color="auto"/>
            <w:left w:val="none" w:sz="0" w:space="0" w:color="auto"/>
            <w:bottom w:val="none" w:sz="0" w:space="0" w:color="auto"/>
            <w:right w:val="none" w:sz="0" w:space="0" w:color="auto"/>
          </w:divBdr>
        </w:div>
        <w:div w:id="1382553716">
          <w:marLeft w:val="640"/>
          <w:marRight w:val="0"/>
          <w:marTop w:val="0"/>
          <w:marBottom w:val="0"/>
          <w:divBdr>
            <w:top w:val="none" w:sz="0" w:space="0" w:color="auto"/>
            <w:left w:val="none" w:sz="0" w:space="0" w:color="auto"/>
            <w:bottom w:val="none" w:sz="0" w:space="0" w:color="auto"/>
            <w:right w:val="none" w:sz="0" w:space="0" w:color="auto"/>
          </w:divBdr>
        </w:div>
        <w:div w:id="1391347544">
          <w:marLeft w:val="640"/>
          <w:marRight w:val="0"/>
          <w:marTop w:val="0"/>
          <w:marBottom w:val="0"/>
          <w:divBdr>
            <w:top w:val="none" w:sz="0" w:space="0" w:color="auto"/>
            <w:left w:val="none" w:sz="0" w:space="0" w:color="auto"/>
            <w:bottom w:val="none" w:sz="0" w:space="0" w:color="auto"/>
            <w:right w:val="none" w:sz="0" w:space="0" w:color="auto"/>
          </w:divBdr>
        </w:div>
        <w:div w:id="1555265586">
          <w:marLeft w:val="640"/>
          <w:marRight w:val="0"/>
          <w:marTop w:val="0"/>
          <w:marBottom w:val="0"/>
          <w:divBdr>
            <w:top w:val="none" w:sz="0" w:space="0" w:color="auto"/>
            <w:left w:val="none" w:sz="0" w:space="0" w:color="auto"/>
            <w:bottom w:val="none" w:sz="0" w:space="0" w:color="auto"/>
            <w:right w:val="none" w:sz="0" w:space="0" w:color="auto"/>
          </w:divBdr>
        </w:div>
        <w:div w:id="1633369324">
          <w:marLeft w:val="640"/>
          <w:marRight w:val="0"/>
          <w:marTop w:val="0"/>
          <w:marBottom w:val="0"/>
          <w:divBdr>
            <w:top w:val="none" w:sz="0" w:space="0" w:color="auto"/>
            <w:left w:val="none" w:sz="0" w:space="0" w:color="auto"/>
            <w:bottom w:val="none" w:sz="0" w:space="0" w:color="auto"/>
            <w:right w:val="none" w:sz="0" w:space="0" w:color="auto"/>
          </w:divBdr>
        </w:div>
        <w:div w:id="1673141543">
          <w:marLeft w:val="640"/>
          <w:marRight w:val="0"/>
          <w:marTop w:val="0"/>
          <w:marBottom w:val="0"/>
          <w:divBdr>
            <w:top w:val="none" w:sz="0" w:space="0" w:color="auto"/>
            <w:left w:val="none" w:sz="0" w:space="0" w:color="auto"/>
            <w:bottom w:val="none" w:sz="0" w:space="0" w:color="auto"/>
            <w:right w:val="none" w:sz="0" w:space="0" w:color="auto"/>
          </w:divBdr>
        </w:div>
        <w:div w:id="1734499396">
          <w:marLeft w:val="640"/>
          <w:marRight w:val="0"/>
          <w:marTop w:val="0"/>
          <w:marBottom w:val="0"/>
          <w:divBdr>
            <w:top w:val="none" w:sz="0" w:space="0" w:color="auto"/>
            <w:left w:val="none" w:sz="0" w:space="0" w:color="auto"/>
            <w:bottom w:val="none" w:sz="0" w:space="0" w:color="auto"/>
            <w:right w:val="none" w:sz="0" w:space="0" w:color="auto"/>
          </w:divBdr>
        </w:div>
        <w:div w:id="1815366343">
          <w:marLeft w:val="640"/>
          <w:marRight w:val="0"/>
          <w:marTop w:val="0"/>
          <w:marBottom w:val="0"/>
          <w:divBdr>
            <w:top w:val="none" w:sz="0" w:space="0" w:color="auto"/>
            <w:left w:val="none" w:sz="0" w:space="0" w:color="auto"/>
            <w:bottom w:val="none" w:sz="0" w:space="0" w:color="auto"/>
            <w:right w:val="none" w:sz="0" w:space="0" w:color="auto"/>
          </w:divBdr>
        </w:div>
      </w:divsChild>
    </w:div>
    <w:div w:id="262685760">
      <w:bodyDiv w:val="1"/>
      <w:marLeft w:val="0"/>
      <w:marRight w:val="0"/>
      <w:marTop w:val="0"/>
      <w:marBottom w:val="0"/>
      <w:divBdr>
        <w:top w:val="none" w:sz="0" w:space="0" w:color="auto"/>
        <w:left w:val="none" w:sz="0" w:space="0" w:color="auto"/>
        <w:bottom w:val="none" w:sz="0" w:space="0" w:color="auto"/>
        <w:right w:val="none" w:sz="0" w:space="0" w:color="auto"/>
      </w:divBdr>
      <w:divsChild>
        <w:div w:id="129330635">
          <w:marLeft w:val="640"/>
          <w:marRight w:val="0"/>
          <w:marTop w:val="0"/>
          <w:marBottom w:val="0"/>
          <w:divBdr>
            <w:top w:val="none" w:sz="0" w:space="0" w:color="auto"/>
            <w:left w:val="none" w:sz="0" w:space="0" w:color="auto"/>
            <w:bottom w:val="none" w:sz="0" w:space="0" w:color="auto"/>
            <w:right w:val="none" w:sz="0" w:space="0" w:color="auto"/>
          </w:divBdr>
        </w:div>
        <w:div w:id="304968324">
          <w:marLeft w:val="640"/>
          <w:marRight w:val="0"/>
          <w:marTop w:val="0"/>
          <w:marBottom w:val="0"/>
          <w:divBdr>
            <w:top w:val="none" w:sz="0" w:space="0" w:color="auto"/>
            <w:left w:val="none" w:sz="0" w:space="0" w:color="auto"/>
            <w:bottom w:val="none" w:sz="0" w:space="0" w:color="auto"/>
            <w:right w:val="none" w:sz="0" w:space="0" w:color="auto"/>
          </w:divBdr>
        </w:div>
        <w:div w:id="311326348">
          <w:marLeft w:val="640"/>
          <w:marRight w:val="0"/>
          <w:marTop w:val="0"/>
          <w:marBottom w:val="0"/>
          <w:divBdr>
            <w:top w:val="none" w:sz="0" w:space="0" w:color="auto"/>
            <w:left w:val="none" w:sz="0" w:space="0" w:color="auto"/>
            <w:bottom w:val="none" w:sz="0" w:space="0" w:color="auto"/>
            <w:right w:val="none" w:sz="0" w:space="0" w:color="auto"/>
          </w:divBdr>
        </w:div>
        <w:div w:id="359624266">
          <w:marLeft w:val="640"/>
          <w:marRight w:val="0"/>
          <w:marTop w:val="0"/>
          <w:marBottom w:val="0"/>
          <w:divBdr>
            <w:top w:val="none" w:sz="0" w:space="0" w:color="auto"/>
            <w:left w:val="none" w:sz="0" w:space="0" w:color="auto"/>
            <w:bottom w:val="none" w:sz="0" w:space="0" w:color="auto"/>
            <w:right w:val="none" w:sz="0" w:space="0" w:color="auto"/>
          </w:divBdr>
        </w:div>
        <w:div w:id="411242554">
          <w:marLeft w:val="640"/>
          <w:marRight w:val="0"/>
          <w:marTop w:val="0"/>
          <w:marBottom w:val="0"/>
          <w:divBdr>
            <w:top w:val="none" w:sz="0" w:space="0" w:color="auto"/>
            <w:left w:val="none" w:sz="0" w:space="0" w:color="auto"/>
            <w:bottom w:val="none" w:sz="0" w:space="0" w:color="auto"/>
            <w:right w:val="none" w:sz="0" w:space="0" w:color="auto"/>
          </w:divBdr>
        </w:div>
        <w:div w:id="694843412">
          <w:marLeft w:val="640"/>
          <w:marRight w:val="0"/>
          <w:marTop w:val="0"/>
          <w:marBottom w:val="0"/>
          <w:divBdr>
            <w:top w:val="none" w:sz="0" w:space="0" w:color="auto"/>
            <w:left w:val="none" w:sz="0" w:space="0" w:color="auto"/>
            <w:bottom w:val="none" w:sz="0" w:space="0" w:color="auto"/>
            <w:right w:val="none" w:sz="0" w:space="0" w:color="auto"/>
          </w:divBdr>
        </w:div>
        <w:div w:id="1037698363">
          <w:marLeft w:val="640"/>
          <w:marRight w:val="0"/>
          <w:marTop w:val="0"/>
          <w:marBottom w:val="0"/>
          <w:divBdr>
            <w:top w:val="none" w:sz="0" w:space="0" w:color="auto"/>
            <w:left w:val="none" w:sz="0" w:space="0" w:color="auto"/>
            <w:bottom w:val="none" w:sz="0" w:space="0" w:color="auto"/>
            <w:right w:val="none" w:sz="0" w:space="0" w:color="auto"/>
          </w:divBdr>
        </w:div>
        <w:div w:id="1060052706">
          <w:marLeft w:val="640"/>
          <w:marRight w:val="0"/>
          <w:marTop w:val="0"/>
          <w:marBottom w:val="0"/>
          <w:divBdr>
            <w:top w:val="none" w:sz="0" w:space="0" w:color="auto"/>
            <w:left w:val="none" w:sz="0" w:space="0" w:color="auto"/>
            <w:bottom w:val="none" w:sz="0" w:space="0" w:color="auto"/>
            <w:right w:val="none" w:sz="0" w:space="0" w:color="auto"/>
          </w:divBdr>
        </w:div>
        <w:div w:id="1146777831">
          <w:marLeft w:val="640"/>
          <w:marRight w:val="0"/>
          <w:marTop w:val="0"/>
          <w:marBottom w:val="0"/>
          <w:divBdr>
            <w:top w:val="none" w:sz="0" w:space="0" w:color="auto"/>
            <w:left w:val="none" w:sz="0" w:space="0" w:color="auto"/>
            <w:bottom w:val="none" w:sz="0" w:space="0" w:color="auto"/>
            <w:right w:val="none" w:sz="0" w:space="0" w:color="auto"/>
          </w:divBdr>
        </w:div>
        <w:div w:id="1285888439">
          <w:marLeft w:val="640"/>
          <w:marRight w:val="0"/>
          <w:marTop w:val="0"/>
          <w:marBottom w:val="0"/>
          <w:divBdr>
            <w:top w:val="none" w:sz="0" w:space="0" w:color="auto"/>
            <w:left w:val="none" w:sz="0" w:space="0" w:color="auto"/>
            <w:bottom w:val="none" w:sz="0" w:space="0" w:color="auto"/>
            <w:right w:val="none" w:sz="0" w:space="0" w:color="auto"/>
          </w:divBdr>
        </w:div>
        <w:div w:id="1309629672">
          <w:marLeft w:val="640"/>
          <w:marRight w:val="0"/>
          <w:marTop w:val="0"/>
          <w:marBottom w:val="0"/>
          <w:divBdr>
            <w:top w:val="none" w:sz="0" w:space="0" w:color="auto"/>
            <w:left w:val="none" w:sz="0" w:space="0" w:color="auto"/>
            <w:bottom w:val="none" w:sz="0" w:space="0" w:color="auto"/>
            <w:right w:val="none" w:sz="0" w:space="0" w:color="auto"/>
          </w:divBdr>
        </w:div>
        <w:div w:id="1342775538">
          <w:marLeft w:val="640"/>
          <w:marRight w:val="0"/>
          <w:marTop w:val="0"/>
          <w:marBottom w:val="0"/>
          <w:divBdr>
            <w:top w:val="none" w:sz="0" w:space="0" w:color="auto"/>
            <w:left w:val="none" w:sz="0" w:space="0" w:color="auto"/>
            <w:bottom w:val="none" w:sz="0" w:space="0" w:color="auto"/>
            <w:right w:val="none" w:sz="0" w:space="0" w:color="auto"/>
          </w:divBdr>
        </w:div>
        <w:div w:id="1710103422">
          <w:marLeft w:val="640"/>
          <w:marRight w:val="0"/>
          <w:marTop w:val="0"/>
          <w:marBottom w:val="0"/>
          <w:divBdr>
            <w:top w:val="none" w:sz="0" w:space="0" w:color="auto"/>
            <w:left w:val="none" w:sz="0" w:space="0" w:color="auto"/>
            <w:bottom w:val="none" w:sz="0" w:space="0" w:color="auto"/>
            <w:right w:val="none" w:sz="0" w:space="0" w:color="auto"/>
          </w:divBdr>
        </w:div>
        <w:div w:id="1711221276">
          <w:marLeft w:val="640"/>
          <w:marRight w:val="0"/>
          <w:marTop w:val="0"/>
          <w:marBottom w:val="0"/>
          <w:divBdr>
            <w:top w:val="none" w:sz="0" w:space="0" w:color="auto"/>
            <w:left w:val="none" w:sz="0" w:space="0" w:color="auto"/>
            <w:bottom w:val="none" w:sz="0" w:space="0" w:color="auto"/>
            <w:right w:val="none" w:sz="0" w:space="0" w:color="auto"/>
          </w:divBdr>
        </w:div>
        <w:div w:id="1745031465">
          <w:marLeft w:val="640"/>
          <w:marRight w:val="0"/>
          <w:marTop w:val="0"/>
          <w:marBottom w:val="0"/>
          <w:divBdr>
            <w:top w:val="none" w:sz="0" w:space="0" w:color="auto"/>
            <w:left w:val="none" w:sz="0" w:space="0" w:color="auto"/>
            <w:bottom w:val="none" w:sz="0" w:space="0" w:color="auto"/>
            <w:right w:val="none" w:sz="0" w:space="0" w:color="auto"/>
          </w:divBdr>
        </w:div>
        <w:div w:id="1872304744">
          <w:marLeft w:val="640"/>
          <w:marRight w:val="0"/>
          <w:marTop w:val="0"/>
          <w:marBottom w:val="0"/>
          <w:divBdr>
            <w:top w:val="none" w:sz="0" w:space="0" w:color="auto"/>
            <w:left w:val="none" w:sz="0" w:space="0" w:color="auto"/>
            <w:bottom w:val="none" w:sz="0" w:space="0" w:color="auto"/>
            <w:right w:val="none" w:sz="0" w:space="0" w:color="auto"/>
          </w:divBdr>
        </w:div>
        <w:div w:id="1905335961">
          <w:marLeft w:val="640"/>
          <w:marRight w:val="0"/>
          <w:marTop w:val="0"/>
          <w:marBottom w:val="0"/>
          <w:divBdr>
            <w:top w:val="none" w:sz="0" w:space="0" w:color="auto"/>
            <w:left w:val="none" w:sz="0" w:space="0" w:color="auto"/>
            <w:bottom w:val="none" w:sz="0" w:space="0" w:color="auto"/>
            <w:right w:val="none" w:sz="0" w:space="0" w:color="auto"/>
          </w:divBdr>
        </w:div>
        <w:div w:id="2008824700">
          <w:marLeft w:val="640"/>
          <w:marRight w:val="0"/>
          <w:marTop w:val="0"/>
          <w:marBottom w:val="0"/>
          <w:divBdr>
            <w:top w:val="none" w:sz="0" w:space="0" w:color="auto"/>
            <w:left w:val="none" w:sz="0" w:space="0" w:color="auto"/>
            <w:bottom w:val="none" w:sz="0" w:space="0" w:color="auto"/>
            <w:right w:val="none" w:sz="0" w:space="0" w:color="auto"/>
          </w:divBdr>
        </w:div>
      </w:divsChild>
    </w:div>
    <w:div w:id="263656520">
      <w:bodyDiv w:val="1"/>
      <w:marLeft w:val="0"/>
      <w:marRight w:val="0"/>
      <w:marTop w:val="0"/>
      <w:marBottom w:val="0"/>
      <w:divBdr>
        <w:top w:val="none" w:sz="0" w:space="0" w:color="auto"/>
        <w:left w:val="none" w:sz="0" w:space="0" w:color="auto"/>
        <w:bottom w:val="none" w:sz="0" w:space="0" w:color="auto"/>
        <w:right w:val="none" w:sz="0" w:space="0" w:color="auto"/>
      </w:divBdr>
      <w:divsChild>
        <w:div w:id="6450362">
          <w:marLeft w:val="640"/>
          <w:marRight w:val="0"/>
          <w:marTop w:val="0"/>
          <w:marBottom w:val="0"/>
          <w:divBdr>
            <w:top w:val="none" w:sz="0" w:space="0" w:color="auto"/>
            <w:left w:val="none" w:sz="0" w:space="0" w:color="auto"/>
            <w:bottom w:val="none" w:sz="0" w:space="0" w:color="auto"/>
            <w:right w:val="none" w:sz="0" w:space="0" w:color="auto"/>
          </w:divBdr>
        </w:div>
        <w:div w:id="50036084">
          <w:marLeft w:val="640"/>
          <w:marRight w:val="0"/>
          <w:marTop w:val="0"/>
          <w:marBottom w:val="0"/>
          <w:divBdr>
            <w:top w:val="none" w:sz="0" w:space="0" w:color="auto"/>
            <w:left w:val="none" w:sz="0" w:space="0" w:color="auto"/>
            <w:bottom w:val="none" w:sz="0" w:space="0" w:color="auto"/>
            <w:right w:val="none" w:sz="0" w:space="0" w:color="auto"/>
          </w:divBdr>
        </w:div>
        <w:div w:id="182130137">
          <w:marLeft w:val="640"/>
          <w:marRight w:val="0"/>
          <w:marTop w:val="0"/>
          <w:marBottom w:val="0"/>
          <w:divBdr>
            <w:top w:val="none" w:sz="0" w:space="0" w:color="auto"/>
            <w:left w:val="none" w:sz="0" w:space="0" w:color="auto"/>
            <w:bottom w:val="none" w:sz="0" w:space="0" w:color="auto"/>
            <w:right w:val="none" w:sz="0" w:space="0" w:color="auto"/>
          </w:divBdr>
        </w:div>
        <w:div w:id="231358573">
          <w:marLeft w:val="640"/>
          <w:marRight w:val="0"/>
          <w:marTop w:val="0"/>
          <w:marBottom w:val="0"/>
          <w:divBdr>
            <w:top w:val="none" w:sz="0" w:space="0" w:color="auto"/>
            <w:left w:val="none" w:sz="0" w:space="0" w:color="auto"/>
            <w:bottom w:val="none" w:sz="0" w:space="0" w:color="auto"/>
            <w:right w:val="none" w:sz="0" w:space="0" w:color="auto"/>
          </w:divBdr>
        </w:div>
        <w:div w:id="235552262">
          <w:marLeft w:val="640"/>
          <w:marRight w:val="0"/>
          <w:marTop w:val="0"/>
          <w:marBottom w:val="0"/>
          <w:divBdr>
            <w:top w:val="none" w:sz="0" w:space="0" w:color="auto"/>
            <w:left w:val="none" w:sz="0" w:space="0" w:color="auto"/>
            <w:bottom w:val="none" w:sz="0" w:space="0" w:color="auto"/>
            <w:right w:val="none" w:sz="0" w:space="0" w:color="auto"/>
          </w:divBdr>
        </w:div>
        <w:div w:id="256790619">
          <w:marLeft w:val="640"/>
          <w:marRight w:val="0"/>
          <w:marTop w:val="0"/>
          <w:marBottom w:val="0"/>
          <w:divBdr>
            <w:top w:val="none" w:sz="0" w:space="0" w:color="auto"/>
            <w:left w:val="none" w:sz="0" w:space="0" w:color="auto"/>
            <w:bottom w:val="none" w:sz="0" w:space="0" w:color="auto"/>
            <w:right w:val="none" w:sz="0" w:space="0" w:color="auto"/>
          </w:divBdr>
        </w:div>
        <w:div w:id="402531757">
          <w:marLeft w:val="640"/>
          <w:marRight w:val="0"/>
          <w:marTop w:val="0"/>
          <w:marBottom w:val="0"/>
          <w:divBdr>
            <w:top w:val="none" w:sz="0" w:space="0" w:color="auto"/>
            <w:left w:val="none" w:sz="0" w:space="0" w:color="auto"/>
            <w:bottom w:val="none" w:sz="0" w:space="0" w:color="auto"/>
            <w:right w:val="none" w:sz="0" w:space="0" w:color="auto"/>
          </w:divBdr>
        </w:div>
        <w:div w:id="614140070">
          <w:marLeft w:val="640"/>
          <w:marRight w:val="0"/>
          <w:marTop w:val="0"/>
          <w:marBottom w:val="0"/>
          <w:divBdr>
            <w:top w:val="none" w:sz="0" w:space="0" w:color="auto"/>
            <w:left w:val="none" w:sz="0" w:space="0" w:color="auto"/>
            <w:bottom w:val="none" w:sz="0" w:space="0" w:color="auto"/>
            <w:right w:val="none" w:sz="0" w:space="0" w:color="auto"/>
          </w:divBdr>
        </w:div>
        <w:div w:id="651637336">
          <w:marLeft w:val="640"/>
          <w:marRight w:val="0"/>
          <w:marTop w:val="0"/>
          <w:marBottom w:val="0"/>
          <w:divBdr>
            <w:top w:val="none" w:sz="0" w:space="0" w:color="auto"/>
            <w:left w:val="none" w:sz="0" w:space="0" w:color="auto"/>
            <w:bottom w:val="none" w:sz="0" w:space="0" w:color="auto"/>
            <w:right w:val="none" w:sz="0" w:space="0" w:color="auto"/>
          </w:divBdr>
        </w:div>
        <w:div w:id="872229174">
          <w:marLeft w:val="640"/>
          <w:marRight w:val="0"/>
          <w:marTop w:val="0"/>
          <w:marBottom w:val="0"/>
          <w:divBdr>
            <w:top w:val="none" w:sz="0" w:space="0" w:color="auto"/>
            <w:left w:val="none" w:sz="0" w:space="0" w:color="auto"/>
            <w:bottom w:val="none" w:sz="0" w:space="0" w:color="auto"/>
            <w:right w:val="none" w:sz="0" w:space="0" w:color="auto"/>
          </w:divBdr>
        </w:div>
        <w:div w:id="876745815">
          <w:marLeft w:val="640"/>
          <w:marRight w:val="0"/>
          <w:marTop w:val="0"/>
          <w:marBottom w:val="0"/>
          <w:divBdr>
            <w:top w:val="none" w:sz="0" w:space="0" w:color="auto"/>
            <w:left w:val="none" w:sz="0" w:space="0" w:color="auto"/>
            <w:bottom w:val="none" w:sz="0" w:space="0" w:color="auto"/>
            <w:right w:val="none" w:sz="0" w:space="0" w:color="auto"/>
          </w:divBdr>
        </w:div>
        <w:div w:id="886528555">
          <w:marLeft w:val="640"/>
          <w:marRight w:val="0"/>
          <w:marTop w:val="0"/>
          <w:marBottom w:val="0"/>
          <w:divBdr>
            <w:top w:val="none" w:sz="0" w:space="0" w:color="auto"/>
            <w:left w:val="none" w:sz="0" w:space="0" w:color="auto"/>
            <w:bottom w:val="none" w:sz="0" w:space="0" w:color="auto"/>
            <w:right w:val="none" w:sz="0" w:space="0" w:color="auto"/>
          </w:divBdr>
        </w:div>
        <w:div w:id="988092937">
          <w:marLeft w:val="640"/>
          <w:marRight w:val="0"/>
          <w:marTop w:val="0"/>
          <w:marBottom w:val="0"/>
          <w:divBdr>
            <w:top w:val="none" w:sz="0" w:space="0" w:color="auto"/>
            <w:left w:val="none" w:sz="0" w:space="0" w:color="auto"/>
            <w:bottom w:val="none" w:sz="0" w:space="0" w:color="auto"/>
            <w:right w:val="none" w:sz="0" w:space="0" w:color="auto"/>
          </w:divBdr>
        </w:div>
        <w:div w:id="1030296220">
          <w:marLeft w:val="640"/>
          <w:marRight w:val="0"/>
          <w:marTop w:val="0"/>
          <w:marBottom w:val="0"/>
          <w:divBdr>
            <w:top w:val="none" w:sz="0" w:space="0" w:color="auto"/>
            <w:left w:val="none" w:sz="0" w:space="0" w:color="auto"/>
            <w:bottom w:val="none" w:sz="0" w:space="0" w:color="auto"/>
            <w:right w:val="none" w:sz="0" w:space="0" w:color="auto"/>
          </w:divBdr>
        </w:div>
        <w:div w:id="1082340399">
          <w:marLeft w:val="640"/>
          <w:marRight w:val="0"/>
          <w:marTop w:val="0"/>
          <w:marBottom w:val="0"/>
          <w:divBdr>
            <w:top w:val="none" w:sz="0" w:space="0" w:color="auto"/>
            <w:left w:val="none" w:sz="0" w:space="0" w:color="auto"/>
            <w:bottom w:val="none" w:sz="0" w:space="0" w:color="auto"/>
            <w:right w:val="none" w:sz="0" w:space="0" w:color="auto"/>
          </w:divBdr>
        </w:div>
        <w:div w:id="1174416467">
          <w:marLeft w:val="640"/>
          <w:marRight w:val="0"/>
          <w:marTop w:val="0"/>
          <w:marBottom w:val="0"/>
          <w:divBdr>
            <w:top w:val="none" w:sz="0" w:space="0" w:color="auto"/>
            <w:left w:val="none" w:sz="0" w:space="0" w:color="auto"/>
            <w:bottom w:val="none" w:sz="0" w:space="0" w:color="auto"/>
            <w:right w:val="none" w:sz="0" w:space="0" w:color="auto"/>
          </w:divBdr>
        </w:div>
        <w:div w:id="1430006826">
          <w:marLeft w:val="640"/>
          <w:marRight w:val="0"/>
          <w:marTop w:val="0"/>
          <w:marBottom w:val="0"/>
          <w:divBdr>
            <w:top w:val="none" w:sz="0" w:space="0" w:color="auto"/>
            <w:left w:val="none" w:sz="0" w:space="0" w:color="auto"/>
            <w:bottom w:val="none" w:sz="0" w:space="0" w:color="auto"/>
            <w:right w:val="none" w:sz="0" w:space="0" w:color="auto"/>
          </w:divBdr>
        </w:div>
        <w:div w:id="1457724601">
          <w:marLeft w:val="640"/>
          <w:marRight w:val="0"/>
          <w:marTop w:val="0"/>
          <w:marBottom w:val="0"/>
          <w:divBdr>
            <w:top w:val="none" w:sz="0" w:space="0" w:color="auto"/>
            <w:left w:val="none" w:sz="0" w:space="0" w:color="auto"/>
            <w:bottom w:val="none" w:sz="0" w:space="0" w:color="auto"/>
            <w:right w:val="none" w:sz="0" w:space="0" w:color="auto"/>
          </w:divBdr>
        </w:div>
        <w:div w:id="1496266960">
          <w:marLeft w:val="640"/>
          <w:marRight w:val="0"/>
          <w:marTop w:val="0"/>
          <w:marBottom w:val="0"/>
          <w:divBdr>
            <w:top w:val="none" w:sz="0" w:space="0" w:color="auto"/>
            <w:left w:val="none" w:sz="0" w:space="0" w:color="auto"/>
            <w:bottom w:val="none" w:sz="0" w:space="0" w:color="auto"/>
            <w:right w:val="none" w:sz="0" w:space="0" w:color="auto"/>
          </w:divBdr>
        </w:div>
        <w:div w:id="1566838112">
          <w:marLeft w:val="640"/>
          <w:marRight w:val="0"/>
          <w:marTop w:val="0"/>
          <w:marBottom w:val="0"/>
          <w:divBdr>
            <w:top w:val="none" w:sz="0" w:space="0" w:color="auto"/>
            <w:left w:val="none" w:sz="0" w:space="0" w:color="auto"/>
            <w:bottom w:val="none" w:sz="0" w:space="0" w:color="auto"/>
            <w:right w:val="none" w:sz="0" w:space="0" w:color="auto"/>
          </w:divBdr>
        </w:div>
        <w:div w:id="1574318737">
          <w:marLeft w:val="640"/>
          <w:marRight w:val="0"/>
          <w:marTop w:val="0"/>
          <w:marBottom w:val="0"/>
          <w:divBdr>
            <w:top w:val="none" w:sz="0" w:space="0" w:color="auto"/>
            <w:left w:val="none" w:sz="0" w:space="0" w:color="auto"/>
            <w:bottom w:val="none" w:sz="0" w:space="0" w:color="auto"/>
            <w:right w:val="none" w:sz="0" w:space="0" w:color="auto"/>
          </w:divBdr>
        </w:div>
        <w:div w:id="1617366690">
          <w:marLeft w:val="640"/>
          <w:marRight w:val="0"/>
          <w:marTop w:val="0"/>
          <w:marBottom w:val="0"/>
          <w:divBdr>
            <w:top w:val="none" w:sz="0" w:space="0" w:color="auto"/>
            <w:left w:val="none" w:sz="0" w:space="0" w:color="auto"/>
            <w:bottom w:val="none" w:sz="0" w:space="0" w:color="auto"/>
            <w:right w:val="none" w:sz="0" w:space="0" w:color="auto"/>
          </w:divBdr>
        </w:div>
        <w:div w:id="1754283221">
          <w:marLeft w:val="640"/>
          <w:marRight w:val="0"/>
          <w:marTop w:val="0"/>
          <w:marBottom w:val="0"/>
          <w:divBdr>
            <w:top w:val="none" w:sz="0" w:space="0" w:color="auto"/>
            <w:left w:val="none" w:sz="0" w:space="0" w:color="auto"/>
            <w:bottom w:val="none" w:sz="0" w:space="0" w:color="auto"/>
            <w:right w:val="none" w:sz="0" w:space="0" w:color="auto"/>
          </w:divBdr>
        </w:div>
        <w:div w:id="1844474024">
          <w:marLeft w:val="640"/>
          <w:marRight w:val="0"/>
          <w:marTop w:val="0"/>
          <w:marBottom w:val="0"/>
          <w:divBdr>
            <w:top w:val="none" w:sz="0" w:space="0" w:color="auto"/>
            <w:left w:val="none" w:sz="0" w:space="0" w:color="auto"/>
            <w:bottom w:val="none" w:sz="0" w:space="0" w:color="auto"/>
            <w:right w:val="none" w:sz="0" w:space="0" w:color="auto"/>
          </w:divBdr>
        </w:div>
        <w:div w:id="1853491402">
          <w:marLeft w:val="640"/>
          <w:marRight w:val="0"/>
          <w:marTop w:val="0"/>
          <w:marBottom w:val="0"/>
          <w:divBdr>
            <w:top w:val="none" w:sz="0" w:space="0" w:color="auto"/>
            <w:left w:val="none" w:sz="0" w:space="0" w:color="auto"/>
            <w:bottom w:val="none" w:sz="0" w:space="0" w:color="auto"/>
            <w:right w:val="none" w:sz="0" w:space="0" w:color="auto"/>
          </w:divBdr>
        </w:div>
        <w:div w:id="2008827506">
          <w:marLeft w:val="640"/>
          <w:marRight w:val="0"/>
          <w:marTop w:val="0"/>
          <w:marBottom w:val="0"/>
          <w:divBdr>
            <w:top w:val="none" w:sz="0" w:space="0" w:color="auto"/>
            <w:left w:val="none" w:sz="0" w:space="0" w:color="auto"/>
            <w:bottom w:val="none" w:sz="0" w:space="0" w:color="auto"/>
            <w:right w:val="none" w:sz="0" w:space="0" w:color="auto"/>
          </w:divBdr>
        </w:div>
        <w:div w:id="2104256652">
          <w:marLeft w:val="640"/>
          <w:marRight w:val="0"/>
          <w:marTop w:val="0"/>
          <w:marBottom w:val="0"/>
          <w:divBdr>
            <w:top w:val="none" w:sz="0" w:space="0" w:color="auto"/>
            <w:left w:val="none" w:sz="0" w:space="0" w:color="auto"/>
            <w:bottom w:val="none" w:sz="0" w:space="0" w:color="auto"/>
            <w:right w:val="none" w:sz="0" w:space="0" w:color="auto"/>
          </w:divBdr>
        </w:div>
      </w:divsChild>
    </w:div>
    <w:div w:id="264389477">
      <w:bodyDiv w:val="1"/>
      <w:marLeft w:val="0"/>
      <w:marRight w:val="0"/>
      <w:marTop w:val="0"/>
      <w:marBottom w:val="0"/>
      <w:divBdr>
        <w:top w:val="none" w:sz="0" w:space="0" w:color="auto"/>
        <w:left w:val="none" w:sz="0" w:space="0" w:color="auto"/>
        <w:bottom w:val="none" w:sz="0" w:space="0" w:color="auto"/>
        <w:right w:val="none" w:sz="0" w:space="0" w:color="auto"/>
      </w:divBdr>
      <w:divsChild>
        <w:div w:id="265306867">
          <w:marLeft w:val="640"/>
          <w:marRight w:val="0"/>
          <w:marTop w:val="0"/>
          <w:marBottom w:val="0"/>
          <w:divBdr>
            <w:top w:val="none" w:sz="0" w:space="0" w:color="auto"/>
            <w:left w:val="none" w:sz="0" w:space="0" w:color="auto"/>
            <w:bottom w:val="none" w:sz="0" w:space="0" w:color="auto"/>
            <w:right w:val="none" w:sz="0" w:space="0" w:color="auto"/>
          </w:divBdr>
        </w:div>
        <w:div w:id="614870583">
          <w:marLeft w:val="640"/>
          <w:marRight w:val="0"/>
          <w:marTop w:val="0"/>
          <w:marBottom w:val="0"/>
          <w:divBdr>
            <w:top w:val="none" w:sz="0" w:space="0" w:color="auto"/>
            <w:left w:val="none" w:sz="0" w:space="0" w:color="auto"/>
            <w:bottom w:val="none" w:sz="0" w:space="0" w:color="auto"/>
            <w:right w:val="none" w:sz="0" w:space="0" w:color="auto"/>
          </w:divBdr>
        </w:div>
        <w:div w:id="1139686894">
          <w:marLeft w:val="640"/>
          <w:marRight w:val="0"/>
          <w:marTop w:val="0"/>
          <w:marBottom w:val="0"/>
          <w:divBdr>
            <w:top w:val="none" w:sz="0" w:space="0" w:color="auto"/>
            <w:left w:val="none" w:sz="0" w:space="0" w:color="auto"/>
            <w:bottom w:val="none" w:sz="0" w:space="0" w:color="auto"/>
            <w:right w:val="none" w:sz="0" w:space="0" w:color="auto"/>
          </w:divBdr>
        </w:div>
        <w:div w:id="1256747915">
          <w:marLeft w:val="640"/>
          <w:marRight w:val="0"/>
          <w:marTop w:val="0"/>
          <w:marBottom w:val="0"/>
          <w:divBdr>
            <w:top w:val="none" w:sz="0" w:space="0" w:color="auto"/>
            <w:left w:val="none" w:sz="0" w:space="0" w:color="auto"/>
            <w:bottom w:val="none" w:sz="0" w:space="0" w:color="auto"/>
            <w:right w:val="none" w:sz="0" w:space="0" w:color="auto"/>
          </w:divBdr>
        </w:div>
        <w:div w:id="1366755136">
          <w:marLeft w:val="640"/>
          <w:marRight w:val="0"/>
          <w:marTop w:val="0"/>
          <w:marBottom w:val="0"/>
          <w:divBdr>
            <w:top w:val="none" w:sz="0" w:space="0" w:color="auto"/>
            <w:left w:val="none" w:sz="0" w:space="0" w:color="auto"/>
            <w:bottom w:val="none" w:sz="0" w:space="0" w:color="auto"/>
            <w:right w:val="none" w:sz="0" w:space="0" w:color="auto"/>
          </w:divBdr>
        </w:div>
        <w:div w:id="1503474387">
          <w:marLeft w:val="640"/>
          <w:marRight w:val="0"/>
          <w:marTop w:val="0"/>
          <w:marBottom w:val="0"/>
          <w:divBdr>
            <w:top w:val="none" w:sz="0" w:space="0" w:color="auto"/>
            <w:left w:val="none" w:sz="0" w:space="0" w:color="auto"/>
            <w:bottom w:val="none" w:sz="0" w:space="0" w:color="auto"/>
            <w:right w:val="none" w:sz="0" w:space="0" w:color="auto"/>
          </w:divBdr>
        </w:div>
        <w:div w:id="1531722790">
          <w:marLeft w:val="640"/>
          <w:marRight w:val="0"/>
          <w:marTop w:val="0"/>
          <w:marBottom w:val="0"/>
          <w:divBdr>
            <w:top w:val="none" w:sz="0" w:space="0" w:color="auto"/>
            <w:left w:val="none" w:sz="0" w:space="0" w:color="auto"/>
            <w:bottom w:val="none" w:sz="0" w:space="0" w:color="auto"/>
            <w:right w:val="none" w:sz="0" w:space="0" w:color="auto"/>
          </w:divBdr>
        </w:div>
        <w:div w:id="1611545366">
          <w:marLeft w:val="640"/>
          <w:marRight w:val="0"/>
          <w:marTop w:val="0"/>
          <w:marBottom w:val="0"/>
          <w:divBdr>
            <w:top w:val="none" w:sz="0" w:space="0" w:color="auto"/>
            <w:left w:val="none" w:sz="0" w:space="0" w:color="auto"/>
            <w:bottom w:val="none" w:sz="0" w:space="0" w:color="auto"/>
            <w:right w:val="none" w:sz="0" w:space="0" w:color="auto"/>
          </w:divBdr>
        </w:div>
        <w:div w:id="1630667278">
          <w:marLeft w:val="640"/>
          <w:marRight w:val="0"/>
          <w:marTop w:val="0"/>
          <w:marBottom w:val="0"/>
          <w:divBdr>
            <w:top w:val="none" w:sz="0" w:space="0" w:color="auto"/>
            <w:left w:val="none" w:sz="0" w:space="0" w:color="auto"/>
            <w:bottom w:val="none" w:sz="0" w:space="0" w:color="auto"/>
            <w:right w:val="none" w:sz="0" w:space="0" w:color="auto"/>
          </w:divBdr>
        </w:div>
        <w:div w:id="1768381304">
          <w:marLeft w:val="640"/>
          <w:marRight w:val="0"/>
          <w:marTop w:val="0"/>
          <w:marBottom w:val="0"/>
          <w:divBdr>
            <w:top w:val="none" w:sz="0" w:space="0" w:color="auto"/>
            <w:left w:val="none" w:sz="0" w:space="0" w:color="auto"/>
            <w:bottom w:val="none" w:sz="0" w:space="0" w:color="auto"/>
            <w:right w:val="none" w:sz="0" w:space="0" w:color="auto"/>
          </w:divBdr>
        </w:div>
        <w:div w:id="1789004818">
          <w:marLeft w:val="640"/>
          <w:marRight w:val="0"/>
          <w:marTop w:val="0"/>
          <w:marBottom w:val="0"/>
          <w:divBdr>
            <w:top w:val="none" w:sz="0" w:space="0" w:color="auto"/>
            <w:left w:val="none" w:sz="0" w:space="0" w:color="auto"/>
            <w:bottom w:val="none" w:sz="0" w:space="0" w:color="auto"/>
            <w:right w:val="none" w:sz="0" w:space="0" w:color="auto"/>
          </w:divBdr>
        </w:div>
        <w:div w:id="2077966828">
          <w:marLeft w:val="640"/>
          <w:marRight w:val="0"/>
          <w:marTop w:val="0"/>
          <w:marBottom w:val="0"/>
          <w:divBdr>
            <w:top w:val="none" w:sz="0" w:space="0" w:color="auto"/>
            <w:left w:val="none" w:sz="0" w:space="0" w:color="auto"/>
            <w:bottom w:val="none" w:sz="0" w:space="0" w:color="auto"/>
            <w:right w:val="none" w:sz="0" w:space="0" w:color="auto"/>
          </w:divBdr>
        </w:div>
        <w:div w:id="2098357347">
          <w:marLeft w:val="640"/>
          <w:marRight w:val="0"/>
          <w:marTop w:val="0"/>
          <w:marBottom w:val="0"/>
          <w:divBdr>
            <w:top w:val="none" w:sz="0" w:space="0" w:color="auto"/>
            <w:left w:val="none" w:sz="0" w:space="0" w:color="auto"/>
            <w:bottom w:val="none" w:sz="0" w:space="0" w:color="auto"/>
            <w:right w:val="none" w:sz="0" w:space="0" w:color="auto"/>
          </w:divBdr>
        </w:div>
      </w:divsChild>
    </w:div>
    <w:div w:id="276062453">
      <w:bodyDiv w:val="1"/>
      <w:marLeft w:val="0"/>
      <w:marRight w:val="0"/>
      <w:marTop w:val="0"/>
      <w:marBottom w:val="0"/>
      <w:divBdr>
        <w:top w:val="none" w:sz="0" w:space="0" w:color="auto"/>
        <w:left w:val="none" w:sz="0" w:space="0" w:color="auto"/>
        <w:bottom w:val="none" w:sz="0" w:space="0" w:color="auto"/>
        <w:right w:val="none" w:sz="0" w:space="0" w:color="auto"/>
      </w:divBdr>
      <w:divsChild>
        <w:div w:id="346446920">
          <w:marLeft w:val="640"/>
          <w:marRight w:val="0"/>
          <w:marTop w:val="0"/>
          <w:marBottom w:val="0"/>
          <w:divBdr>
            <w:top w:val="none" w:sz="0" w:space="0" w:color="auto"/>
            <w:left w:val="none" w:sz="0" w:space="0" w:color="auto"/>
            <w:bottom w:val="none" w:sz="0" w:space="0" w:color="auto"/>
            <w:right w:val="none" w:sz="0" w:space="0" w:color="auto"/>
          </w:divBdr>
        </w:div>
        <w:div w:id="403576596">
          <w:marLeft w:val="640"/>
          <w:marRight w:val="0"/>
          <w:marTop w:val="0"/>
          <w:marBottom w:val="0"/>
          <w:divBdr>
            <w:top w:val="none" w:sz="0" w:space="0" w:color="auto"/>
            <w:left w:val="none" w:sz="0" w:space="0" w:color="auto"/>
            <w:bottom w:val="none" w:sz="0" w:space="0" w:color="auto"/>
            <w:right w:val="none" w:sz="0" w:space="0" w:color="auto"/>
          </w:divBdr>
        </w:div>
        <w:div w:id="483744096">
          <w:marLeft w:val="640"/>
          <w:marRight w:val="0"/>
          <w:marTop w:val="0"/>
          <w:marBottom w:val="0"/>
          <w:divBdr>
            <w:top w:val="none" w:sz="0" w:space="0" w:color="auto"/>
            <w:left w:val="none" w:sz="0" w:space="0" w:color="auto"/>
            <w:bottom w:val="none" w:sz="0" w:space="0" w:color="auto"/>
            <w:right w:val="none" w:sz="0" w:space="0" w:color="auto"/>
          </w:divBdr>
        </w:div>
        <w:div w:id="996807970">
          <w:marLeft w:val="640"/>
          <w:marRight w:val="0"/>
          <w:marTop w:val="0"/>
          <w:marBottom w:val="0"/>
          <w:divBdr>
            <w:top w:val="none" w:sz="0" w:space="0" w:color="auto"/>
            <w:left w:val="none" w:sz="0" w:space="0" w:color="auto"/>
            <w:bottom w:val="none" w:sz="0" w:space="0" w:color="auto"/>
            <w:right w:val="none" w:sz="0" w:space="0" w:color="auto"/>
          </w:divBdr>
        </w:div>
        <w:div w:id="1152872603">
          <w:marLeft w:val="640"/>
          <w:marRight w:val="0"/>
          <w:marTop w:val="0"/>
          <w:marBottom w:val="0"/>
          <w:divBdr>
            <w:top w:val="none" w:sz="0" w:space="0" w:color="auto"/>
            <w:left w:val="none" w:sz="0" w:space="0" w:color="auto"/>
            <w:bottom w:val="none" w:sz="0" w:space="0" w:color="auto"/>
            <w:right w:val="none" w:sz="0" w:space="0" w:color="auto"/>
          </w:divBdr>
        </w:div>
        <w:div w:id="1275214011">
          <w:marLeft w:val="640"/>
          <w:marRight w:val="0"/>
          <w:marTop w:val="0"/>
          <w:marBottom w:val="0"/>
          <w:divBdr>
            <w:top w:val="none" w:sz="0" w:space="0" w:color="auto"/>
            <w:left w:val="none" w:sz="0" w:space="0" w:color="auto"/>
            <w:bottom w:val="none" w:sz="0" w:space="0" w:color="auto"/>
            <w:right w:val="none" w:sz="0" w:space="0" w:color="auto"/>
          </w:divBdr>
        </w:div>
        <w:div w:id="1319578867">
          <w:marLeft w:val="640"/>
          <w:marRight w:val="0"/>
          <w:marTop w:val="0"/>
          <w:marBottom w:val="0"/>
          <w:divBdr>
            <w:top w:val="none" w:sz="0" w:space="0" w:color="auto"/>
            <w:left w:val="none" w:sz="0" w:space="0" w:color="auto"/>
            <w:bottom w:val="none" w:sz="0" w:space="0" w:color="auto"/>
            <w:right w:val="none" w:sz="0" w:space="0" w:color="auto"/>
          </w:divBdr>
        </w:div>
        <w:div w:id="1368488797">
          <w:marLeft w:val="640"/>
          <w:marRight w:val="0"/>
          <w:marTop w:val="0"/>
          <w:marBottom w:val="0"/>
          <w:divBdr>
            <w:top w:val="none" w:sz="0" w:space="0" w:color="auto"/>
            <w:left w:val="none" w:sz="0" w:space="0" w:color="auto"/>
            <w:bottom w:val="none" w:sz="0" w:space="0" w:color="auto"/>
            <w:right w:val="none" w:sz="0" w:space="0" w:color="auto"/>
          </w:divBdr>
        </w:div>
        <w:div w:id="1387875940">
          <w:marLeft w:val="640"/>
          <w:marRight w:val="0"/>
          <w:marTop w:val="0"/>
          <w:marBottom w:val="0"/>
          <w:divBdr>
            <w:top w:val="none" w:sz="0" w:space="0" w:color="auto"/>
            <w:left w:val="none" w:sz="0" w:space="0" w:color="auto"/>
            <w:bottom w:val="none" w:sz="0" w:space="0" w:color="auto"/>
            <w:right w:val="none" w:sz="0" w:space="0" w:color="auto"/>
          </w:divBdr>
        </w:div>
        <w:div w:id="1725833726">
          <w:marLeft w:val="640"/>
          <w:marRight w:val="0"/>
          <w:marTop w:val="0"/>
          <w:marBottom w:val="0"/>
          <w:divBdr>
            <w:top w:val="none" w:sz="0" w:space="0" w:color="auto"/>
            <w:left w:val="none" w:sz="0" w:space="0" w:color="auto"/>
            <w:bottom w:val="none" w:sz="0" w:space="0" w:color="auto"/>
            <w:right w:val="none" w:sz="0" w:space="0" w:color="auto"/>
          </w:divBdr>
        </w:div>
        <w:div w:id="1927107837">
          <w:marLeft w:val="640"/>
          <w:marRight w:val="0"/>
          <w:marTop w:val="0"/>
          <w:marBottom w:val="0"/>
          <w:divBdr>
            <w:top w:val="none" w:sz="0" w:space="0" w:color="auto"/>
            <w:left w:val="none" w:sz="0" w:space="0" w:color="auto"/>
            <w:bottom w:val="none" w:sz="0" w:space="0" w:color="auto"/>
            <w:right w:val="none" w:sz="0" w:space="0" w:color="auto"/>
          </w:divBdr>
        </w:div>
        <w:div w:id="2053073555">
          <w:marLeft w:val="640"/>
          <w:marRight w:val="0"/>
          <w:marTop w:val="0"/>
          <w:marBottom w:val="0"/>
          <w:divBdr>
            <w:top w:val="none" w:sz="0" w:space="0" w:color="auto"/>
            <w:left w:val="none" w:sz="0" w:space="0" w:color="auto"/>
            <w:bottom w:val="none" w:sz="0" w:space="0" w:color="auto"/>
            <w:right w:val="none" w:sz="0" w:space="0" w:color="auto"/>
          </w:divBdr>
        </w:div>
        <w:div w:id="2119179455">
          <w:marLeft w:val="640"/>
          <w:marRight w:val="0"/>
          <w:marTop w:val="0"/>
          <w:marBottom w:val="0"/>
          <w:divBdr>
            <w:top w:val="none" w:sz="0" w:space="0" w:color="auto"/>
            <w:left w:val="none" w:sz="0" w:space="0" w:color="auto"/>
            <w:bottom w:val="none" w:sz="0" w:space="0" w:color="auto"/>
            <w:right w:val="none" w:sz="0" w:space="0" w:color="auto"/>
          </w:divBdr>
        </w:div>
      </w:divsChild>
    </w:div>
    <w:div w:id="298540270">
      <w:bodyDiv w:val="1"/>
      <w:marLeft w:val="0"/>
      <w:marRight w:val="0"/>
      <w:marTop w:val="0"/>
      <w:marBottom w:val="0"/>
      <w:divBdr>
        <w:top w:val="none" w:sz="0" w:space="0" w:color="auto"/>
        <w:left w:val="none" w:sz="0" w:space="0" w:color="auto"/>
        <w:bottom w:val="none" w:sz="0" w:space="0" w:color="auto"/>
        <w:right w:val="none" w:sz="0" w:space="0" w:color="auto"/>
      </w:divBdr>
      <w:divsChild>
        <w:div w:id="13239447">
          <w:marLeft w:val="640"/>
          <w:marRight w:val="0"/>
          <w:marTop w:val="0"/>
          <w:marBottom w:val="0"/>
          <w:divBdr>
            <w:top w:val="none" w:sz="0" w:space="0" w:color="auto"/>
            <w:left w:val="none" w:sz="0" w:space="0" w:color="auto"/>
            <w:bottom w:val="none" w:sz="0" w:space="0" w:color="auto"/>
            <w:right w:val="none" w:sz="0" w:space="0" w:color="auto"/>
          </w:divBdr>
        </w:div>
        <w:div w:id="110054065">
          <w:marLeft w:val="640"/>
          <w:marRight w:val="0"/>
          <w:marTop w:val="0"/>
          <w:marBottom w:val="0"/>
          <w:divBdr>
            <w:top w:val="none" w:sz="0" w:space="0" w:color="auto"/>
            <w:left w:val="none" w:sz="0" w:space="0" w:color="auto"/>
            <w:bottom w:val="none" w:sz="0" w:space="0" w:color="auto"/>
            <w:right w:val="none" w:sz="0" w:space="0" w:color="auto"/>
          </w:divBdr>
        </w:div>
        <w:div w:id="168368785">
          <w:marLeft w:val="640"/>
          <w:marRight w:val="0"/>
          <w:marTop w:val="0"/>
          <w:marBottom w:val="0"/>
          <w:divBdr>
            <w:top w:val="none" w:sz="0" w:space="0" w:color="auto"/>
            <w:left w:val="none" w:sz="0" w:space="0" w:color="auto"/>
            <w:bottom w:val="none" w:sz="0" w:space="0" w:color="auto"/>
            <w:right w:val="none" w:sz="0" w:space="0" w:color="auto"/>
          </w:divBdr>
        </w:div>
        <w:div w:id="174464189">
          <w:marLeft w:val="640"/>
          <w:marRight w:val="0"/>
          <w:marTop w:val="0"/>
          <w:marBottom w:val="0"/>
          <w:divBdr>
            <w:top w:val="none" w:sz="0" w:space="0" w:color="auto"/>
            <w:left w:val="none" w:sz="0" w:space="0" w:color="auto"/>
            <w:bottom w:val="none" w:sz="0" w:space="0" w:color="auto"/>
            <w:right w:val="none" w:sz="0" w:space="0" w:color="auto"/>
          </w:divBdr>
        </w:div>
        <w:div w:id="194999729">
          <w:marLeft w:val="640"/>
          <w:marRight w:val="0"/>
          <w:marTop w:val="0"/>
          <w:marBottom w:val="0"/>
          <w:divBdr>
            <w:top w:val="none" w:sz="0" w:space="0" w:color="auto"/>
            <w:left w:val="none" w:sz="0" w:space="0" w:color="auto"/>
            <w:bottom w:val="none" w:sz="0" w:space="0" w:color="auto"/>
            <w:right w:val="none" w:sz="0" w:space="0" w:color="auto"/>
          </w:divBdr>
        </w:div>
        <w:div w:id="292368714">
          <w:marLeft w:val="640"/>
          <w:marRight w:val="0"/>
          <w:marTop w:val="0"/>
          <w:marBottom w:val="0"/>
          <w:divBdr>
            <w:top w:val="none" w:sz="0" w:space="0" w:color="auto"/>
            <w:left w:val="none" w:sz="0" w:space="0" w:color="auto"/>
            <w:bottom w:val="none" w:sz="0" w:space="0" w:color="auto"/>
            <w:right w:val="none" w:sz="0" w:space="0" w:color="auto"/>
          </w:divBdr>
        </w:div>
        <w:div w:id="456611040">
          <w:marLeft w:val="640"/>
          <w:marRight w:val="0"/>
          <w:marTop w:val="0"/>
          <w:marBottom w:val="0"/>
          <w:divBdr>
            <w:top w:val="none" w:sz="0" w:space="0" w:color="auto"/>
            <w:left w:val="none" w:sz="0" w:space="0" w:color="auto"/>
            <w:bottom w:val="none" w:sz="0" w:space="0" w:color="auto"/>
            <w:right w:val="none" w:sz="0" w:space="0" w:color="auto"/>
          </w:divBdr>
        </w:div>
        <w:div w:id="492373784">
          <w:marLeft w:val="640"/>
          <w:marRight w:val="0"/>
          <w:marTop w:val="0"/>
          <w:marBottom w:val="0"/>
          <w:divBdr>
            <w:top w:val="none" w:sz="0" w:space="0" w:color="auto"/>
            <w:left w:val="none" w:sz="0" w:space="0" w:color="auto"/>
            <w:bottom w:val="none" w:sz="0" w:space="0" w:color="auto"/>
            <w:right w:val="none" w:sz="0" w:space="0" w:color="auto"/>
          </w:divBdr>
        </w:div>
        <w:div w:id="608704961">
          <w:marLeft w:val="640"/>
          <w:marRight w:val="0"/>
          <w:marTop w:val="0"/>
          <w:marBottom w:val="0"/>
          <w:divBdr>
            <w:top w:val="none" w:sz="0" w:space="0" w:color="auto"/>
            <w:left w:val="none" w:sz="0" w:space="0" w:color="auto"/>
            <w:bottom w:val="none" w:sz="0" w:space="0" w:color="auto"/>
            <w:right w:val="none" w:sz="0" w:space="0" w:color="auto"/>
          </w:divBdr>
        </w:div>
        <w:div w:id="683631508">
          <w:marLeft w:val="640"/>
          <w:marRight w:val="0"/>
          <w:marTop w:val="0"/>
          <w:marBottom w:val="0"/>
          <w:divBdr>
            <w:top w:val="none" w:sz="0" w:space="0" w:color="auto"/>
            <w:left w:val="none" w:sz="0" w:space="0" w:color="auto"/>
            <w:bottom w:val="none" w:sz="0" w:space="0" w:color="auto"/>
            <w:right w:val="none" w:sz="0" w:space="0" w:color="auto"/>
          </w:divBdr>
        </w:div>
        <w:div w:id="1059129497">
          <w:marLeft w:val="640"/>
          <w:marRight w:val="0"/>
          <w:marTop w:val="0"/>
          <w:marBottom w:val="0"/>
          <w:divBdr>
            <w:top w:val="none" w:sz="0" w:space="0" w:color="auto"/>
            <w:left w:val="none" w:sz="0" w:space="0" w:color="auto"/>
            <w:bottom w:val="none" w:sz="0" w:space="0" w:color="auto"/>
            <w:right w:val="none" w:sz="0" w:space="0" w:color="auto"/>
          </w:divBdr>
        </w:div>
        <w:div w:id="1074745395">
          <w:marLeft w:val="640"/>
          <w:marRight w:val="0"/>
          <w:marTop w:val="0"/>
          <w:marBottom w:val="0"/>
          <w:divBdr>
            <w:top w:val="none" w:sz="0" w:space="0" w:color="auto"/>
            <w:left w:val="none" w:sz="0" w:space="0" w:color="auto"/>
            <w:bottom w:val="none" w:sz="0" w:space="0" w:color="auto"/>
            <w:right w:val="none" w:sz="0" w:space="0" w:color="auto"/>
          </w:divBdr>
        </w:div>
        <w:div w:id="1631941237">
          <w:marLeft w:val="640"/>
          <w:marRight w:val="0"/>
          <w:marTop w:val="0"/>
          <w:marBottom w:val="0"/>
          <w:divBdr>
            <w:top w:val="none" w:sz="0" w:space="0" w:color="auto"/>
            <w:left w:val="none" w:sz="0" w:space="0" w:color="auto"/>
            <w:bottom w:val="none" w:sz="0" w:space="0" w:color="auto"/>
            <w:right w:val="none" w:sz="0" w:space="0" w:color="auto"/>
          </w:divBdr>
        </w:div>
        <w:div w:id="1778334883">
          <w:marLeft w:val="640"/>
          <w:marRight w:val="0"/>
          <w:marTop w:val="0"/>
          <w:marBottom w:val="0"/>
          <w:divBdr>
            <w:top w:val="none" w:sz="0" w:space="0" w:color="auto"/>
            <w:left w:val="none" w:sz="0" w:space="0" w:color="auto"/>
            <w:bottom w:val="none" w:sz="0" w:space="0" w:color="auto"/>
            <w:right w:val="none" w:sz="0" w:space="0" w:color="auto"/>
          </w:divBdr>
        </w:div>
        <w:div w:id="1918514164">
          <w:marLeft w:val="640"/>
          <w:marRight w:val="0"/>
          <w:marTop w:val="0"/>
          <w:marBottom w:val="0"/>
          <w:divBdr>
            <w:top w:val="none" w:sz="0" w:space="0" w:color="auto"/>
            <w:left w:val="none" w:sz="0" w:space="0" w:color="auto"/>
            <w:bottom w:val="none" w:sz="0" w:space="0" w:color="auto"/>
            <w:right w:val="none" w:sz="0" w:space="0" w:color="auto"/>
          </w:divBdr>
        </w:div>
        <w:div w:id="2032492129">
          <w:marLeft w:val="640"/>
          <w:marRight w:val="0"/>
          <w:marTop w:val="0"/>
          <w:marBottom w:val="0"/>
          <w:divBdr>
            <w:top w:val="none" w:sz="0" w:space="0" w:color="auto"/>
            <w:left w:val="none" w:sz="0" w:space="0" w:color="auto"/>
            <w:bottom w:val="none" w:sz="0" w:space="0" w:color="auto"/>
            <w:right w:val="none" w:sz="0" w:space="0" w:color="auto"/>
          </w:divBdr>
        </w:div>
      </w:divsChild>
    </w:div>
    <w:div w:id="309988986">
      <w:bodyDiv w:val="1"/>
      <w:marLeft w:val="0"/>
      <w:marRight w:val="0"/>
      <w:marTop w:val="0"/>
      <w:marBottom w:val="0"/>
      <w:divBdr>
        <w:top w:val="none" w:sz="0" w:space="0" w:color="auto"/>
        <w:left w:val="none" w:sz="0" w:space="0" w:color="auto"/>
        <w:bottom w:val="none" w:sz="0" w:space="0" w:color="auto"/>
        <w:right w:val="none" w:sz="0" w:space="0" w:color="auto"/>
      </w:divBdr>
    </w:div>
    <w:div w:id="330720654">
      <w:bodyDiv w:val="1"/>
      <w:marLeft w:val="0"/>
      <w:marRight w:val="0"/>
      <w:marTop w:val="0"/>
      <w:marBottom w:val="0"/>
      <w:divBdr>
        <w:top w:val="none" w:sz="0" w:space="0" w:color="auto"/>
        <w:left w:val="none" w:sz="0" w:space="0" w:color="auto"/>
        <w:bottom w:val="none" w:sz="0" w:space="0" w:color="auto"/>
        <w:right w:val="none" w:sz="0" w:space="0" w:color="auto"/>
      </w:divBdr>
    </w:div>
    <w:div w:id="330987083">
      <w:bodyDiv w:val="1"/>
      <w:marLeft w:val="0"/>
      <w:marRight w:val="0"/>
      <w:marTop w:val="0"/>
      <w:marBottom w:val="0"/>
      <w:divBdr>
        <w:top w:val="none" w:sz="0" w:space="0" w:color="auto"/>
        <w:left w:val="none" w:sz="0" w:space="0" w:color="auto"/>
        <w:bottom w:val="none" w:sz="0" w:space="0" w:color="auto"/>
        <w:right w:val="none" w:sz="0" w:space="0" w:color="auto"/>
      </w:divBdr>
    </w:div>
    <w:div w:id="331421103">
      <w:bodyDiv w:val="1"/>
      <w:marLeft w:val="0"/>
      <w:marRight w:val="0"/>
      <w:marTop w:val="0"/>
      <w:marBottom w:val="0"/>
      <w:divBdr>
        <w:top w:val="none" w:sz="0" w:space="0" w:color="auto"/>
        <w:left w:val="none" w:sz="0" w:space="0" w:color="auto"/>
        <w:bottom w:val="none" w:sz="0" w:space="0" w:color="auto"/>
        <w:right w:val="none" w:sz="0" w:space="0" w:color="auto"/>
      </w:divBdr>
    </w:div>
    <w:div w:id="344093686">
      <w:bodyDiv w:val="1"/>
      <w:marLeft w:val="0"/>
      <w:marRight w:val="0"/>
      <w:marTop w:val="0"/>
      <w:marBottom w:val="0"/>
      <w:divBdr>
        <w:top w:val="none" w:sz="0" w:space="0" w:color="auto"/>
        <w:left w:val="none" w:sz="0" w:space="0" w:color="auto"/>
        <w:bottom w:val="none" w:sz="0" w:space="0" w:color="auto"/>
        <w:right w:val="none" w:sz="0" w:space="0" w:color="auto"/>
      </w:divBdr>
    </w:div>
    <w:div w:id="360131476">
      <w:bodyDiv w:val="1"/>
      <w:marLeft w:val="0"/>
      <w:marRight w:val="0"/>
      <w:marTop w:val="0"/>
      <w:marBottom w:val="0"/>
      <w:divBdr>
        <w:top w:val="none" w:sz="0" w:space="0" w:color="auto"/>
        <w:left w:val="none" w:sz="0" w:space="0" w:color="auto"/>
        <w:bottom w:val="none" w:sz="0" w:space="0" w:color="auto"/>
        <w:right w:val="none" w:sz="0" w:space="0" w:color="auto"/>
      </w:divBdr>
      <w:divsChild>
        <w:div w:id="929318011">
          <w:marLeft w:val="640"/>
          <w:marRight w:val="0"/>
          <w:marTop w:val="0"/>
          <w:marBottom w:val="0"/>
          <w:divBdr>
            <w:top w:val="none" w:sz="0" w:space="0" w:color="auto"/>
            <w:left w:val="none" w:sz="0" w:space="0" w:color="auto"/>
            <w:bottom w:val="none" w:sz="0" w:space="0" w:color="auto"/>
            <w:right w:val="none" w:sz="0" w:space="0" w:color="auto"/>
          </w:divBdr>
        </w:div>
        <w:div w:id="1355224974">
          <w:marLeft w:val="640"/>
          <w:marRight w:val="0"/>
          <w:marTop w:val="0"/>
          <w:marBottom w:val="0"/>
          <w:divBdr>
            <w:top w:val="none" w:sz="0" w:space="0" w:color="auto"/>
            <w:left w:val="none" w:sz="0" w:space="0" w:color="auto"/>
            <w:bottom w:val="none" w:sz="0" w:space="0" w:color="auto"/>
            <w:right w:val="none" w:sz="0" w:space="0" w:color="auto"/>
          </w:divBdr>
        </w:div>
        <w:div w:id="2115206358">
          <w:marLeft w:val="640"/>
          <w:marRight w:val="0"/>
          <w:marTop w:val="0"/>
          <w:marBottom w:val="0"/>
          <w:divBdr>
            <w:top w:val="none" w:sz="0" w:space="0" w:color="auto"/>
            <w:left w:val="none" w:sz="0" w:space="0" w:color="auto"/>
            <w:bottom w:val="none" w:sz="0" w:space="0" w:color="auto"/>
            <w:right w:val="none" w:sz="0" w:space="0" w:color="auto"/>
          </w:divBdr>
        </w:div>
        <w:div w:id="2036996334">
          <w:marLeft w:val="640"/>
          <w:marRight w:val="0"/>
          <w:marTop w:val="0"/>
          <w:marBottom w:val="0"/>
          <w:divBdr>
            <w:top w:val="none" w:sz="0" w:space="0" w:color="auto"/>
            <w:left w:val="none" w:sz="0" w:space="0" w:color="auto"/>
            <w:bottom w:val="none" w:sz="0" w:space="0" w:color="auto"/>
            <w:right w:val="none" w:sz="0" w:space="0" w:color="auto"/>
          </w:divBdr>
        </w:div>
        <w:div w:id="1434932878">
          <w:marLeft w:val="640"/>
          <w:marRight w:val="0"/>
          <w:marTop w:val="0"/>
          <w:marBottom w:val="0"/>
          <w:divBdr>
            <w:top w:val="none" w:sz="0" w:space="0" w:color="auto"/>
            <w:left w:val="none" w:sz="0" w:space="0" w:color="auto"/>
            <w:bottom w:val="none" w:sz="0" w:space="0" w:color="auto"/>
            <w:right w:val="none" w:sz="0" w:space="0" w:color="auto"/>
          </w:divBdr>
        </w:div>
        <w:div w:id="97407289">
          <w:marLeft w:val="640"/>
          <w:marRight w:val="0"/>
          <w:marTop w:val="0"/>
          <w:marBottom w:val="0"/>
          <w:divBdr>
            <w:top w:val="none" w:sz="0" w:space="0" w:color="auto"/>
            <w:left w:val="none" w:sz="0" w:space="0" w:color="auto"/>
            <w:bottom w:val="none" w:sz="0" w:space="0" w:color="auto"/>
            <w:right w:val="none" w:sz="0" w:space="0" w:color="auto"/>
          </w:divBdr>
        </w:div>
        <w:div w:id="257175584">
          <w:marLeft w:val="640"/>
          <w:marRight w:val="0"/>
          <w:marTop w:val="0"/>
          <w:marBottom w:val="0"/>
          <w:divBdr>
            <w:top w:val="none" w:sz="0" w:space="0" w:color="auto"/>
            <w:left w:val="none" w:sz="0" w:space="0" w:color="auto"/>
            <w:bottom w:val="none" w:sz="0" w:space="0" w:color="auto"/>
            <w:right w:val="none" w:sz="0" w:space="0" w:color="auto"/>
          </w:divBdr>
        </w:div>
        <w:div w:id="245387987">
          <w:marLeft w:val="640"/>
          <w:marRight w:val="0"/>
          <w:marTop w:val="0"/>
          <w:marBottom w:val="0"/>
          <w:divBdr>
            <w:top w:val="none" w:sz="0" w:space="0" w:color="auto"/>
            <w:left w:val="none" w:sz="0" w:space="0" w:color="auto"/>
            <w:bottom w:val="none" w:sz="0" w:space="0" w:color="auto"/>
            <w:right w:val="none" w:sz="0" w:space="0" w:color="auto"/>
          </w:divBdr>
        </w:div>
        <w:div w:id="1125925140">
          <w:marLeft w:val="640"/>
          <w:marRight w:val="0"/>
          <w:marTop w:val="0"/>
          <w:marBottom w:val="0"/>
          <w:divBdr>
            <w:top w:val="none" w:sz="0" w:space="0" w:color="auto"/>
            <w:left w:val="none" w:sz="0" w:space="0" w:color="auto"/>
            <w:bottom w:val="none" w:sz="0" w:space="0" w:color="auto"/>
            <w:right w:val="none" w:sz="0" w:space="0" w:color="auto"/>
          </w:divBdr>
        </w:div>
        <w:div w:id="1979801991">
          <w:marLeft w:val="640"/>
          <w:marRight w:val="0"/>
          <w:marTop w:val="0"/>
          <w:marBottom w:val="0"/>
          <w:divBdr>
            <w:top w:val="none" w:sz="0" w:space="0" w:color="auto"/>
            <w:left w:val="none" w:sz="0" w:space="0" w:color="auto"/>
            <w:bottom w:val="none" w:sz="0" w:space="0" w:color="auto"/>
            <w:right w:val="none" w:sz="0" w:space="0" w:color="auto"/>
          </w:divBdr>
        </w:div>
        <w:div w:id="1492982943">
          <w:marLeft w:val="640"/>
          <w:marRight w:val="0"/>
          <w:marTop w:val="0"/>
          <w:marBottom w:val="0"/>
          <w:divBdr>
            <w:top w:val="none" w:sz="0" w:space="0" w:color="auto"/>
            <w:left w:val="none" w:sz="0" w:space="0" w:color="auto"/>
            <w:bottom w:val="none" w:sz="0" w:space="0" w:color="auto"/>
            <w:right w:val="none" w:sz="0" w:space="0" w:color="auto"/>
          </w:divBdr>
        </w:div>
        <w:div w:id="470900464">
          <w:marLeft w:val="640"/>
          <w:marRight w:val="0"/>
          <w:marTop w:val="0"/>
          <w:marBottom w:val="0"/>
          <w:divBdr>
            <w:top w:val="none" w:sz="0" w:space="0" w:color="auto"/>
            <w:left w:val="none" w:sz="0" w:space="0" w:color="auto"/>
            <w:bottom w:val="none" w:sz="0" w:space="0" w:color="auto"/>
            <w:right w:val="none" w:sz="0" w:space="0" w:color="auto"/>
          </w:divBdr>
        </w:div>
        <w:div w:id="149177631">
          <w:marLeft w:val="640"/>
          <w:marRight w:val="0"/>
          <w:marTop w:val="0"/>
          <w:marBottom w:val="0"/>
          <w:divBdr>
            <w:top w:val="none" w:sz="0" w:space="0" w:color="auto"/>
            <w:left w:val="none" w:sz="0" w:space="0" w:color="auto"/>
            <w:bottom w:val="none" w:sz="0" w:space="0" w:color="auto"/>
            <w:right w:val="none" w:sz="0" w:space="0" w:color="auto"/>
          </w:divBdr>
        </w:div>
        <w:div w:id="1516533711">
          <w:marLeft w:val="640"/>
          <w:marRight w:val="0"/>
          <w:marTop w:val="0"/>
          <w:marBottom w:val="0"/>
          <w:divBdr>
            <w:top w:val="none" w:sz="0" w:space="0" w:color="auto"/>
            <w:left w:val="none" w:sz="0" w:space="0" w:color="auto"/>
            <w:bottom w:val="none" w:sz="0" w:space="0" w:color="auto"/>
            <w:right w:val="none" w:sz="0" w:space="0" w:color="auto"/>
          </w:divBdr>
        </w:div>
        <w:div w:id="1635329754">
          <w:marLeft w:val="640"/>
          <w:marRight w:val="0"/>
          <w:marTop w:val="0"/>
          <w:marBottom w:val="0"/>
          <w:divBdr>
            <w:top w:val="none" w:sz="0" w:space="0" w:color="auto"/>
            <w:left w:val="none" w:sz="0" w:space="0" w:color="auto"/>
            <w:bottom w:val="none" w:sz="0" w:space="0" w:color="auto"/>
            <w:right w:val="none" w:sz="0" w:space="0" w:color="auto"/>
          </w:divBdr>
        </w:div>
        <w:div w:id="1998074651">
          <w:marLeft w:val="640"/>
          <w:marRight w:val="0"/>
          <w:marTop w:val="0"/>
          <w:marBottom w:val="0"/>
          <w:divBdr>
            <w:top w:val="none" w:sz="0" w:space="0" w:color="auto"/>
            <w:left w:val="none" w:sz="0" w:space="0" w:color="auto"/>
            <w:bottom w:val="none" w:sz="0" w:space="0" w:color="auto"/>
            <w:right w:val="none" w:sz="0" w:space="0" w:color="auto"/>
          </w:divBdr>
        </w:div>
        <w:div w:id="513612609">
          <w:marLeft w:val="640"/>
          <w:marRight w:val="0"/>
          <w:marTop w:val="0"/>
          <w:marBottom w:val="0"/>
          <w:divBdr>
            <w:top w:val="none" w:sz="0" w:space="0" w:color="auto"/>
            <w:left w:val="none" w:sz="0" w:space="0" w:color="auto"/>
            <w:bottom w:val="none" w:sz="0" w:space="0" w:color="auto"/>
            <w:right w:val="none" w:sz="0" w:space="0" w:color="auto"/>
          </w:divBdr>
        </w:div>
        <w:div w:id="1513757755">
          <w:marLeft w:val="640"/>
          <w:marRight w:val="0"/>
          <w:marTop w:val="0"/>
          <w:marBottom w:val="0"/>
          <w:divBdr>
            <w:top w:val="none" w:sz="0" w:space="0" w:color="auto"/>
            <w:left w:val="none" w:sz="0" w:space="0" w:color="auto"/>
            <w:bottom w:val="none" w:sz="0" w:space="0" w:color="auto"/>
            <w:right w:val="none" w:sz="0" w:space="0" w:color="auto"/>
          </w:divBdr>
        </w:div>
        <w:div w:id="1918518185">
          <w:marLeft w:val="640"/>
          <w:marRight w:val="0"/>
          <w:marTop w:val="0"/>
          <w:marBottom w:val="0"/>
          <w:divBdr>
            <w:top w:val="none" w:sz="0" w:space="0" w:color="auto"/>
            <w:left w:val="none" w:sz="0" w:space="0" w:color="auto"/>
            <w:bottom w:val="none" w:sz="0" w:space="0" w:color="auto"/>
            <w:right w:val="none" w:sz="0" w:space="0" w:color="auto"/>
          </w:divBdr>
        </w:div>
        <w:div w:id="1085419868">
          <w:marLeft w:val="640"/>
          <w:marRight w:val="0"/>
          <w:marTop w:val="0"/>
          <w:marBottom w:val="0"/>
          <w:divBdr>
            <w:top w:val="none" w:sz="0" w:space="0" w:color="auto"/>
            <w:left w:val="none" w:sz="0" w:space="0" w:color="auto"/>
            <w:bottom w:val="none" w:sz="0" w:space="0" w:color="auto"/>
            <w:right w:val="none" w:sz="0" w:space="0" w:color="auto"/>
          </w:divBdr>
        </w:div>
        <w:div w:id="230697773">
          <w:marLeft w:val="640"/>
          <w:marRight w:val="0"/>
          <w:marTop w:val="0"/>
          <w:marBottom w:val="0"/>
          <w:divBdr>
            <w:top w:val="none" w:sz="0" w:space="0" w:color="auto"/>
            <w:left w:val="none" w:sz="0" w:space="0" w:color="auto"/>
            <w:bottom w:val="none" w:sz="0" w:space="0" w:color="auto"/>
            <w:right w:val="none" w:sz="0" w:space="0" w:color="auto"/>
          </w:divBdr>
        </w:div>
        <w:div w:id="74983118">
          <w:marLeft w:val="640"/>
          <w:marRight w:val="0"/>
          <w:marTop w:val="0"/>
          <w:marBottom w:val="0"/>
          <w:divBdr>
            <w:top w:val="none" w:sz="0" w:space="0" w:color="auto"/>
            <w:left w:val="none" w:sz="0" w:space="0" w:color="auto"/>
            <w:bottom w:val="none" w:sz="0" w:space="0" w:color="auto"/>
            <w:right w:val="none" w:sz="0" w:space="0" w:color="auto"/>
          </w:divBdr>
        </w:div>
        <w:div w:id="1316912234">
          <w:marLeft w:val="640"/>
          <w:marRight w:val="0"/>
          <w:marTop w:val="0"/>
          <w:marBottom w:val="0"/>
          <w:divBdr>
            <w:top w:val="none" w:sz="0" w:space="0" w:color="auto"/>
            <w:left w:val="none" w:sz="0" w:space="0" w:color="auto"/>
            <w:bottom w:val="none" w:sz="0" w:space="0" w:color="auto"/>
            <w:right w:val="none" w:sz="0" w:space="0" w:color="auto"/>
          </w:divBdr>
        </w:div>
        <w:div w:id="1397896189">
          <w:marLeft w:val="640"/>
          <w:marRight w:val="0"/>
          <w:marTop w:val="0"/>
          <w:marBottom w:val="0"/>
          <w:divBdr>
            <w:top w:val="none" w:sz="0" w:space="0" w:color="auto"/>
            <w:left w:val="none" w:sz="0" w:space="0" w:color="auto"/>
            <w:bottom w:val="none" w:sz="0" w:space="0" w:color="auto"/>
            <w:right w:val="none" w:sz="0" w:space="0" w:color="auto"/>
          </w:divBdr>
        </w:div>
        <w:div w:id="245580990">
          <w:marLeft w:val="640"/>
          <w:marRight w:val="0"/>
          <w:marTop w:val="0"/>
          <w:marBottom w:val="0"/>
          <w:divBdr>
            <w:top w:val="none" w:sz="0" w:space="0" w:color="auto"/>
            <w:left w:val="none" w:sz="0" w:space="0" w:color="auto"/>
            <w:bottom w:val="none" w:sz="0" w:space="0" w:color="auto"/>
            <w:right w:val="none" w:sz="0" w:space="0" w:color="auto"/>
          </w:divBdr>
        </w:div>
        <w:div w:id="1833370866">
          <w:marLeft w:val="640"/>
          <w:marRight w:val="0"/>
          <w:marTop w:val="0"/>
          <w:marBottom w:val="0"/>
          <w:divBdr>
            <w:top w:val="none" w:sz="0" w:space="0" w:color="auto"/>
            <w:left w:val="none" w:sz="0" w:space="0" w:color="auto"/>
            <w:bottom w:val="none" w:sz="0" w:space="0" w:color="auto"/>
            <w:right w:val="none" w:sz="0" w:space="0" w:color="auto"/>
          </w:divBdr>
        </w:div>
        <w:div w:id="1632243417">
          <w:marLeft w:val="640"/>
          <w:marRight w:val="0"/>
          <w:marTop w:val="0"/>
          <w:marBottom w:val="0"/>
          <w:divBdr>
            <w:top w:val="none" w:sz="0" w:space="0" w:color="auto"/>
            <w:left w:val="none" w:sz="0" w:space="0" w:color="auto"/>
            <w:bottom w:val="none" w:sz="0" w:space="0" w:color="auto"/>
            <w:right w:val="none" w:sz="0" w:space="0" w:color="auto"/>
          </w:divBdr>
        </w:div>
        <w:div w:id="372778193">
          <w:marLeft w:val="640"/>
          <w:marRight w:val="0"/>
          <w:marTop w:val="0"/>
          <w:marBottom w:val="0"/>
          <w:divBdr>
            <w:top w:val="none" w:sz="0" w:space="0" w:color="auto"/>
            <w:left w:val="none" w:sz="0" w:space="0" w:color="auto"/>
            <w:bottom w:val="none" w:sz="0" w:space="0" w:color="auto"/>
            <w:right w:val="none" w:sz="0" w:space="0" w:color="auto"/>
          </w:divBdr>
        </w:div>
        <w:div w:id="502747779">
          <w:marLeft w:val="640"/>
          <w:marRight w:val="0"/>
          <w:marTop w:val="0"/>
          <w:marBottom w:val="0"/>
          <w:divBdr>
            <w:top w:val="none" w:sz="0" w:space="0" w:color="auto"/>
            <w:left w:val="none" w:sz="0" w:space="0" w:color="auto"/>
            <w:bottom w:val="none" w:sz="0" w:space="0" w:color="auto"/>
            <w:right w:val="none" w:sz="0" w:space="0" w:color="auto"/>
          </w:divBdr>
        </w:div>
      </w:divsChild>
    </w:div>
    <w:div w:id="376128852">
      <w:bodyDiv w:val="1"/>
      <w:marLeft w:val="0"/>
      <w:marRight w:val="0"/>
      <w:marTop w:val="0"/>
      <w:marBottom w:val="0"/>
      <w:divBdr>
        <w:top w:val="none" w:sz="0" w:space="0" w:color="auto"/>
        <w:left w:val="none" w:sz="0" w:space="0" w:color="auto"/>
        <w:bottom w:val="none" w:sz="0" w:space="0" w:color="auto"/>
        <w:right w:val="none" w:sz="0" w:space="0" w:color="auto"/>
      </w:divBdr>
      <w:divsChild>
        <w:div w:id="185338184">
          <w:marLeft w:val="640"/>
          <w:marRight w:val="0"/>
          <w:marTop w:val="0"/>
          <w:marBottom w:val="0"/>
          <w:divBdr>
            <w:top w:val="none" w:sz="0" w:space="0" w:color="auto"/>
            <w:left w:val="none" w:sz="0" w:space="0" w:color="auto"/>
            <w:bottom w:val="none" w:sz="0" w:space="0" w:color="auto"/>
            <w:right w:val="none" w:sz="0" w:space="0" w:color="auto"/>
          </w:divBdr>
        </w:div>
        <w:div w:id="303120012">
          <w:marLeft w:val="640"/>
          <w:marRight w:val="0"/>
          <w:marTop w:val="0"/>
          <w:marBottom w:val="0"/>
          <w:divBdr>
            <w:top w:val="none" w:sz="0" w:space="0" w:color="auto"/>
            <w:left w:val="none" w:sz="0" w:space="0" w:color="auto"/>
            <w:bottom w:val="none" w:sz="0" w:space="0" w:color="auto"/>
            <w:right w:val="none" w:sz="0" w:space="0" w:color="auto"/>
          </w:divBdr>
        </w:div>
        <w:div w:id="318769685">
          <w:marLeft w:val="640"/>
          <w:marRight w:val="0"/>
          <w:marTop w:val="0"/>
          <w:marBottom w:val="0"/>
          <w:divBdr>
            <w:top w:val="none" w:sz="0" w:space="0" w:color="auto"/>
            <w:left w:val="none" w:sz="0" w:space="0" w:color="auto"/>
            <w:bottom w:val="none" w:sz="0" w:space="0" w:color="auto"/>
            <w:right w:val="none" w:sz="0" w:space="0" w:color="auto"/>
          </w:divBdr>
        </w:div>
        <w:div w:id="539515408">
          <w:marLeft w:val="640"/>
          <w:marRight w:val="0"/>
          <w:marTop w:val="0"/>
          <w:marBottom w:val="0"/>
          <w:divBdr>
            <w:top w:val="none" w:sz="0" w:space="0" w:color="auto"/>
            <w:left w:val="none" w:sz="0" w:space="0" w:color="auto"/>
            <w:bottom w:val="none" w:sz="0" w:space="0" w:color="auto"/>
            <w:right w:val="none" w:sz="0" w:space="0" w:color="auto"/>
          </w:divBdr>
        </w:div>
        <w:div w:id="590434280">
          <w:marLeft w:val="640"/>
          <w:marRight w:val="0"/>
          <w:marTop w:val="0"/>
          <w:marBottom w:val="0"/>
          <w:divBdr>
            <w:top w:val="none" w:sz="0" w:space="0" w:color="auto"/>
            <w:left w:val="none" w:sz="0" w:space="0" w:color="auto"/>
            <w:bottom w:val="none" w:sz="0" w:space="0" w:color="auto"/>
            <w:right w:val="none" w:sz="0" w:space="0" w:color="auto"/>
          </w:divBdr>
        </w:div>
        <w:div w:id="642271702">
          <w:marLeft w:val="640"/>
          <w:marRight w:val="0"/>
          <w:marTop w:val="0"/>
          <w:marBottom w:val="0"/>
          <w:divBdr>
            <w:top w:val="none" w:sz="0" w:space="0" w:color="auto"/>
            <w:left w:val="none" w:sz="0" w:space="0" w:color="auto"/>
            <w:bottom w:val="none" w:sz="0" w:space="0" w:color="auto"/>
            <w:right w:val="none" w:sz="0" w:space="0" w:color="auto"/>
          </w:divBdr>
        </w:div>
        <w:div w:id="758257321">
          <w:marLeft w:val="640"/>
          <w:marRight w:val="0"/>
          <w:marTop w:val="0"/>
          <w:marBottom w:val="0"/>
          <w:divBdr>
            <w:top w:val="none" w:sz="0" w:space="0" w:color="auto"/>
            <w:left w:val="none" w:sz="0" w:space="0" w:color="auto"/>
            <w:bottom w:val="none" w:sz="0" w:space="0" w:color="auto"/>
            <w:right w:val="none" w:sz="0" w:space="0" w:color="auto"/>
          </w:divBdr>
        </w:div>
        <w:div w:id="937904020">
          <w:marLeft w:val="640"/>
          <w:marRight w:val="0"/>
          <w:marTop w:val="0"/>
          <w:marBottom w:val="0"/>
          <w:divBdr>
            <w:top w:val="none" w:sz="0" w:space="0" w:color="auto"/>
            <w:left w:val="none" w:sz="0" w:space="0" w:color="auto"/>
            <w:bottom w:val="none" w:sz="0" w:space="0" w:color="auto"/>
            <w:right w:val="none" w:sz="0" w:space="0" w:color="auto"/>
          </w:divBdr>
        </w:div>
        <w:div w:id="1329089987">
          <w:marLeft w:val="640"/>
          <w:marRight w:val="0"/>
          <w:marTop w:val="0"/>
          <w:marBottom w:val="0"/>
          <w:divBdr>
            <w:top w:val="none" w:sz="0" w:space="0" w:color="auto"/>
            <w:left w:val="none" w:sz="0" w:space="0" w:color="auto"/>
            <w:bottom w:val="none" w:sz="0" w:space="0" w:color="auto"/>
            <w:right w:val="none" w:sz="0" w:space="0" w:color="auto"/>
          </w:divBdr>
        </w:div>
        <w:div w:id="1379820283">
          <w:marLeft w:val="640"/>
          <w:marRight w:val="0"/>
          <w:marTop w:val="0"/>
          <w:marBottom w:val="0"/>
          <w:divBdr>
            <w:top w:val="none" w:sz="0" w:space="0" w:color="auto"/>
            <w:left w:val="none" w:sz="0" w:space="0" w:color="auto"/>
            <w:bottom w:val="none" w:sz="0" w:space="0" w:color="auto"/>
            <w:right w:val="none" w:sz="0" w:space="0" w:color="auto"/>
          </w:divBdr>
        </w:div>
        <w:div w:id="1933320810">
          <w:marLeft w:val="640"/>
          <w:marRight w:val="0"/>
          <w:marTop w:val="0"/>
          <w:marBottom w:val="0"/>
          <w:divBdr>
            <w:top w:val="none" w:sz="0" w:space="0" w:color="auto"/>
            <w:left w:val="none" w:sz="0" w:space="0" w:color="auto"/>
            <w:bottom w:val="none" w:sz="0" w:space="0" w:color="auto"/>
            <w:right w:val="none" w:sz="0" w:space="0" w:color="auto"/>
          </w:divBdr>
        </w:div>
        <w:div w:id="2098817560">
          <w:marLeft w:val="640"/>
          <w:marRight w:val="0"/>
          <w:marTop w:val="0"/>
          <w:marBottom w:val="0"/>
          <w:divBdr>
            <w:top w:val="none" w:sz="0" w:space="0" w:color="auto"/>
            <w:left w:val="none" w:sz="0" w:space="0" w:color="auto"/>
            <w:bottom w:val="none" w:sz="0" w:space="0" w:color="auto"/>
            <w:right w:val="none" w:sz="0" w:space="0" w:color="auto"/>
          </w:divBdr>
        </w:div>
        <w:div w:id="2140103459">
          <w:marLeft w:val="640"/>
          <w:marRight w:val="0"/>
          <w:marTop w:val="0"/>
          <w:marBottom w:val="0"/>
          <w:divBdr>
            <w:top w:val="none" w:sz="0" w:space="0" w:color="auto"/>
            <w:left w:val="none" w:sz="0" w:space="0" w:color="auto"/>
            <w:bottom w:val="none" w:sz="0" w:space="0" w:color="auto"/>
            <w:right w:val="none" w:sz="0" w:space="0" w:color="auto"/>
          </w:divBdr>
        </w:div>
      </w:divsChild>
    </w:div>
    <w:div w:id="381641537">
      <w:bodyDiv w:val="1"/>
      <w:marLeft w:val="0"/>
      <w:marRight w:val="0"/>
      <w:marTop w:val="0"/>
      <w:marBottom w:val="0"/>
      <w:divBdr>
        <w:top w:val="none" w:sz="0" w:space="0" w:color="auto"/>
        <w:left w:val="none" w:sz="0" w:space="0" w:color="auto"/>
        <w:bottom w:val="none" w:sz="0" w:space="0" w:color="auto"/>
        <w:right w:val="none" w:sz="0" w:space="0" w:color="auto"/>
      </w:divBdr>
      <w:divsChild>
        <w:div w:id="1428304983">
          <w:marLeft w:val="0"/>
          <w:marRight w:val="0"/>
          <w:marTop w:val="0"/>
          <w:marBottom w:val="0"/>
          <w:divBdr>
            <w:top w:val="none" w:sz="0" w:space="0" w:color="auto"/>
            <w:left w:val="none" w:sz="0" w:space="0" w:color="auto"/>
            <w:bottom w:val="none" w:sz="0" w:space="0" w:color="auto"/>
            <w:right w:val="none" w:sz="0" w:space="0" w:color="auto"/>
          </w:divBdr>
        </w:div>
      </w:divsChild>
    </w:div>
    <w:div w:id="400375817">
      <w:bodyDiv w:val="1"/>
      <w:marLeft w:val="0"/>
      <w:marRight w:val="0"/>
      <w:marTop w:val="0"/>
      <w:marBottom w:val="0"/>
      <w:divBdr>
        <w:top w:val="none" w:sz="0" w:space="0" w:color="auto"/>
        <w:left w:val="none" w:sz="0" w:space="0" w:color="auto"/>
        <w:bottom w:val="none" w:sz="0" w:space="0" w:color="auto"/>
        <w:right w:val="none" w:sz="0" w:space="0" w:color="auto"/>
      </w:divBdr>
      <w:divsChild>
        <w:div w:id="1353725268">
          <w:marLeft w:val="640"/>
          <w:marRight w:val="0"/>
          <w:marTop w:val="0"/>
          <w:marBottom w:val="0"/>
          <w:divBdr>
            <w:top w:val="none" w:sz="0" w:space="0" w:color="auto"/>
            <w:left w:val="none" w:sz="0" w:space="0" w:color="auto"/>
            <w:bottom w:val="none" w:sz="0" w:space="0" w:color="auto"/>
            <w:right w:val="none" w:sz="0" w:space="0" w:color="auto"/>
          </w:divBdr>
        </w:div>
        <w:div w:id="1766612488">
          <w:marLeft w:val="640"/>
          <w:marRight w:val="0"/>
          <w:marTop w:val="0"/>
          <w:marBottom w:val="0"/>
          <w:divBdr>
            <w:top w:val="none" w:sz="0" w:space="0" w:color="auto"/>
            <w:left w:val="none" w:sz="0" w:space="0" w:color="auto"/>
            <w:bottom w:val="none" w:sz="0" w:space="0" w:color="auto"/>
            <w:right w:val="none" w:sz="0" w:space="0" w:color="auto"/>
          </w:divBdr>
        </w:div>
        <w:div w:id="178740150">
          <w:marLeft w:val="640"/>
          <w:marRight w:val="0"/>
          <w:marTop w:val="0"/>
          <w:marBottom w:val="0"/>
          <w:divBdr>
            <w:top w:val="none" w:sz="0" w:space="0" w:color="auto"/>
            <w:left w:val="none" w:sz="0" w:space="0" w:color="auto"/>
            <w:bottom w:val="none" w:sz="0" w:space="0" w:color="auto"/>
            <w:right w:val="none" w:sz="0" w:space="0" w:color="auto"/>
          </w:divBdr>
        </w:div>
        <w:div w:id="1036856741">
          <w:marLeft w:val="640"/>
          <w:marRight w:val="0"/>
          <w:marTop w:val="0"/>
          <w:marBottom w:val="0"/>
          <w:divBdr>
            <w:top w:val="none" w:sz="0" w:space="0" w:color="auto"/>
            <w:left w:val="none" w:sz="0" w:space="0" w:color="auto"/>
            <w:bottom w:val="none" w:sz="0" w:space="0" w:color="auto"/>
            <w:right w:val="none" w:sz="0" w:space="0" w:color="auto"/>
          </w:divBdr>
        </w:div>
        <w:div w:id="1617980271">
          <w:marLeft w:val="640"/>
          <w:marRight w:val="0"/>
          <w:marTop w:val="0"/>
          <w:marBottom w:val="0"/>
          <w:divBdr>
            <w:top w:val="none" w:sz="0" w:space="0" w:color="auto"/>
            <w:left w:val="none" w:sz="0" w:space="0" w:color="auto"/>
            <w:bottom w:val="none" w:sz="0" w:space="0" w:color="auto"/>
            <w:right w:val="none" w:sz="0" w:space="0" w:color="auto"/>
          </w:divBdr>
        </w:div>
        <w:div w:id="648511175">
          <w:marLeft w:val="640"/>
          <w:marRight w:val="0"/>
          <w:marTop w:val="0"/>
          <w:marBottom w:val="0"/>
          <w:divBdr>
            <w:top w:val="none" w:sz="0" w:space="0" w:color="auto"/>
            <w:left w:val="none" w:sz="0" w:space="0" w:color="auto"/>
            <w:bottom w:val="none" w:sz="0" w:space="0" w:color="auto"/>
            <w:right w:val="none" w:sz="0" w:space="0" w:color="auto"/>
          </w:divBdr>
        </w:div>
        <w:div w:id="59329311">
          <w:marLeft w:val="640"/>
          <w:marRight w:val="0"/>
          <w:marTop w:val="0"/>
          <w:marBottom w:val="0"/>
          <w:divBdr>
            <w:top w:val="none" w:sz="0" w:space="0" w:color="auto"/>
            <w:left w:val="none" w:sz="0" w:space="0" w:color="auto"/>
            <w:bottom w:val="none" w:sz="0" w:space="0" w:color="auto"/>
            <w:right w:val="none" w:sz="0" w:space="0" w:color="auto"/>
          </w:divBdr>
        </w:div>
        <w:div w:id="1052146340">
          <w:marLeft w:val="640"/>
          <w:marRight w:val="0"/>
          <w:marTop w:val="0"/>
          <w:marBottom w:val="0"/>
          <w:divBdr>
            <w:top w:val="none" w:sz="0" w:space="0" w:color="auto"/>
            <w:left w:val="none" w:sz="0" w:space="0" w:color="auto"/>
            <w:bottom w:val="none" w:sz="0" w:space="0" w:color="auto"/>
            <w:right w:val="none" w:sz="0" w:space="0" w:color="auto"/>
          </w:divBdr>
        </w:div>
        <w:div w:id="392627815">
          <w:marLeft w:val="640"/>
          <w:marRight w:val="0"/>
          <w:marTop w:val="0"/>
          <w:marBottom w:val="0"/>
          <w:divBdr>
            <w:top w:val="none" w:sz="0" w:space="0" w:color="auto"/>
            <w:left w:val="none" w:sz="0" w:space="0" w:color="auto"/>
            <w:bottom w:val="none" w:sz="0" w:space="0" w:color="auto"/>
            <w:right w:val="none" w:sz="0" w:space="0" w:color="auto"/>
          </w:divBdr>
        </w:div>
        <w:div w:id="1991858758">
          <w:marLeft w:val="640"/>
          <w:marRight w:val="0"/>
          <w:marTop w:val="0"/>
          <w:marBottom w:val="0"/>
          <w:divBdr>
            <w:top w:val="none" w:sz="0" w:space="0" w:color="auto"/>
            <w:left w:val="none" w:sz="0" w:space="0" w:color="auto"/>
            <w:bottom w:val="none" w:sz="0" w:space="0" w:color="auto"/>
            <w:right w:val="none" w:sz="0" w:space="0" w:color="auto"/>
          </w:divBdr>
        </w:div>
        <w:div w:id="1611357000">
          <w:marLeft w:val="640"/>
          <w:marRight w:val="0"/>
          <w:marTop w:val="0"/>
          <w:marBottom w:val="0"/>
          <w:divBdr>
            <w:top w:val="none" w:sz="0" w:space="0" w:color="auto"/>
            <w:left w:val="none" w:sz="0" w:space="0" w:color="auto"/>
            <w:bottom w:val="none" w:sz="0" w:space="0" w:color="auto"/>
            <w:right w:val="none" w:sz="0" w:space="0" w:color="auto"/>
          </w:divBdr>
        </w:div>
        <w:div w:id="980115816">
          <w:marLeft w:val="640"/>
          <w:marRight w:val="0"/>
          <w:marTop w:val="0"/>
          <w:marBottom w:val="0"/>
          <w:divBdr>
            <w:top w:val="none" w:sz="0" w:space="0" w:color="auto"/>
            <w:left w:val="none" w:sz="0" w:space="0" w:color="auto"/>
            <w:bottom w:val="none" w:sz="0" w:space="0" w:color="auto"/>
            <w:right w:val="none" w:sz="0" w:space="0" w:color="auto"/>
          </w:divBdr>
        </w:div>
        <w:div w:id="1555964739">
          <w:marLeft w:val="640"/>
          <w:marRight w:val="0"/>
          <w:marTop w:val="0"/>
          <w:marBottom w:val="0"/>
          <w:divBdr>
            <w:top w:val="none" w:sz="0" w:space="0" w:color="auto"/>
            <w:left w:val="none" w:sz="0" w:space="0" w:color="auto"/>
            <w:bottom w:val="none" w:sz="0" w:space="0" w:color="auto"/>
            <w:right w:val="none" w:sz="0" w:space="0" w:color="auto"/>
          </w:divBdr>
        </w:div>
        <w:div w:id="1021933258">
          <w:marLeft w:val="640"/>
          <w:marRight w:val="0"/>
          <w:marTop w:val="0"/>
          <w:marBottom w:val="0"/>
          <w:divBdr>
            <w:top w:val="none" w:sz="0" w:space="0" w:color="auto"/>
            <w:left w:val="none" w:sz="0" w:space="0" w:color="auto"/>
            <w:bottom w:val="none" w:sz="0" w:space="0" w:color="auto"/>
            <w:right w:val="none" w:sz="0" w:space="0" w:color="auto"/>
          </w:divBdr>
        </w:div>
        <w:div w:id="1981575342">
          <w:marLeft w:val="640"/>
          <w:marRight w:val="0"/>
          <w:marTop w:val="0"/>
          <w:marBottom w:val="0"/>
          <w:divBdr>
            <w:top w:val="none" w:sz="0" w:space="0" w:color="auto"/>
            <w:left w:val="none" w:sz="0" w:space="0" w:color="auto"/>
            <w:bottom w:val="none" w:sz="0" w:space="0" w:color="auto"/>
            <w:right w:val="none" w:sz="0" w:space="0" w:color="auto"/>
          </w:divBdr>
        </w:div>
        <w:div w:id="1353268137">
          <w:marLeft w:val="640"/>
          <w:marRight w:val="0"/>
          <w:marTop w:val="0"/>
          <w:marBottom w:val="0"/>
          <w:divBdr>
            <w:top w:val="none" w:sz="0" w:space="0" w:color="auto"/>
            <w:left w:val="none" w:sz="0" w:space="0" w:color="auto"/>
            <w:bottom w:val="none" w:sz="0" w:space="0" w:color="auto"/>
            <w:right w:val="none" w:sz="0" w:space="0" w:color="auto"/>
          </w:divBdr>
        </w:div>
        <w:div w:id="360786319">
          <w:marLeft w:val="640"/>
          <w:marRight w:val="0"/>
          <w:marTop w:val="0"/>
          <w:marBottom w:val="0"/>
          <w:divBdr>
            <w:top w:val="none" w:sz="0" w:space="0" w:color="auto"/>
            <w:left w:val="none" w:sz="0" w:space="0" w:color="auto"/>
            <w:bottom w:val="none" w:sz="0" w:space="0" w:color="auto"/>
            <w:right w:val="none" w:sz="0" w:space="0" w:color="auto"/>
          </w:divBdr>
        </w:div>
        <w:div w:id="642657513">
          <w:marLeft w:val="640"/>
          <w:marRight w:val="0"/>
          <w:marTop w:val="0"/>
          <w:marBottom w:val="0"/>
          <w:divBdr>
            <w:top w:val="none" w:sz="0" w:space="0" w:color="auto"/>
            <w:left w:val="none" w:sz="0" w:space="0" w:color="auto"/>
            <w:bottom w:val="none" w:sz="0" w:space="0" w:color="auto"/>
            <w:right w:val="none" w:sz="0" w:space="0" w:color="auto"/>
          </w:divBdr>
        </w:div>
        <w:div w:id="423065721">
          <w:marLeft w:val="640"/>
          <w:marRight w:val="0"/>
          <w:marTop w:val="0"/>
          <w:marBottom w:val="0"/>
          <w:divBdr>
            <w:top w:val="none" w:sz="0" w:space="0" w:color="auto"/>
            <w:left w:val="none" w:sz="0" w:space="0" w:color="auto"/>
            <w:bottom w:val="none" w:sz="0" w:space="0" w:color="auto"/>
            <w:right w:val="none" w:sz="0" w:space="0" w:color="auto"/>
          </w:divBdr>
        </w:div>
        <w:div w:id="699941616">
          <w:marLeft w:val="640"/>
          <w:marRight w:val="0"/>
          <w:marTop w:val="0"/>
          <w:marBottom w:val="0"/>
          <w:divBdr>
            <w:top w:val="none" w:sz="0" w:space="0" w:color="auto"/>
            <w:left w:val="none" w:sz="0" w:space="0" w:color="auto"/>
            <w:bottom w:val="none" w:sz="0" w:space="0" w:color="auto"/>
            <w:right w:val="none" w:sz="0" w:space="0" w:color="auto"/>
          </w:divBdr>
        </w:div>
        <w:div w:id="182398304">
          <w:marLeft w:val="640"/>
          <w:marRight w:val="0"/>
          <w:marTop w:val="0"/>
          <w:marBottom w:val="0"/>
          <w:divBdr>
            <w:top w:val="none" w:sz="0" w:space="0" w:color="auto"/>
            <w:left w:val="none" w:sz="0" w:space="0" w:color="auto"/>
            <w:bottom w:val="none" w:sz="0" w:space="0" w:color="auto"/>
            <w:right w:val="none" w:sz="0" w:space="0" w:color="auto"/>
          </w:divBdr>
        </w:div>
        <w:div w:id="515196863">
          <w:marLeft w:val="640"/>
          <w:marRight w:val="0"/>
          <w:marTop w:val="0"/>
          <w:marBottom w:val="0"/>
          <w:divBdr>
            <w:top w:val="none" w:sz="0" w:space="0" w:color="auto"/>
            <w:left w:val="none" w:sz="0" w:space="0" w:color="auto"/>
            <w:bottom w:val="none" w:sz="0" w:space="0" w:color="auto"/>
            <w:right w:val="none" w:sz="0" w:space="0" w:color="auto"/>
          </w:divBdr>
        </w:div>
        <w:div w:id="1046297735">
          <w:marLeft w:val="640"/>
          <w:marRight w:val="0"/>
          <w:marTop w:val="0"/>
          <w:marBottom w:val="0"/>
          <w:divBdr>
            <w:top w:val="none" w:sz="0" w:space="0" w:color="auto"/>
            <w:left w:val="none" w:sz="0" w:space="0" w:color="auto"/>
            <w:bottom w:val="none" w:sz="0" w:space="0" w:color="auto"/>
            <w:right w:val="none" w:sz="0" w:space="0" w:color="auto"/>
          </w:divBdr>
        </w:div>
        <w:div w:id="42757511">
          <w:marLeft w:val="640"/>
          <w:marRight w:val="0"/>
          <w:marTop w:val="0"/>
          <w:marBottom w:val="0"/>
          <w:divBdr>
            <w:top w:val="none" w:sz="0" w:space="0" w:color="auto"/>
            <w:left w:val="none" w:sz="0" w:space="0" w:color="auto"/>
            <w:bottom w:val="none" w:sz="0" w:space="0" w:color="auto"/>
            <w:right w:val="none" w:sz="0" w:space="0" w:color="auto"/>
          </w:divBdr>
        </w:div>
        <w:div w:id="1247154119">
          <w:marLeft w:val="640"/>
          <w:marRight w:val="0"/>
          <w:marTop w:val="0"/>
          <w:marBottom w:val="0"/>
          <w:divBdr>
            <w:top w:val="none" w:sz="0" w:space="0" w:color="auto"/>
            <w:left w:val="none" w:sz="0" w:space="0" w:color="auto"/>
            <w:bottom w:val="none" w:sz="0" w:space="0" w:color="auto"/>
            <w:right w:val="none" w:sz="0" w:space="0" w:color="auto"/>
          </w:divBdr>
        </w:div>
        <w:div w:id="76631348">
          <w:marLeft w:val="640"/>
          <w:marRight w:val="0"/>
          <w:marTop w:val="0"/>
          <w:marBottom w:val="0"/>
          <w:divBdr>
            <w:top w:val="none" w:sz="0" w:space="0" w:color="auto"/>
            <w:left w:val="none" w:sz="0" w:space="0" w:color="auto"/>
            <w:bottom w:val="none" w:sz="0" w:space="0" w:color="auto"/>
            <w:right w:val="none" w:sz="0" w:space="0" w:color="auto"/>
          </w:divBdr>
        </w:div>
        <w:div w:id="933560777">
          <w:marLeft w:val="640"/>
          <w:marRight w:val="0"/>
          <w:marTop w:val="0"/>
          <w:marBottom w:val="0"/>
          <w:divBdr>
            <w:top w:val="none" w:sz="0" w:space="0" w:color="auto"/>
            <w:left w:val="none" w:sz="0" w:space="0" w:color="auto"/>
            <w:bottom w:val="none" w:sz="0" w:space="0" w:color="auto"/>
            <w:right w:val="none" w:sz="0" w:space="0" w:color="auto"/>
          </w:divBdr>
        </w:div>
        <w:div w:id="1026099902">
          <w:marLeft w:val="640"/>
          <w:marRight w:val="0"/>
          <w:marTop w:val="0"/>
          <w:marBottom w:val="0"/>
          <w:divBdr>
            <w:top w:val="none" w:sz="0" w:space="0" w:color="auto"/>
            <w:left w:val="none" w:sz="0" w:space="0" w:color="auto"/>
            <w:bottom w:val="none" w:sz="0" w:space="0" w:color="auto"/>
            <w:right w:val="none" w:sz="0" w:space="0" w:color="auto"/>
          </w:divBdr>
        </w:div>
        <w:div w:id="648284883">
          <w:marLeft w:val="640"/>
          <w:marRight w:val="0"/>
          <w:marTop w:val="0"/>
          <w:marBottom w:val="0"/>
          <w:divBdr>
            <w:top w:val="none" w:sz="0" w:space="0" w:color="auto"/>
            <w:left w:val="none" w:sz="0" w:space="0" w:color="auto"/>
            <w:bottom w:val="none" w:sz="0" w:space="0" w:color="auto"/>
            <w:right w:val="none" w:sz="0" w:space="0" w:color="auto"/>
          </w:divBdr>
        </w:div>
        <w:div w:id="337268313">
          <w:marLeft w:val="640"/>
          <w:marRight w:val="0"/>
          <w:marTop w:val="0"/>
          <w:marBottom w:val="0"/>
          <w:divBdr>
            <w:top w:val="none" w:sz="0" w:space="0" w:color="auto"/>
            <w:left w:val="none" w:sz="0" w:space="0" w:color="auto"/>
            <w:bottom w:val="none" w:sz="0" w:space="0" w:color="auto"/>
            <w:right w:val="none" w:sz="0" w:space="0" w:color="auto"/>
          </w:divBdr>
        </w:div>
        <w:div w:id="698042962">
          <w:marLeft w:val="640"/>
          <w:marRight w:val="0"/>
          <w:marTop w:val="0"/>
          <w:marBottom w:val="0"/>
          <w:divBdr>
            <w:top w:val="none" w:sz="0" w:space="0" w:color="auto"/>
            <w:left w:val="none" w:sz="0" w:space="0" w:color="auto"/>
            <w:bottom w:val="none" w:sz="0" w:space="0" w:color="auto"/>
            <w:right w:val="none" w:sz="0" w:space="0" w:color="auto"/>
          </w:divBdr>
        </w:div>
        <w:div w:id="1202476956">
          <w:marLeft w:val="640"/>
          <w:marRight w:val="0"/>
          <w:marTop w:val="0"/>
          <w:marBottom w:val="0"/>
          <w:divBdr>
            <w:top w:val="none" w:sz="0" w:space="0" w:color="auto"/>
            <w:left w:val="none" w:sz="0" w:space="0" w:color="auto"/>
            <w:bottom w:val="none" w:sz="0" w:space="0" w:color="auto"/>
            <w:right w:val="none" w:sz="0" w:space="0" w:color="auto"/>
          </w:divBdr>
        </w:div>
      </w:divsChild>
    </w:div>
    <w:div w:id="404647180">
      <w:bodyDiv w:val="1"/>
      <w:marLeft w:val="0"/>
      <w:marRight w:val="0"/>
      <w:marTop w:val="0"/>
      <w:marBottom w:val="0"/>
      <w:divBdr>
        <w:top w:val="none" w:sz="0" w:space="0" w:color="auto"/>
        <w:left w:val="none" w:sz="0" w:space="0" w:color="auto"/>
        <w:bottom w:val="none" w:sz="0" w:space="0" w:color="auto"/>
        <w:right w:val="none" w:sz="0" w:space="0" w:color="auto"/>
      </w:divBdr>
    </w:div>
    <w:div w:id="405034083">
      <w:bodyDiv w:val="1"/>
      <w:marLeft w:val="0"/>
      <w:marRight w:val="0"/>
      <w:marTop w:val="0"/>
      <w:marBottom w:val="0"/>
      <w:divBdr>
        <w:top w:val="none" w:sz="0" w:space="0" w:color="auto"/>
        <w:left w:val="none" w:sz="0" w:space="0" w:color="auto"/>
        <w:bottom w:val="none" w:sz="0" w:space="0" w:color="auto"/>
        <w:right w:val="none" w:sz="0" w:space="0" w:color="auto"/>
      </w:divBdr>
      <w:divsChild>
        <w:div w:id="994262187">
          <w:marLeft w:val="0"/>
          <w:marRight w:val="0"/>
          <w:marTop w:val="0"/>
          <w:marBottom w:val="0"/>
          <w:divBdr>
            <w:top w:val="none" w:sz="0" w:space="0" w:color="auto"/>
            <w:left w:val="none" w:sz="0" w:space="0" w:color="auto"/>
            <w:bottom w:val="none" w:sz="0" w:space="0" w:color="auto"/>
            <w:right w:val="none" w:sz="0" w:space="0" w:color="auto"/>
          </w:divBdr>
        </w:div>
      </w:divsChild>
    </w:div>
    <w:div w:id="411893920">
      <w:bodyDiv w:val="1"/>
      <w:marLeft w:val="0"/>
      <w:marRight w:val="0"/>
      <w:marTop w:val="0"/>
      <w:marBottom w:val="0"/>
      <w:divBdr>
        <w:top w:val="none" w:sz="0" w:space="0" w:color="auto"/>
        <w:left w:val="none" w:sz="0" w:space="0" w:color="auto"/>
        <w:bottom w:val="none" w:sz="0" w:space="0" w:color="auto"/>
        <w:right w:val="none" w:sz="0" w:space="0" w:color="auto"/>
      </w:divBdr>
      <w:divsChild>
        <w:div w:id="1395736467">
          <w:marLeft w:val="562"/>
          <w:marRight w:val="0"/>
          <w:marTop w:val="120"/>
          <w:marBottom w:val="240"/>
          <w:divBdr>
            <w:top w:val="none" w:sz="0" w:space="0" w:color="auto"/>
            <w:left w:val="none" w:sz="0" w:space="0" w:color="auto"/>
            <w:bottom w:val="none" w:sz="0" w:space="0" w:color="auto"/>
            <w:right w:val="none" w:sz="0" w:space="0" w:color="auto"/>
          </w:divBdr>
        </w:div>
        <w:div w:id="1642227276">
          <w:marLeft w:val="562"/>
          <w:marRight w:val="0"/>
          <w:marTop w:val="120"/>
          <w:marBottom w:val="240"/>
          <w:divBdr>
            <w:top w:val="none" w:sz="0" w:space="0" w:color="auto"/>
            <w:left w:val="none" w:sz="0" w:space="0" w:color="auto"/>
            <w:bottom w:val="none" w:sz="0" w:space="0" w:color="auto"/>
            <w:right w:val="none" w:sz="0" w:space="0" w:color="auto"/>
          </w:divBdr>
        </w:div>
        <w:div w:id="1660965974">
          <w:marLeft w:val="562"/>
          <w:marRight w:val="0"/>
          <w:marTop w:val="120"/>
          <w:marBottom w:val="240"/>
          <w:divBdr>
            <w:top w:val="none" w:sz="0" w:space="0" w:color="auto"/>
            <w:left w:val="none" w:sz="0" w:space="0" w:color="auto"/>
            <w:bottom w:val="none" w:sz="0" w:space="0" w:color="auto"/>
            <w:right w:val="none" w:sz="0" w:space="0" w:color="auto"/>
          </w:divBdr>
        </w:div>
      </w:divsChild>
    </w:div>
    <w:div w:id="420758772">
      <w:bodyDiv w:val="1"/>
      <w:marLeft w:val="0"/>
      <w:marRight w:val="0"/>
      <w:marTop w:val="0"/>
      <w:marBottom w:val="0"/>
      <w:divBdr>
        <w:top w:val="none" w:sz="0" w:space="0" w:color="auto"/>
        <w:left w:val="none" w:sz="0" w:space="0" w:color="auto"/>
        <w:bottom w:val="none" w:sz="0" w:space="0" w:color="auto"/>
        <w:right w:val="none" w:sz="0" w:space="0" w:color="auto"/>
      </w:divBdr>
      <w:divsChild>
        <w:div w:id="204832056">
          <w:marLeft w:val="640"/>
          <w:marRight w:val="0"/>
          <w:marTop w:val="0"/>
          <w:marBottom w:val="0"/>
          <w:divBdr>
            <w:top w:val="none" w:sz="0" w:space="0" w:color="auto"/>
            <w:left w:val="none" w:sz="0" w:space="0" w:color="auto"/>
            <w:bottom w:val="none" w:sz="0" w:space="0" w:color="auto"/>
            <w:right w:val="none" w:sz="0" w:space="0" w:color="auto"/>
          </w:divBdr>
        </w:div>
        <w:div w:id="389697094">
          <w:marLeft w:val="640"/>
          <w:marRight w:val="0"/>
          <w:marTop w:val="0"/>
          <w:marBottom w:val="0"/>
          <w:divBdr>
            <w:top w:val="none" w:sz="0" w:space="0" w:color="auto"/>
            <w:left w:val="none" w:sz="0" w:space="0" w:color="auto"/>
            <w:bottom w:val="none" w:sz="0" w:space="0" w:color="auto"/>
            <w:right w:val="none" w:sz="0" w:space="0" w:color="auto"/>
          </w:divBdr>
        </w:div>
        <w:div w:id="591084697">
          <w:marLeft w:val="640"/>
          <w:marRight w:val="0"/>
          <w:marTop w:val="0"/>
          <w:marBottom w:val="0"/>
          <w:divBdr>
            <w:top w:val="none" w:sz="0" w:space="0" w:color="auto"/>
            <w:left w:val="none" w:sz="0" w:space="0" w:color="auto"/>
            <w:bottom w:val="none" w:sz="0" w:space="0" w:color="auto"/>
            <w:right w:val="none" w:sz="0" w:space="0" w:color="auto"/>
          </w:divBdr>
        </w:div>
        <w:div w:id="606936495">
          <w:marLeft w:val="640"/>
          <w:marRight w:val="0"/>
          <w:marTop w:val="0"/>
          <w:marBottom w:val="0"/>
          <w:divBdr>
            <w:top w:val="none" w:sz="0" w:space="0" w:color="auto"/>
            <w:left w:val="none" w:sz="0" w:space="0" w:color="auto"/>
            <w:bottom w:val="none" w:sz="0" w:space="0" w:color="auto"/>
            <w:right w:val="none" w:sz="0" w:space="0" w:color="auto"/>
          </w:divBdr>
        </w:div>
        <w:div w:id="618491852">
          <w:marLeft w:val="640"/>
          <w:marRight w:val="0"/>
          <w:marTop w:val="0"/>
          <w:marBottom w:val="0"/>
          <w:divBdr>
            <w:top w:val="none" w:sz="0" w:space="0" w:color="auto"/>
            <w:left w:val="none" w:sz="0" w:space="0" w:color="auto"/>
            <w:bottom w:val="none" w:sz="0" w:space="0" w:color="auto"/>
            <w:right w:val="none" w:sz="0" w:space="0" w:color="auto"/>
          </w:divBdr>
        </w:div>
        <w:div w:id="754322046">
          <w:marLeft w:val="640"/>
          <w:marRight w:val="0"/>
          <w:marTop w:val="0"/>
          <w:marBottom w:val="0"/>
          <w:divBdr>
            <w:top w:val="none" w:sz="0" w:space="0" w:color="auto"/>
            <w:left w:val="none" w:sz="0" w:space="0" w:color="auto"/>
            <w:bottom w:val="none" w:sz="0" w:space="0" w:color="auto"/>
            <w:right w:val="none" w:sz="0" w:space="0" w:color="auto"/>
          </w:divBdr>
        </w:div>
        <w:div w:id="942419153">
          <w:marLeft w:val="640"/>
          <w:marRight w:val="0"/>
          <w:marTop w:val="0"/>
          <w:marBottom w:val="0"/>
          <w:divBdr>
            <w:top w:val="none" w:sz="0" w:space="0" w:color="auto"/>
            <w:left w:val="none" w:sz="0" w:space="0" w:color="auto"/>
            <w:bottom w:val="none" w:sz="0" w:space="0" w:color="auto"/>
            <w:right w:val="none" w:sz="0" w:space="0" w:color="auto"/>
          </w:divBdr>
        </w:div>
        <w:div w:id="1201750397">
          <w:marLeft w:val="640"/>
          <w:marRight w:val="0"/>
          <w:marTop w:val="0"/>
          <w:marBottom w:val="0"/>
          <w:divBdr>
            <w:top w:val="none" w:sz="0" w:space="0" w:color="auto"/>
            <w:left w:val="none" w:sz="0" w:space="0" w:color="auto"/>
            <w:bottom w:val="none" w:sz="0" w:space="0" w:color="auto"/>
            <w:right w:val="none" w:sz="0" w:space="0" w:color="auto"/>
          </w:divBdr>
        </w:div>
        <w:div w:id="1209605470">
          <w:marLeft w:val="640"/>
          <w:marRight w:val="0"/>
          <w:marTop w:val="0"/>
          <w:marBottom w:val="0"/>
          <w:divBdr>
            <w:top w:val="none" w:sz="0" w:space="0" w:color="auto"/>
            <w:left w:val="none" w:sz="0" w:space="0" w:color="auto"/>
            <w:bottom w:val="none" w:sz="0" w:space="0" w:color="auto"/>
            <w:right w:val="none" w:sz="0" w:space="0" w:color="auto"/>
          </w:divBdr>
        </w:div>
        <w:div w:id="1824811556">
          <w:marLeft w:val="640"/>
          <w:marRight w:val="0"/>
          <w:marTop w:val="0"/>
          <w:marBottom w:val="0"/>
          <w:divBdr>
            <w:top w:val="none" w:sz="0" w:space="0" w:color="auto"/>
            <w:left w:val="none" w:sz="0" w:space="0" w:color="auto"/>
            <w:bottom w:val="none" w:sz="0" w:space="0" w:color="auto"/>
            <w:right w:val="none" w:sz="0" w:space="0" w:color="auto"/>
          </w:divBdr>
        </w:div>
        <w:div w:id="1914074338">
          <w:marLeft w:val="640"/>
          <w:marRight w:val="0"/>
          <w:marTop w:val="0"/>
          <w:marBottom w:val="0"/>
          <w:divBdr>
            <w:top w:val="none" w:sz="0" w:space="0" w:color="auto"/>
            <w:left w:val="none" w:sz="0" w:space="0" w:color="auto"/>
            <w:bottom w:val="none" w:sz="0" w:space="0" w:color="auto"/>
            <w:right w:val="none" w:sz="0" w:space="0" w:color="auto"/>
          </w:divBdr>
        </w:div>
        <w:div w:id="1928885371">
          <w:marLeft w:val="640"/>
          <w:marRight w:val="0"/>
          <w:marTop w:val="0"/>
          <w:marBottom w:val="0"/>
          <w:divBdr>
            <w:top w:val="none" w:sz="0" w:space="0" w:color="auto"/>
            <w:left w:val="none" w:sz="0" w:space="0" w:color="auto"/>
            <w:bottom w:val="none" w:sz="0" w:space="0" w:color="auto"/>
            <w:right w:val="none" w:sz="0" w:space="0" w:color="auto"/>
          </w:divBdr>
        </w:div>
        <w:div w:id="1933081206">
          <w:marLeft w:val="640"/>
          <w:marRight w:val="0"/>
          <w:marTop w:val="0"/>
          <w:marBottom w:val="0"/>
          <w:divBdr>
            <w:top w:val="none" w:sz="0" w:space="0" w:color="auto"/>
            <w:left w:val="none" w:sz="0" w:space="0" w:color="auto"/>
            <w:bottom w:val="none" w:sz="0" w:space="0" w:color="auto"/>
            <w:right w:val="none" w:sz="0" w:space="0" w:color="auto"/>
          </w:divBdr>
        </w:div>
      </w:divsChild>
    </w:div>
    <w:div w:id="424739121">
      <w:bodyDiv w:val="1"/>
      <w:marLeft w:val="0"/>
      <w:marRight w:val="0"/>
      <w:marTop w:val="0"/>
      <w:marBottom w:val="0"/>
      <w:divBdr>
        <w:top w:val="none" w:sz="0" w:space="0" w:color="auto"/>
        <w:left w:val="none" w:sz="0" w:space="0" w:color="auto"/>
        <w:bottom w:val="none" w:sz="0" w:space="0" w:color="auto"/>
        <w:right w:val="none" w:sz="0" w:space="0" w:color="auto"/>
      </w:divBdr>
      <w:divsChild>
        <w:div w:id="197087606">
          <w:marLeft w:val="640"/>
          <w:marRight w:val="0"/>
          <w:marTop w:val="0"/>
          <w:marBottom w:val="0"/>
          <w:divBdr>
            <w:top w:val="none" w:sz="0" w:space="0" w:color="auto"/>
            <w:left w:val="none" w:sz="0" w:space="0" w:color="auto"/>
            <w:bottom w:val="none" w:sz="0" w:space="0" w:color="auto"/>
            <w:right w:val="none" w:sz="0" w:space="0" w:color="auto"/>
          </w:divBdr>
        </w:div>
        <w:div w:id="226890033">
          <w:marLeft w:val="640"/>
          <w:marRight w:val="0"/>
          <w:marTop w:val="0"/>
          <w:marBottom w:val="0"/>
          <w:divBdr>
            <w:top w:val="none" w:sz="0" w:space="0" w:color="auto"/>
            <w:left w:val="none" w:sz="0" w:space="0" w:color="auto"/>
            <w:bottom w:val="none" w:sz="0" w:space="0" w:color="auto"/>
            <w:right w:val="none" w:sz="0" w:space="0" w:color="auto"/>
          </w:divBdr>
        </w:div>
        <w:div w:id="253822261">
          <w:marLeft w:val="640"/>
          <w:marRight w:val="0"/>
          <w:marTop w:val="0"/>
          <w:marBottom w:val="0"/>
          <w:divBdr>
            <w:top w:val="none" w:sz="0" w:space="0" w:color="auto"/>
            <w:left w:val="none" w:sz="0" w:space="0" w:color="auto"/>
            <w:bottom w:val="none" w:sz="0" w:space="0" w:color="auto"/>
            <w:right w:val="none" w:sz="0" w:space="0" w:color="auto"/>
          </w:divBdr>
        </w:div>
        <w:div w:id="277566508">
          <w:marLeft w:val="640"/>
          <w:marRight w:val="0"/>
          <w:marTop w:val="0"/>
          <w:marBottom w:val="0"/>
          <w:divBdr>
            <w:top w:val="none" w:sz="0" w:space="0" w:color="auto"/>
            <w:left w:val="none" w:sz="0" w:space="0" w:color="auto"/>
            <w:bottom w:val="none" w:sz="0" w:space="0" w:color="auto"/>
            <w:right w:val="none" w:sz="0" w:space="0" w:color="auto"/>
          </w:divBdr>
        </w:div>
        <w:div w:id="336423216">
          <w:marLeft w:val="640"/>
          <w:marRight w:val="0"/>
          <w:marTop w:val="0"/>
          <w:marBottom w:val="0"/>
          <w:divBdr>
            <w:top w:val="none" w:sz="0" w:space="0" w:color="auto"/>
            <w:left w:val="none" w:sz="0" w:space="0" w:color="auto"/>
            <w:bottom w:val="none" w:sz="0" w:space="0" w:color="auto"/>
            <w:right w:val="none" w:sz="0" w:space="0" w:color="auto"/>
          </w:divBdr>
        </w:div>
        <w:div w:id="528299522">
          <w:marLeft w:val="640"/>
          <w:marRight w:val="0"/>
          <w:marTop w:val="0"/>
          <w:marBottom w:val="0"/>
          <w:divBdr>
            <w:top w:val="none" w:sz="0" w:space="0" w:color="auto"/>
            <w:left w:val="none" w:sz="0" w:space="0" w:color="auto"/>
            <w:bottom w:val="none" w:sz="0" w:space="0" w:color="auto"/>
            <w:right w:val="none" w:sz="0" w:space="0" w:color="auto"/>
          </w:divBdr>
        </w:div>
        <w:div w:id="667441200">
          <w:marLeft w:val="640"/>
          <w:marRight w:val="0"/>
          <w:marTop w:val="0"/>
          <w:marBottom w:val="0"/>
          <w:divBdr>
            <w:top w:val="none" w:sz="0" w:space="0" w:color="auto"/>
            <w:left w:val="none" w:sz="0" w:space="0" w:color="auto"/>
            <w:bottom w:val="none" w:sz="0" w:space="0" w:color="auto"/>
            <w:right w:val="none" w:sz="0" w:space="0" w:color="auto"/>
          </w:divBdr>
        </w:div>
        <w:div w:id="894241719">
          <w:marLeft w:val="640"/>
          <w:marRight w:val="0"/>
          <w:marTop w:val="0"/>
          <w:marBottom w:val="0"/>
          <w:divBdr>
            <w:top w:val="none" w:sz="0" w:space="0" w:color="auto"/>
            <w:left w:val="none" w:sz="0" w:space="0" w:color="auto"/>
            <w:bottom w:val="none" w:sz="0" w:space="0" w:color="auto"/>
            <w:right w:val="none" w:sz="0" w:space="0" w:color="auto"/>
          </w:divBdr>
        </w:div>
        <w:div w:id="992417090">
          <w:marLeft w:val="640"/>
          <w:marRight w:val="0"/>
          <w:marTop w:val="0"/>
          <w:marBottom w:val="0"/>
          <w:divBdr>
            <w:top w:val="none" w:sz="0" w:space="0" w:color="auto"/>
            <w:left w:val="none" w:sz="0" w:space="0" w:color="auto"/>
            <w:bottom w:val="none" w:sz="0" w:space="0" w:color="auto"/>
            <w:right w:val="none" w:sz="0" w:space="0" w:color="auto"/>
          </w:divBdr>
        </w:div>
        <w:div w:id="1055933730">
          <w:marLeft w:val="640"/>
          <w:marRight w:val="0"/>
          <w:marTop w:val="0"/>
          <w:marBottom w:val="0"/>
          <w:divBdr>
            <w:top w:val="none" w:sz="0" w:space="0" w:color="auto"/>
            <w:left w:val="none" w:sz="0" w:space="0" w:color="auto"/>
            <w:bottom w:val="none" w:sz="0" w:space="0" w:color="auto"/>
            <w:right w:val="none" w:sz="0" w:space="0" w:color="auto"/>
          </w:divBdr>
        </w:div>
        <w:div w:id="1164737813">
          <w:marLeft w:val="640"/>
          <w:marRight w:val="0"/>
          <w:marTop w:val="0"/>
          <w:marBottom w:val="0"/>
          <w:divBdr>
            <w:top w:val="none" w:sz="0" w:space="0" w:color="auto"/>
            <w:left w:val="none" w:sz="0" w:space="0" w:color="auto"/>
            <w:bottom w:val="none" w:sz="0" w:space="0" w:color="auto"/>
            <w:right w:val="none" w:sz="0" w:space="0" w:color="auto"/>
          </w:divBdr>
        </w:div>
        <w:div w:id="1432817423">
          <w:marLeft w:val="640"/>
          <w:marRight w:val="0"/>
          <w:marTop w:val="0"/>
          <w:marBottom w:val="0"/>
          <w:divBdr>
            <w:top w:val="none" w:sz="0" w:space="0" w:color="auto"/>
            <w:left w:val="none" w:sz="0" w:space="0" w:color="auto"/>
            <w:bottom w:val="none" w:sz="0" w:space="0" w:color="auto"/>
            <w:right w:val="none" w:sz="0" w:space="0" w:color="auto"/>
          </w:divBdr>
        </w:div>
        <w:div w:id="1521159442">
          <w:marLeft w:val="640"/>
          <w:marRight w:val="0"/>
          <w:marTop w:val="0"/>
          <w:marBottom w:val="0"/>
          <w:divBdr>
            <w:top w:val="none" w:sz="0" w:space="0" w:color="auto"/>
            <w:left w:val="none" w:sz="0" w:space="0" w:color="auto"/>
            <w:bottom w:val="none" w:sz="0" w:space="0" w:color="auto"/>
            <w:right w:val="none" w:sz="0" w:space="0" w:color="auto"/>
          </w:divBdr>
        </w:div>
        <w:div w:id="1645886938">
          <w:marLeft w:val="640"/>
          <w:marRight w:val="0"/>
          <w:marTop w:val="0"/>
          <w:marBottom w:val="0"/>
          <w:divBdr>
            <w:top w:val="none" w:sz="0" w:space="0" w:color="auto"/>
            <w:left w:val="none" w:sz="0" w:space="0" w:color="auto"/>
            <w:bottom w:val="none" w:sz="0" w:space="0" w:color="auto"/>
            <w:right w:val="none" w:sz="0" w:space="0" w:color="auto"/>
          </w:divBdr>
        </w:div>
        <w:div w:id="1787846212">
          <w:marLeft w:val="640"/>
          <w:marRight w:val="0"/>
          <w:marTop w:val="0"/>
          <w:marBottom w:val="0"/>
          <w:divBdr>
            <w:top w:val="none" w:sz="0" w:space="0" w:color="auto"/>
            <w:left w:val="none" w:sz="0" w:space="0" w:color="auto"/>
            <w:bottom w:val="none" w:sz="0" w:space="0" w:color="auto"/>
            <w:right w:val="none" w:sz="0" w:space="0" w:color="auto"/>
          </w:divBdr>
        </w:div>
        <w:div w:id="2070300382">
          <w:marLeft w:val="640"/>
          <w:marRight w:val="0"/>
          <w:marTop w:val="0"/>
          <w:marBottom w:val="0"/>
          <w:divBdr>
            <w:top w:val="none" w:sz="0" w:space="0" w:color="auto"/>
            <w:left w:val="none" w:sz="0" w:space="0" w:color="auto"/>
            <w:bottom w:val="none" w:sz="0" w:space="0" w:color="auto"/>
            <w:right w:val="none" w:sz="0" w:space="0" w:color="auto"/>
          </w:divBdr>
        </w:div>
        <w:div w:id="2092388211">
          <w:marLeft w:val="640"/>
          <w:marRight w:val="0"/>
          <w:marTop w:val="0"/>
          <w:marBottom w:val="0"/>
          <w:divBdr>
            <w:top w:val="none" w:sz="0" w:space="0" w:color="auto"/>
            <w:left w:val="none" w:sz="0" w:space="0" w:color="auto"/>
            <w:bottom w:val="none" w:sz="0" w:space="0" w:color="auto"/>
            <w:right w:val="none" w:sz="0" w:space="0" w:color="auto"/>
          </w:divBdr>
        </w:div>
        <w:div w:id="2136946388">
          <w:marLeft w:val="640"/>
          <w:marRight w:val="0"/>
          <w:marTop w:val="0"/>
          <w:marBottom w:val="0"/>
          <w:divBdr>
            <w:top w:val="none" w:sz="0" w:space="0" w:color="auto"/>
            <w:left w:val="none" w:sz="0" w:space="0" w:color="auto"/>
            <w:bottom w:val="none" w:sz="0" w:space="0" w:color="auto"/>
            <w:right w:val="none" w:sz="0" w:space="0" w:color="auto"/>
          </w:divBdr>
        </w:div>
      </w:divsChild>
    </w:div>
    <w:div w:id="425880160">
      <w:bodyDiv w:val="1"/>
      <w:marLeft w:val="0"/>
      <w:marRight w:val="0"/>
      <w:marTop w:val="0"/>
      <w:marBottom w:val="0"/>
      <w:divBdr>
        <w:top w:val="none" w:sz="0" w:space="0" w:color="auto"/>
        <w:left w:val="none" w:sz="0" w:space="0" w:color="auto"/>
        <w:bottom w:val="none" w:sz="0" w:space="0" w:color="auto"/>
        <w:right w:val="none" w:sz="0" w:space="0" w:color="auto"/>
      </w:divBdr>
      <w:divsChild>
        <w:div w:id="295796081">
          <w:marLeft w:val="640"/>
          <w:marRight w:val="0"/>
          <w:marTop w:val="0"/>
          <w:marBottom w:val="0"/>
          <w:divBdr>
            <w:top w:val="none" w:sz="0" w:space="0" w:color="auto"/>
            <w:left w:val="none" w:sz="0" w:space="0" w:color="auto"/>
            <w:bottom w:val="none" w:sz="0" w:space="0" w:color="auto"/>
            <w:right w:val="none" w:sz="0" w:space="0" w:color="auto"/>
          </w:divBdr>
        </w:div>
        <w:div w:id="548346965">
          <w:marLeft w:val="640"/>
          <w:marRight w:val="0"/>
          <w:marTop w:val="0"/>
          <w:marBottom w:val="0"/>
          <w:divBdr>
            <w:top w:val="none" w:sz="0" w:space="0" w:color="auto"/>
            <w:left w:val="none" w:sz="0" w:space="0" w:color="auto"/>
            <w:bottom w:val="none" w:sz="0" w:space="0" w:color="auto"/>
            <w:right w:val="none" w:sz="0" w:space="0" w:color="auto"/>
          </w:divBdr>
        </w:div>
        <w:div w:id="1156146472">
          <w:marLeft w:val="640"/>
          <w:marRight w:val="0"/>
          <w:marTop w:val="0"/>
          <w:marBottom w:val="0"/>
          <w:divBdr>
            <w:top w:val="none" w:sz="0" w:space="0" w:color="auto"/>
            <w:left w:val="none" w:sz="0" w:space="0" w:color="auto"/>
            <w:bottom w:val="none" w:sz="0" w:space="0" w:color="auto"/>
            <w:right w:val="none" w:sz="0" w:space="0" w:color="auto"/>
          </w:divBdr>
        </w:div>
        <w:div w:id="155340156">
          <w:marLeft w:val="640"/>
          <w:marRight w:val="0"/>
          <w:marTop w:val="0"/>
          <w:marBottom w:val="0"/>
          <w:divBdr>
            <w:top w:val="none" w:sz="0" w:space="0" w:color="auto"/>
            <w:left w:val="none" w:sz="0" w:space="0" w:color="auto"/>
            <w:bottom w:val="none" w:sz="0" w:space="0" w:color="auto"/>
            <w:right w:val="none" w:sz="0" w:space="0" w:color="auto"/>
          </w:divBdr>
        </w:div>
        <w:div w:id="1245797076">
          <w:marLeft w:val="640"/>
          <w:marRight w:val="0"/>
          <w:marTop w:val="0"/>
          <w:marBottom w:val="0"/>
          <w:divBdr>
            <w:top w:val="none" w:sz="0" w:space="0" w:color="auto"/>
            <w:left w:val="none" w:sz="0" w:space="0" w:color="auto"/>
            <w:bottom w:val="none" w:sz="0" w:space="0" w:color="auto"/>
            <w:right w:val="none" w:sz="0" w:space="0" w:color="auto"/>
          </w:divBdr>
        </w:div>
        <w:div w:id="1201240185">
          <w:marLeft w:val="640"/>
          <w:marRight w:val="0"/>
          <w:marTop w:val="0"/>
          <w:marBottom w:val="0"/>
          <w:divBdr>
            <w:top w:val="none" w:sz="0" w:space="0" w:color="auto"/>
            <w:left w:val="none" w:sz="0" w:space="0" w:color="auto"/>
            <w:bottom w:val="none" w:sz="0" w:space="0" w:color="auto"/>
            <w:right w:val="none" w:sz="0" w:space="0" w:color="auto"/>
          </w:divBdr>
        </w:div>
        <w:div w:id="57556809">
          <w:marLeft w:val="640"/>
          <w:marRight w:val="0"/>
          <w:marTop w:val="0"/>
          <w:marBottom w:val="0"/>
          <w:divBdr>
            <w:top w:val="none" w:sz="0" w:space="0" w:color="auto"/>
            <w:left w:val="none" w:sz="0" w:space="0" w:color="auto"/>
            <w:bottom w:val="none" w:sz="0" w:space="0" w:color="auto"/>
            <w:right w:val="none" w:sz="0" w:space="0" w:color="auto"/>
          </w:divBdr>
        </w:div>
        <w:div w:id="1522888942">
          <w:marLeft w:val="640"/>
          <w:marRight w:val="0"/>
          <w:marTop w:val="0"/>
          <w:marBottom w:val="0"/>
          <w:divBdr>
            <w:top w:val="none" w:sz="0" w:space="0" w:color="auto"/>
            <w:left w:val="none" w:sz="0" w:space="0" w:color="auto"/>
            <w:bottom w:val="none" w:sz="0" w:space="0" w:color="auto"/>
            <w:right w:val="none" w:sz="0" w:space="0" w:color="auto"/>
          </w:divBdr>
        </w:div>
        <w:div w:id="670838946">
          <w:marLeft w:val="640"/>
          <w:marRight w:val="0"/>
          <w:marTop w:val="0"/>
          <w:marBottom w:val="0"/>
          <w:divBdr>
            <w:top w:val="none" w:sz="0" w:space="0" w:color="auto"/>
            <w:left w:val="none" w:sz="0" w:space="0" w:color="auto"/>
            <w:bottom w:val="none" w:sz="0" w:space="0" w:color="auto"/>
            <w:right w:val="none" w:sz="0" w:space="0" w:color="auto"/>
          </w:divBdr>
        </w:div>
        <w:div w:id="1097479193">
          <w:marLeft w:val="640"/>
          <w:marRight w:val="0"/>
          <w:marTop w:val="0"/>
          <w:marBottom w:val="0"/>
          <w:divBdr>
            <w:top w:val="none" w:sz="0" w:space="0" w:color="auto"/>
            <w:left w:val="none" w:sz="0" w:space="0" w:color="auto"/>
            <w:bottom w:val="none" w:sz="0" w:space="0" w:color="auto"/>
            <w:right w:val="none" w:sz="0" w:space="0" w:color="auto"/>
          </w:divBdr>
        </w:div>
        <w:div w:id="328170752">
          <w:marLeft w:val="640"/>
          <w:marRight w:val="0"/>
          <w:marTop w:val="0"/>
          <w:marBottom w:val="0"/>
          <w:divBdr>
            <w:top w:val="none" w:sz="0" w:space="0" w:color="auto"/>
            <w:left w:val="none" w:sz="0" w:space="0" w:color="auto"/>
            <w:bottom w:val="none" w:sz="0" w:space="0" w:color="auto"/>
            <w:right w:val="none" w:sz="0" w:space="0" w:color="auto"/>
          </w:divBdr>
        </w:div>
        <w:div w:id="1693650330">
          <w:marLeft w:val="640"/>
          <w:marRight w:val="0"/>
          <w:marTop w:val="0"/>
          <w:marBottom w:val="0"/>
          <w:divBdr>
            <w:top w:val="none" w:sz="0" w:space="0" w:color="auto"/>
            <w:left w:val="none" w:sz="0" w:space="0" w:color="auto"/>
            <w:bottom w:val="none" w:sz="0" w:space="0" w:color="auto"/>
            <w:right w:val="none" w:sz="0" w:space="0" w:color="auto"/>
          </w:divBdr>
        </w:div>
        <w:div w:id="919413283">
          <w:marLeft w:val="640"/>
          <w:marRight w:val="0"/>
          <w:marTop w:val="0"/>
          <w:marBottom w:val="0"/>
          <w:divBdr>
            <w:top w:val="none" w:sz="0" w:space="0" w:color="auto"/>
            <w:left w:val="none" w:sz="0" w:space="0" w:color="auto"/>
            <w:bottom w:val="none" w:sz="0" w:space="0" w:color="auto"/>
            <w:right w:val="none" w:sz="0" w:space="0" w:color="auto"/>
          </w:divBdr>
        </w:div>
        <w:div w:id="457727313">
          <w:marLeft w:val="640"/>
          <w:marRight w:val="0"/>
          <w:marTop w:val="0"/>
          <w:marBottom w:val="0"/>
          <w:divBdr>
            <w:top w:val="none" w:sz="0" w:space="0" w:color="auto"/>
            <w:left w:val="none" w:sz="0" w:space="0" w:color="auto"/>
            <w:bottom w:val="none" w:sz="0" w:space="0" w:color="auto"/>
            <w:right w:val="none" w:sz="0" w:space="0" w:color="auto"/>
          </w:divBdr>
        </w:div>
        <w:div w:id="2138331091">
          <w:marLeft w:val="640"/>
          <w:marRight w:val="0"/>
          <w:marTop w:val="0"/>
          <w:marBottom w:val="0"/>
          <w:divBdr>
            <w:top w:val="none" w:sz="0" w:space="0" w:color="auto"/>
            <w:left w:val="none" w:sz="0" w:space="0" w:color="auto"/>
            <w:bottom w:val="none" w:sz="0" w:space="0" w:color="auto"/>
            <w:right w:val="none" w:sz="0" w:space="0" w:color="auto"/>
          </w:divBdr>
        </w:div>
        <w:div w:id="748307751">
          <w:marLeft w:val="640"/>
          <w:marRight w:val="0"/>
          <w:marTop w:val="0"/>
          <w:marBottom w:val="0"/>
          <w:divBdr>
            <w:top w:val="none" w:sz="0" w:space="0" w:color="auto"/>
            <w:left w:val="none" w:sz="0" w:space="0" w:color="auto"/>
            <w:bottom w:val="none" w:sz="0" w:space="0" w:color="auto"/>
            <w:right w:val="none" w:sz="0" w:space="0" w:color="auto"/>
          </w:divBdr>
        </w:div>
        <w:div w:id="642582343">
          <w:marLeft w:val="640"/>
          <w:marRight w:val="0"/>
          <w:marTop w:val="0"/>
          <w:marBottom w:val="0"/>
          <w:divBdr>
            <w:top w:val="none" w:sz="0" w:space="0" w:color="auto"/>
            <w:left w:val="none" w:sz="0" w:space="0" w:color="auto"/>
            <w:bottom w:val="none" w:sz="0" w:space="0" w:color="auto"/>
            <w:right w:val="none" w:sz="0" w:space="0" w:color="auto"/>
          </w:divBdr>
        </w:div>
        <w:div w:id="1886404592">
          <w:marLeft w:val="640"/>
          <w:marRight w:val="0"/>
          <w:marTop w:val="0"/>
          <w:marBottom w:val="0"/>
          <w:divBdr>
            <w:top w:val="none" w:sz="0" w:space="0" w:color="auto"/>
            <w:left w:val="none" w:sz="0" w:space="0" w:color="auto"/>
            <w:bottom w:val="none" w:sz="0" w:space="0" w:color="auto"/>
            <w:right w:val="none" w:sz="0" w:space="0" w:color="auto"/>
          </w:divBdr>
        </w:div>
        <w:div w:id="987057129">
          <w:marLeft w:val="640"/>
          <w:marRight w:val="0"/>
          <w:marTop w:val="0"/>
          <w:marBottom w:val="0"/>
          <w:divBdr>
            <w:top w:val="none" w:sz="0" w:space="0" w:color="auto"/>
            <w:left w:val="none" w:sz="0" w:space="0" w:color="auto"/>
            <w:bottom w:val="none" w:sz="0" w:space="0" w:color="auto"/>
            <w:right w:val="none" w:sz="0" w:space="0" w:color="auto"/>
          </w:divBdr>
        </w:div>
        <w:div w:id="1365519293">
          <w:marLeft w:val="640"/>
          <w:marRight w:val="0"/>
          <w:marTop w:val="0"/>
          <w:marBottom w:val="0"/>
          <w:divBdr>
            <w:top w:val="none" w:sz="0" w:space="0" w:color="auto"/>
            <w:left w:val="none" w:sz="0" w:space="0" w:color="auto"/>
            <w:bottom w:val="none" w:sz="0" w:space="0" w:color="auto"/>
            <w:right w:val="none" w:sz="0" w:space="0" w:color="auto"/>
          </w:divBdr>
        </w:div>
        <w:div w:id="74595299">
          <w:marLeft w:val="640"/>
          <w:marRight w:val="0"/>
          <w:marTop w:val="0"/>
          <w:marBottom w:val="0"/>
          <w:divBdr>
            <w:top w:val="none" w:sz="0" w:space="0" w:color="auto"/>
            <w:left w:val="none" w:sz="0" w:space="0" w:color="auto"/>
            <w:bottom w:val="none" w:sz="0" w:space="0" w:color="auto"/>
            <w:right w:val="none" w:sz="0" w:space="0" w:color="auto"/>
          </w:divBdr>
        </w:div>
        <w:div w:id="1406144449">
          <w:marLeft w:val="640"/>
          <w:marRight w:val="0"/>
          <w:marTop w:val="0"/>
          <w:marBottom w:val="0"/>
          <w:divBdr>
            <w:top w:val="none" w:sz="0" w:space="0" w:color="auto"/>
            <w:left w:val="none" w:sz="0" w:space="0" w:color="auto"/>
            <w:bottom w:val="none" w:sz="0" w:space="0" w:color="auto"/>
            <w:right w:val="none" w:sz="0" w:space="0" w:color="auto"/>
          </w:divBdr>
        </w:div>
        <w:div w:id="1316953122">
          <w:marLeft w:val="640"/>
          <w:marRight w:val="0"/>
          <w:marTop w:val="0"/>
          <w:marBottom w:val="0"/>
          <w:divBdr>
            <w:top w:val="none" w:sz="0" w:space="0" w:color="auto"/>
            <w:left w:val="none" w:sz="0" w:space="0" w:color="auto"/>
            <w:bottom w:val="none" w:sz="0" w:space="0" w:color="auto"/>
            <w:right w:val="none" w:sz="0" w:space="0" w:color="auto"/>
          </w:divBdr>
        </w:div>
        <w:div w:id="2091543468">
          <w:marLeft w:val="640"/>
          <w:marRight w:val="0"/>
          <w:marTop w:val="0"/>
          <w:marBottom w:val="0"/>
          <w:divBdr>
            <w:top w:val="none" w:sz="0" w:space="0" w:color="auto"/>
            <w:left w:val="none" w:sz="0" w:space="0" w:color="auto"/>
            <w:bottom w:val="none" w:sz="0" w:space="0" w:color="auto"/>
            <w:right w:val="none" w:sz="0" w:space="0" w:color="auto"/>
          </w:divBdr>
        </w:div>
        <w:div w:id="772287959">
          <w:marLeft w:val="640"/>
          <w:marRight w:val="0"/>
          <w:marTop w:val="0"/>
          <w:marBottom w:val="0"/>
          <w:divBdr>
            <w:top w:val="none" w:sz="0" w:space="0" w:color="auto"/>
            <w:left w:val="none" w:sz="0" w:space="0" w:color="auto"/>
            <w:bottom w:val="none" w:sz="0" w:space="0" w:color="auto"/>
            <w:right w:val="none" w:sz="0" w:space="0" w:color="auto"/>
          </w:divBdr>
        </w:div>
        <w:div w:id="1201700604">
          <w:marLeft w:val="640"/>
          <w:marRight w:val="0"/>
          <w:marTop w:val="0"/>
          <w:marBottom w:val="0"/>
          <w:divBdr>
            <w:top w:val="none" w:sz="0" w:space="0" w:color="auto"/>
            <w:left w:val="none" w:sz="0" w:space="0" w:color="auto"/>
            <w:bottom w:val="none" w:sz="0" w:space="0" w:color="auto"/>
            <w:right w:val="none" w:sz="0" w:space="0" w:color="auto"/>
          </w:divBdr>
        </w:div>
        <w:div w:id="2131238440">
          <w:marLeft w:val="640"/>
          <w:marRight w:val="0"/>
          <w:marTop w:val="0"/>
          <w:marBottom w:val="0"/>
          <w:divBdr>
            <w:top w:val="none" w:sz="0" w:space="0" w:color="auto"/>
            <w:left w:val="none" w:sz="0" w:space="0" w:color="auto"/>
            <w:bottom w:val="none" w:sz="0" w:space="0" w:color="auto"/>
            <w:right w:val="none" w:sz="0" w:space="0" w:color="auto"/>
          </w:divBdr>
        </w:div>
        <w:div w:id="422336739">
          <w:marLeft w:val="640"/>
          <w:marRight w:val="0"/>
          <w:marTop w:val="0"/>
          <w:marBottom w:val="0"/>
          <w:divBdr>
            <w:top w:val="none" w:sz="0" w:space="0" w:color="auto"/>
            <w:left w:val="none" w:sz="0" w:space="0" w:color="auto"/>
            <w:bottom w:val="none" w:sz="0" w:space="0" w:color="auto"/>
            <w:right w:val="none" w:sz="0" w:space="0" w:color="auto"/>
          </w:divBdr>
        </w:div>
        <w:div w:id="280693437">
          <w:marLeft w:val="640"/>
          <w:marRight w:val="0"/>
          <w:marTop w:val="0"/>
          <w:marBottom w:val="0"/>
          <w:divBdr>
            <w:top w:val="none" w:sz="0" w:space="0" w:color="auto"/>
            <w:left w:val="none" w:sz="0" w:space="0" w:color="auto"/>
            <w:bottom w:val="none" w:sz="0" w:space="0" w:color="auto"/>
            <w:right w:val="none" w:sz="0" w:space="0" w:color="auto"/>
          </w:divBdr>
        </w:div>
        <w:div w:id="97609117">
          <w:marLeft w:val="640"/>
          <w:marRight w:val="0"/>
          <w:marTop w:val="0"/>
          <w:marBottom w:val="0"/>
          <w:divBdr>
            <w:top w:val="none" w:sz="0" w:space="0" w:color="auto"/>
            <w:left w:val="none" w:sz="0" w:space="0" w:color="auto"/>
            <w:bottom w:val="none" w:sz="0" w:space="0" w:color="auto"/>
            <w:right w:val="none" w:sz="0" w:space="0" w:color="auto"/>
          </w:divBdr>
        </w:div>
        <w:div w:id="226963223">
          <w:marLeft w:val="640"/>
          <w:marRight w:val="0"/>
          <w:marTop w:val="0"/>
          <w:marBottom w:val="0"/>
          <w:divBdr>
            <w:top w:val="none" w:sz="0" w:space="0" w:color="auto"/>
            <w:left w:val="none" w:sz="0" w:space="0" w:color="auto"/>
            <w:bottom w:val="none" w:sz="0" w:space="0" w:color="auto"/>
            <w:right w:val="none" w:sz="0" w:space="0" w:color="auto"/>
          </w:divBdr>
        </w:div>
        <w:div w:id="541552322">
          <w:marLeft w:val="640"/>
          <w:marRight w:val="0"/>
          <w:marTop w:val="0"/>
          <w:marBottom w:val="0"/>
          <w:divBdr>
            <w:top w:val="none" w:sz="0" w:space="0" w:color="auto"/>
            <w:left w:val="none" w:sz="0" w:space="0" w:color="auto"/>
            <w:bottom w:val="none" w:sz="0" w:space="0" w:color="auto"/>
            <w:right w:val="none" w:sz="0" w:space="0" w:color="auto"/>
          </w:divBdr>
        </w:div>
      </w:divsChild>
    </w:div>
    <w:div w:id="505482117">
      <w:bodyDiv w:val="1"/>
      <w:marLeft w:val="0"/>
      <w:marRight w:val="0"/>
      <w:marTop w:val="0"/>
      <w:marBottom w:val="0"/>
      <w:divBdr>
        <w:top w:val="none" w:sz="0" w:space="0" w:color="auto"/>
        <w:left w:val="none" w:sz="0" w:space="0" w:color="auto"/>
        <w:bottom w:val="none" w:sz="0" w:space="0" w:color="auto"/>
        <w:right w:val="none" w:sz="0" w:space="0" w:color="auto"/>
      </w:divBdr>
      <w:divsChild>
        <w:div w:id="2325534">
          <w:marLeft w:val="640"/>
          <w:marRight w:val="0"/>
          <w:marTop w:val="0"/>
          <w:marBottom w:val="0"/>
          <w:divBdr>
            <w:top w:val="none" w:sz="0" w:space="0" w:color="auto"/>
            <w:left w:val="none" w:sz="0" w:space="0" w:color="auto"/>
            <w:bottom w:val="none" w:sz="0" w:space="0" w:color="auto"/>
            <w:right w:val="none" w:sz="0" w:space="0" w:color="auto"/>
          </w:divBdr>
        </w:div>
        <w:div w:id="190655848">
          <w:marLeft w:val="640"/>
          <w:marRight w:val="0"/>
          <w:marTop w:val="0"/>
          <w:marBottom w:val="0"/>
          <w:divBdr>
            <w:top w:val="none" w:sz="0" w:space="0" w:color="auto"/>
            <w:left w:val="none" w:sz="0" w:space="0" w:color="auto"/>
            <w:bottom w:val="none" w:sz="0" w:space="0" w:color="auto"/>
            <w:right w:val="none" w:sz="0" w:space="0" w:color="auto"/>
          </w:divBdr>
        </w:div>
        <w:div w:id="344213024">
          <w:marLeft w:val="640"/>
          <w:marRight w:val="0"/>
          <w:marTop w:val="0"/>
          <w:marBottom w:val="0"/>
          <w:divBdr>
            <w:top w:val="none" w:sz="0" w:space="0" w:color="auto"/>
            <w:left w:val="none" w:sz="0" w:space="0" w:color="auto"/>
            <w:bottom w:val="none" w:sz="0" w:space="0" w:color="auto"/>
            <w:right w:val="none" w:sz="0" w:space="0" w:color="auto"/>
          </w:divBdr>
        </w:div>
        <w:div w:id="367682234">
          <w:marLeft w:val="640"/>
          <w:marRight w:val="0"/>
          <w:marTop w:val="0"/>
          <w:marBottom w:val="0"/>
          <w:divBdr>
            <w:top w:val="none" w:sz="0" w:space="0" w:color="auto"/>
            <w:left w:val="none" w:sz="0" w:space="0" w:color="auto"/>
            <w:bottom w:val="none" w:sz="0" w:space="0" w:color="auto"/>
            <w:right w:val="none" w:sz="0" w:space="0" w:color="auto"/>
          </w:divBdr>
        </w:div>
        <w:div w:id="573779780">
          <w:marLeft w:val="640"/>
          <w:marRight w:val="0"/>
          <w:marTop w:val="0"/>
          <w:marBottom w:val="0"/>
          <w:divBdr>
            <w:top w:val="none" w:sz="0" w:space="0" w:color="auto"/>
            <w:left w:val="none" w:sz="0" w:space="0" w:color="auto"/>
            <w:bottom w:val="none" w:sz="0" w:space="0" w:color="auto"/>
            <w:right w:val="none" w:sz="0" w:space="0" w:color="auto"/>
          </w:divBdr>
        </w:div>
        <w:div w:id="608321956">
          <w:marLeft w:val="640"/>
          <w:marRight w:val="0"/>
          <w:marTop w:val="0"/>
          <w:marBottom w:val="0"/>
          <w:divBdr>
            <w:top w:val="none" w:sz="0" w:space="0" w:color="auto"/>
            <w:left w:val="none" w:sz="0" w:space="0" w:color="auto"/>
            <w:bottom w:val="none" w:sz="0" w:space="0" w:color="auto"/>
            <w:right w:val="none" w:sz="0" w:space="0" w:color="auto"/>
          </w:divBdr>
        </w:div>
        <w:div w:id="623122581">
          <w:marLeft w:val="640"/>
          <w:marRight w:val="0"/>
          <w:marTop w:val="0"/>
          <w:marBottom w:val="0"/>
          <w:divBdr>
            <w:top w:val="none" w:sz="0" w:space="0" w:color="auto"/>
            <w:left w:val="none" w:sz="0" w:space="0" w:color="auto"/>
            <w:bottom w:val="none" w:sz="0" w:space="0" w:color="auto"/>
            <w:right w:val="none" w:sz="0" w:space="0" w:color="auto"/>
          </w:divBdr>
        </w:div>
        <w:div w:id="718821195">
          <w:marLeft w:val="640"/>
          <w:marRight w:val="0"/>
          <w:marTop w:val="0"/>
          <w:marBottom w:val="0"/>
          <w:divBdr>
            <w:top w:val="none" w:sz="0" w:space="0" w:color="auto"/>
            <w:left w:val="none" w:sz="0" w:space="0" w:color="auto"/>
            <w:bottom w:val="none" w:sz="0" w:space="0" w:color="auto"/>
            <w:right w:val="none" w:sz="0" w:space="0" w:color="auto"/>
          </w:divBdr>
        </w:div>
        <w:div w:id="817038215">
          <w:marLeft w:val="640"/>
          <w:marRight w:val="0"/>
          <w:marTop w:val="0"/>
          <w:marBottom w:val="0"/>
          <w:divBdr>
            <w:top w:val="none" w:sz="0" w:space="0" w:color="auto"/>
            <w:left w:val="none" w:sz="0" w:space="0" w:color="auto"/>
            <w:bottom w:val="none" w:sz="0" w:space="0" w:color="auto"/>
            <w:right w:val="none" w:sz="0" w:space="0" w:color="auto"/>
          </w:divBdr>
        </w:div>
        <w:div w:id="1004821293">
          <w:marLeft w:val="640"/>
          <w:marRight w:val="0"/>
          <w:marTop w:val="0"/>
          <w:marBottom w:val="0"/>
          <w:divBdr>
            <w:top w:val="none" w:sz="0" w:space="0" w:color="auto"/>
            <w:left w:val="none" w:sz="0" w:space="0" w:color="auto"/>
            <w:bottom w:val="none" w:sz="0" w:space="0" w:color="auto"/>
            <w:right w:val="none" w:sz="0" w:space="0" w:color="auto"/>
          </w:divBdr>
        </w:div>
        <w:div w:id="1147240427">
          <w:marLeft w:val="640"/>
          <w:marRight w:val="0"/>
          <w:marTop w:val="0"/>
          <w:marBottom w:val="0"/>
          <w:divBdr>
            <w:top w:val="none" w:sz="0" w:space="0" w:color="auto"/>
            <w:left w:val="none" w:sz="0" w:space="0" w:color="auto"/>
            <w:bottom w:val="none" w:sz="0" w:space="0" w:color="auto"/>
            <w:right w:val="none" w:sz="0" w:space="0" w:color="auto"/>
          </w:divBdr>
        </w:div>
        <w:div w:id="1232037256">
          <w:marLeft w:val="640"/>
          <w:marRight w:val="0"/>
          <w:marTop w:val="0"/>
          <w:marBottom w:val="0"/>
          <w:divBdr>
            <w:top w:val="none" w:sz="0" w:space="0" w:color="auto"/>
            <w:left w:val="none" w:sz="0" w:space="0" w:color="auto"/>
            <w:bottom w:val="none" w:sz="0" w:space="0" w:color="auto"/>
            <w:right w:val="none" w:sz="0" w:space="0" w:color="auto"/>
          </w:divBdr>
        </w:div>
        <w:div w:id="1263949231">
          <w:marLeft w:val="640"/>
          <w:marRight w:val="0"/>
          <w:marTop w:val="0"/>
          <w:marBottom w:val="0"/>
          <w:divBdr>
            <w:top w:val="none" w:sz="0" w:space="0" w:color="auto"/>
            <w:left w:val="none" w:sz="0" w:space="0" w:color="auto"/>
            <w:bottom w:val="none" w:sz="0" w:space="0" w:color="auto"/>
            <w:right w:val="none" w:sz="0" w:space="0" w:color="auto"/>
          </w:divBdr>
        </w:div>
        <w:div w:id="1368606963">
          <w:marLeft w:val="640"/>
          <w:marRight w:val="0"/>
          <w:marTop w:val="0"/>
          <w:marBottom w:val="0"/>
          <w:divBdr>
            <w:top w:val="none" w:sz="0" w:space="0" w:color="auto"/>
            <w:left w:val="none" w:sz="0" w:space="0" w:color="auto"/>
            <w:bottom w:val="none" w:sz="0" w:space="0" w:color="auto"/>
            <w:right w:val="none" w:sz="0" w:space="0" w:color="auto"/>
          </w:divBdr>
        </w:div>
        <w:div w:id="1428498727">
          <w:marLeft w:val="640"/>
          <w:marRight w:val="0"/>
          <w:marTop w:val="0"/>
          <w:marBottom w:val="0"/>
          <w:divBdr>
            <w:top w:val="none" w:sz="0" w:space="0" w:color="auto"/>
            <w:left w:val="none" w:sz="0" w:space="0" w:color="auto"/>
            <w:bottom w:val="none" w:sz="0" w:space="0" w:color="auto"/>
            <w:right w:val="none" w:sz="0" w:space="0" w:color="auto"/>
          </w:divBdr>
        </w:div>
        <w:div w:id="1538201012">
          <w:marLeft w:val="640"/>
          <w:marRight w:val="0"/>
          <w:marTop w:val="0"/>
          <w:marBottom w:val="0"/>
          <w:divBdr>
            <w:top w:val="none" w:sz="0" w:space="0" w:color="auto"/>
            <w:left w:val="none" w:sz="0" w:space="0" w:color="auto"/>
            <w:bottom w:val="none" w:sz="0" w:space="0" w:color="auto"/>
            <w:right w:val="none" w:sz="0" w:space="0" w:color="auto"/>
          </w:divBdr>
        </w:div>
        <w:div w:id="1570185921">
          <w:marLeft w:val="640"/>
          <w:marRight w:val="0"/>
          <w:marTop w:val="0"/>
          <w:marBottom w:val="0"/>
          <w:divBdr>
            <w:top w:val="none" w:sz="0" w:space="0" w:color="auto"/>
            <w:left w:val="none" w:sz="0" w:space="0" w:color="auto"/>
            <w:bottom w:val="none" w:sz="0" w:space="0" w:color="auto"/>
            <w:right w:val="none" w:sz="0" w:space="0" w:color="auto"/>
          </w:divBdr>
        </w:div>
        <w:div w:id="1596547072">
          <w:marLeft w:val="640"/>
          <w:marRight w:val="0"/>
          <w:marTop w:val="0"/>
          <w:marBottom w:val="0"/>
          <w:divBdr>
            <w:top w:val="none" w:sz="0" w:space="0" w:color="auto"/>
            <w:left w:val="none" w:sz="0" w:space="0" w:color="auto"/>
            <w:bottom w:val="none" w:sz="0" w:space="0" w:color="auto"/>
            <w:right w:val="none" w:sz="0" w:space="0" w:color="auto"/>
          </w:divBdr>
        </w:div>
        <w:div w:id="1678800003">
          <w:marLeft w:val="640"/>
          <w:marRight w:val="0"/>
          <w:marTop w:val="0"/>
          <w:marBottom w:val="0"/>
          <w:divBdr>
            <w:top w:val="none" w:sz="0" w:space="0" w:color="auto"/>
            <w:left w:val="none" w:sz="0" w:space="0" w:color="auto"/>
            <w:bottom w:val="none" w:sz="0" w:space="0" w:color="auto"/>
            <w:right w:val="none" w:sz="0" w:space="0" w:color="auto"/>
          </w:divBdr>
        </w:div>
        <w:div w:id="1726368282">
          <w:marLeft w:val="640"/>
          <w:marRight w:val="0"/>
          <w:marTop w:val="0"/>
          <w:marBottom w:val="0"/>
          <w:divBdr>
            <w:top w:val="none" w:sz="0" w:space="0" w:color="auto"/>
            <w:left w:val="none" w:sz="0" w:space="0" w:color="auto"/>
            <w:bottom w:val="none" w:sz="0" w:space="0" w:color="auto"/>
            <w:right w:val="none" w:sz="0" w:space="0" w:color="auto"/>
          </w:divBdr>
        </w:div>
        <w:div w:id="1935742151">
          <w:marLeft w:val="640"/>
          <w:marRight w:val="0"/>
          <w:marTop w:val="0"/>
          <w:marBottom w:val="0"/>
          <w:divBdr>
            <w:top w:val="none" w:sz="0" w:space="0" w:color="auto"/>
            <w:left w:val="none" w:sz="0" w:space="0" w:color="auto"/>
            <w:bottom w:val="none" w:sz="0" w:space="0" w:color="auto"/>
            <w:right w:val="none" w:sz="0" w:space="0" w:color="auto"/>
          </w:divBdr>
        </w:div>
        <w:div w:id="1941452691">
          <w:marLeft w:val="640"/>
          <w:marRight w:val="0"/>
          <w:marTop w:val="0"/>
          <w:marBottom w:val="0"/>
          <w:divBdr>
            <w:top w:val="none" w:sz="0" w:space="0" w:color="auto"/>
            <w:left w:val="none" w:sz="0" w:space="0" w:color="auto"/>
            <w:bottom w:val="none" w:sz="0" w:space="0" w:color="auto"/>
            <w:right w:val="none" w:sz="0" w:space="0" w:color="auto"/>
          </w:divBdr>
        </w:div>
        <w:div w:id="1993637063">
          <w:marLeft w:val="640"/>
          <w:marRight w:val="0"/>
          <w:marTop w:val="0"/>
          <w:marBottom w:val="0"/>
          <w:divBdr>
            <w:top w:val="none" w:sz="0" w:space="0" w:color="auto"/>
            <w:left w:val="none" w:sz="0" w:space="0" w:color="auto"/>
            <w:bottom w:val="none" w:sz="0" w:space="0" w:color="auto"/>
            <w:right w:val="none" w:sz="0" w:space="0" w:color="auto"/>
          </w:divBdr>
        </w:div>
        <w:div w:id="2010785927">
          <w:marLeft w:val="640"/>
          <w:marRight w:val="0"/>
          <w:marTop w:val="0"/>
          <w:marBottom w:val="0"/>
          <w:divBdr>
            <w:top w:val="none" w:sz="0" w:space="0" w:color="auto"/>
            <w:left w:val="none" w:sz="0" w:space="0" w:color="auto"/>
            <w:bottom w:val="none" w:sz="0" w:space="0" w:color="auto"/>
            <w:right w:val="none" w:sz="0" w:space="0" w:color="auto"/>
          </w:divBdr>
        </w:div>
        <w:div w:id="2035418481">
          <w:marLeft w:val="640"/>
          <w:marRight w:val="0"/>
          <w:marTop w:val="0"/>
          <w:marBottom w:val="0"/>
          <w:divBdr>
            <w:top w:val="none" w:sz="0" w:space="0" w:color="auto"/>
            <w:left w:val="none" w:sz="0" w:space="0" w:color="auto"/>
            <w:bottom w:val="none" w:sz="0" w:space="0" w:color="auto"/>
            <w:right w:val="none" w:sz="0" w:space="0" w:color="auto"/>
          </w:divBdr>
        </w:div>
        <w:div w:id="2133014202">
          <w:marLeft w:val="640"/>
          <w:marRight w:val="0"/>
          <w:marTop w:val="0"/>
          <w:marBottom w:val="0"/>
          <w:divBdr>
            <w:top w:val="none" w:sz="0" w:space="0" w:color="auto"/>
            <w:left w:val="none" w:sz="0" w:space="0" w:color="auto"/>
            <w:bottom w:val="none" w:sz="0" w:space="0" w:color="auto"/>
            <w:right w:val="none" w:sz="0" w:space="0" w:color="auto"/>
          </w:divBdr>
        </w:div>
        <w:div w:id="2140682039">
          <w:marLeft w:val="640"/>
          <w:marRight w:val="0"/>
          <w:marTop w:val="0"/>
          <w:marBottom w:val="0"/>
          <w:divBdr>
            <w:top w:val="none" w:sz="0" w:space="0" w:color="auto"/>
            <w:left w:val="none" w:sz="0" w:space="0" w:color="auto"/>
            <w:bottom w:val="none" w:sz="0" w:space="0" w:color="auto"/>
            <w:right w:val="none" w:sz="0" w:space="0" w:color="auto"/>
          </w:divBdr>
        </w:div>
      </w:divsChild>
    </w:div>
    <w:div w:id="506140146">
      <w:bodyDiv w:val="1"/>
      <w:marLeft w:val="0"/>
      <w:marRight w:val="0"/>
      <w:marTop w:val="0"/>
      <w:marBottom w:val="0"/>
      <w:divBdr>
        <w:top w:val="none" w:sz="0" w:space="0" w:color="auto"/>
        <w:left w:val="none" w:sz="0" w:space="0" w:color="auto"/>
        <w:bottom w:val="none" w:sz="0" w:space="0" w:color="auto"/>
        <w:right w:val="none" w:sz="0" w:space="0" w:color="auto"/>
      </w:divBdr>
    </w:div>
    <w:div w:id="508252512">
      <w:bodyDiv w:val="1"/>
      <w:marLeft w:val="0"/>
      <w:marRight w:val="0"/>
      <w:marTop w:val="0"/>
      <w:marBottom w:val="0"/>
      <w:divBdr>
        <w:top w:val="none" w:sz="0" w:space="0" w:color="auto"/>
        <w:left w:val="none" w:sz="0" w:space="0" w:color="auto"/>
        <w:bottom w:val="none" w:sz="0" w:space="0" w:color="auto"/>
        <w:right w:val="none" w:sz="0" w:space="0" w:color="auto"/>
      </w:divBdr>
    </w:div>
    <w:div w:id="517042624">
      <w:bodyDiv w:val="1"/>
      <w:marLeft w:val="0"/>
      <w:marRight w:val="0"/>
      <w:marTop w:val="0"/>
      <w:marBottom w:val="0"/>
      <w:divBdr>
        <w:top w:val="none" w:sz="0" w:space="0" w:color="auto"/>
        <w:left w:val="none" w:sz="0" w:space="0" w:color="auto"/>
        <w:bottom w:val="none" w:sz="0" w:space="0" w:color="auto"/>
        <w:right w:val="none" w:sz="0" w:space="0" w:color="auto"/>
      </w:divBdr>
    </w:div>
    <w:div w:id="530458385">
      <w:bodyDiv w:val="1"/>
      <w:marLeft w:val="0"/>
      <w:marRight w:val="0"/>
      <w:marTop w:val="0"/>
      <w:marBottom w:val="0"/>
      <w:divBdr>
        <w:top w:val="none" w:sz="0" w:space="0" w:color="auto"/>
        <w:left w:val="none" w:sz="0" w:space="0" w:color="auto"/>
        <w:bottom w:val="none" w:sz="0" w:space="0" w:color="auto"/>
        <w:right w:val="none" w:sz="0" w:space="0" w:color="auto"/>
      </w:divBdr>
      <w:divsChild>
        <w:div w:id="205499">
          <w:marLeft w:val="640"/>
          <w:marRight w:val="0"/>
          <w:marTop w:val="0"/>
          <w:marBottom w:val="0"/>
          <w:divBdr>
            <w:top w:val="none" w:sz="0" w:space="0" w:color="auto"/>
            <w:left w:val="none" w:sz="0" w:space="0" w:color="auto"/>
            <w:bottom w:val="none" w:sz="0" w:space="0" w:color="auto"/>
            <w:right w:val="none" w:sz="0" w:space="0" w:color="auto"/>
          </w:divBdr>
        </w:div>
        <w:div w:id="199705288">
          <w:marLeft w:val="640"/>
          <w:marRight w:val="0"/>
          <w:marTop w:val="0"/>
          <w:marBottom w:val="0"/>
          <w:divBdr>
            <w:top w:val="none" w:sz="0" w:space="0" w:color="auto"/>
            <w:left w:val="none" w:sz="0" w:space="0" w:color="auto"/>
            <w:bottom w:val="none" w:sz="0" w:space="0" w:color="auto"/>
            <w:right w:val="none" w:sz="0" w:space="0" w:color="auto"/>
          </w:divBdr>
        </w:div>
        <w:div w:id="227811095">
          <w:marLeft w:val="640"/>
          <w:marRight w:val="0"/>
          <w:marTop w:val="0"/>
          <w:marBottom w:val="0"/>
          <w:divBdr>
            <w:top w:val="none" w:sz="0" w:space="0" w:color="auto"/>
            <w:left w:val="none" w:sz="0" w:space="0" w:color="auto"/>
            <w:bottom w:val="none" w:sz="0" w:space="0" w:color="auto"/>
            <w:right w:val="none" w:sz="0" w:space="0" w:color="auto"/>
          </w:divBdr>
        </w:div>
        <w:div w:id="334000075">
          <w:marLeft w:val="640"/>
          <w:marRight w:val="0"/>
          <w:marTop w:val="0"/>
          <w:marBottom w:val="0"/>
          <w:divBdr>
            <w:top w:val="none" w:sz="0" w:space="0" w:color="auto"/>
            <w:left w:val="none" w:sz="0" w:space="0" w:color="auto"/>
            <w:bottom w:val="none" w:sz="0" w:space="0" w:color="auto"/>
            <w:right w:val="none" w:sz="0" w:space="0" w:color="auto"/>
          </w:divBdr>
        </w:div>
        <w:div w:id="591552100">
          <w:marLeft w:val="640"/>
          <w:marRight w:val="0"/>
          <w:marTop w:val="0"/>
          <w:marBottom w:val="0"/>
          <w:divBdr>
            <w:top w:val="none" w:sz="0" w:space="0" w:color="auto"/>
            <w:left w:val="none" w:sz="0" w:space="0" w:color="auto"/>
            <w:bottom w:val="none" w:sz="0" w:space="0" w:color="auto"/>
            <w:right w:val="none" w:sz="0" w:space="0" w:color="auto"/>
          </w:divBdr>
        </w:div>
        <w:div w:id="776292487">
          <w:marLeft w:val="640"/>
          <w:marRight w:val="0"/>
          <w:marTop w:val="0"/>
          <w:marBottom w:val="0"/>
          <w:divBdr>
            <w:top w:val="none" w:sz="0" w:space="0" w:color="auto"/>
            <w:left w:val="none" w:sz="0" w:space="0" w:color="auto"/>
            <w:bottom w:val="none" w:sz="0" w:space="0" w:color="auto"/>
            <w:right w:val="none" w:sz="0" w:space="0" w:color="auto"/>
          </w:divBdr>
        </w:div>
        <w:div w:id="877205823">
          <w:marLeft w:val="640"/>
          <w:marRight w:val="0"/>
          <w:marTop w:val="0"/>
          <w:marBottom w:val="0"/>
          <w:divBdr>
            <w:top w:val="none" w:sz="0" w:space="0" w:color="auto"/>
            <w:left w:val="none" w:sz="0" w:space="0" w:color="auto"/>
            <w:bottom w:val="none" w:sz="0" w:space="0" w:color="auto"/>
            <w:right w:val="none" w:sz="0" w:space="0" w:color="auto"/>
          </w:divBdr>
        </w:div>
        <w:div w:id="1007243965">
          <w:marLeft w:val="640"/>
          <w:marRight w:val="0"/>
          <w:marTop w:val="0"/>
          <w:marBottom w:val="0"/>
          <w:divBdr>
            <w:top w:val="none" w:sz="0" w:space="0" w:color="auto"/>
            <w:left w:val="none" w:sz="0" w:space="0" w:color="auto"/>
            <w:bottom w:val="none" w:sz="0" w:space="0" w:color="auto"/>
            <w:right w:val="none" w:sz="0" w:space="0" w:color="auto"/>
          </w:divBdr>
        </w:div>
        <w:div w:id="1185948414">
          <w:marLeft w:val="640"/>
          <w:marRight w:val="0"/>
          <w:marTop w:val="0"/>
          <w:marBottom w:val="0"/>
          <w:divBdr>
            <w:top w:val="none" w:sz="0" w:space="0" w:color="auto"/>
            <w:left w:val="none" w:sz="0" w:space="0" w:color="auto"/>
            <w:bottom w:val="none" w:sz="0" w:space="0" w:color="auto"/>
            <w:right w:val="none" w:sz="0" w:space="0" w:color="auto"/>
          </w:divBdr>
        </w:div>
        <w:div w:id="1438136999">
          <w:marLeft w:val="640"/>
          <w:marRight w:val="0"/>
          <w:marTop w:val="0"/>
          <w:marBottom w:val="0"/>
          <w:divBdr>
            <w:top w:val="none" w:sz="0" w:space="0" w:color="auto"/>
            <w:left w:val="none" w:sz="0" w:space="0" w:color="auto"/>
            <w:bottom w:val="none" w:sz="0" w:space="0" w:color="auto"/>
            <w:right w:val="none" w:sz="0" w:space="0" w:color="auto"/>
          </w:divBdr>
        </w:div>
        <w:div w:id="1438213592">
          <w:marLeft w:val="640"/>
          <w:marRight w:val="0"/>
          <w:marTop w:val="0"/>
          <w:marBottom w:val="0"/>
          <w:divBdr>
            <w:top w:val="none" w:sz="0" w:space="0" w:color="auto"/>
            <w:left w:val="none" w:sz="0" w:space="0" w:color="auto"/>
            <w:bottom w:val="none" w:sz="0" w:space="0" w:color="auto"/>
            <w:right w:val="none" w:sz="0" w:space="0" w:color="auto"/>
          </w:divBdr>
        </w:div>
        <w:div w:id="1998412794">
          <w:marLeft w:val="640"/>
          <w:marRight w:val="0"/>
          <w:marTop w:val="0"/>
          <w:marBottom w:val="0"/>
          <w:divBdr>
            <w:top w:val="none" w:sz="0" w:space="0" w:color="auto"/>
            <w:left w:val="none" w:sz="0" w:space="0" w:color="auto"/>
            <w:bottom w:val="none" w:sz="0" w:space="0" w:color="auto"/>
            <w:right w:val="none" w:sz="0" w:space="0" w:color="auto"/>
          </w:divBdr>
        </w:div>
        <w:div w:id="2114933586">
          <w:marLeft w:val="640"/>
          <w:marRight w:val="0"/>
          <w:marTop w:val="0"/>
          <w:marBottom w:val="0"/>
          <w:divBdr>
            <w:top w:val="none" w:sz="0" w:space="0" w:color="auto"/>
            <w:left w:val="none" w:sz="0" w:space="0" w:color="auto"/>
            <w:bottom w:val="none" w:sz="0" w:space="0" w:color="auto"/>
            <w:right w:val="none" w:sz="0" w:space="0" w:color="auto"/>
          </w:divBdr>
        </w:div>
      </w:divsChild>
    </w:div>
    <w:div w:id="559053524">
      <w:bodyDiv w:val="1"/>
      <w:marLeft w:val="0"/>
      <w:marRight w:val="0"/>
      <w:marTop w:val="0"/>
      <w:marBottom w:val="0"/>
      <w:divBdr>
        <w:top w:val="none" w:sz="0" w:space="0" w:color="auto"/>
        <w:left w:val="none" w:sz="0" w:space="0" w:color="auto"/>
        <w:bottom w:val="none" w:sz="0" w:space="0" w:color="auto"/>
        <w:right w:val="none" w:sz="0" w:space="0" w:color="auto"/>
      </w:divBdr>
    </w:div>
    <w:div w:id="580993179">
      <w:bodyDiv w:val="1"/>
      <w:marLeft w:val="0"/>
      <w:marRight w:val="0"/>
      <w:marTop w:val="0"/>
      <w:marBottom w:val="0"/>
      <w:divBdr>
        <w:top w:val="none" w:sz="0" w:space="0" w:color="auto"/>
        <w:left w:val="none" w:sz="0" w:space="0" w:color="auto"/>
        <w:bottom w:val="none" w:sz="0" w:space="0" w:color="auto"/>
        <w:right w:val="none" w:sz="0" w:space="0" w:color="auto"/>
      </w:divBdr>
      <w:divsChild>
        <w:div w:id="172457898">
          <w:marLeft w:val="640"/>
          <w:marRight w:val="0"/>
          <w:marTop w:val="0"/>
          <w:marBottom w:val="0"/>
          <w:divBdr>
            <w:top w:val="none" w:sz="0" w:space="0" w:color="auto"/>
            <w:left w:val="none" w:sz="0" w:space="0" w:color="auto"/>
            <w:bottom w:val="none" w:sz="0" w:space="0" w:color="auto"/>
            <w:right w:val="none" w:sz="0" w:space="0" w:color="auto"/>
          </w:divBdr>
        </w:div>
        <w:div w:id="1017003334">
          <w:marLeft w:val="640"/>
          <w:marRight w:val="0"/>
          <w:marTop w:val="0"/>
          <w:marBottom w:val="0"/>
          <w:divBdr>
            <w:top w:val="none" w:sz="0" w:space="0" w:color="auto"/>
            <w:left w:val="none" w:sz="0" w:space="0" w:color="auto"/>
            <w:bottom w:val="none" w:sz="0" w:space="0" w:color="auto"/>
            <w:right w:val="none" w:sz="0" w:space="0" w:color="auto"/>
          </w:divBdr>
        </w:div>
        <w:div w:id="678847942">
          <w:marLeft w:val="640"/>
          <w:marRight w:val="0"/>
          <w:marTop w:val="0"/>
          <w:marBottom w:val="0"/>
          <w:divBdr>
            <w:top w:val="none" w:sz="0" w:space="0" w:color="auto"/>
            <w:left w:val="none" w:sz="0" w:space="0" w:color="auto"/>
            <w:bottom w:val="none" w:sz="0" w:space="0" w:color="auto"/>
            <w:right w:val="none" w:sz="0" w:space="0" w:color="auto"/>
          </w:divBdr>
        </w:div>
        <w:div w:id="1855726943">
          <w:marLeft w:val="640"/>
          <w:marRight w:val="0"/>
          <w:marTop w:val="0"/>
          <w:marBottom w:val="0"/>
          <w:divBdr>
            <w:top w:val="none" w:sz="0" w:space="0" w:color="auto"/>
            <w:left w:val="none" w:sz="0" w:space="0" w:color="auto"/>
            <w:bottom w:val="none" w:sz="0" w:space="0" w:color="auto"/>
            <w:right w:val="none" w:sz="0" w:space="0" w:color="auto"/>
          </w:divBdr>
        </w:div>
        <w:div w:id="615792840">
          <w:marLeft w:val="640"/>
          <w:marRight w:val="0"/>
          <w:marTop w:val="0"/>
          <w:marBottom w:val="0"/>
          <w:divBdr>
            <w:top w:val="none" w:sz="0" w:space="0" w:color="auto"/>
            <w:left w:val="none" w:sz="0" w:space="0" w:color="auto"/>
            <w:bottom w:val="none" w:sz="0" w:space="0" w:color="auto"/>
            <w:right w:val="none" w:sz="0" w:space="0" w:color="auto"/>
          </w:divBdr>
        </w:div>
        <w:div w:id="1474174804">
          <w:marLeft w:val="640"/>
          <w:marRight w:val="0"/>
          <w:marTop w:val="0"/>
          <w:marBottom w:val="0"/>
          <w:divBdr>
            <w:top w:val="none" w:sz="0" w:space="0" w:color="auto"/>
            <w:left w:val="none" w:sz="0" w:space="0" w:color="auto"/>
            <w:bottom w:val="none" w:sz="0" w:space="0" w:color="auto"/>
            <w:right w:val="none" w:sz="0" w:space="0" w:color="auto"/>
          </w:divBdr>
        </w:div>
        <w:div w:id="476609668">
          <w:marLeft w:val="640"/>
          <w:marRight w:val="0"/>
          <w:marTop w:val="0"/>
          <w:marBottom w:val="0"/>
          <w:divBdr>
            <w:top w:val="none" w:sz="0" w:space="0" w:color="auto"/>
            <w:left w:val="none" w:sz="0" w:space="0" w:color="auto"/>
            <w:bottom w:val="none" w:sz="0" w:space="0" w:color="auto"/>
            <w:right w:val="none" w:sz="0" w:space="0" w:color="auto"/>
          </w:divBdr>
        </w:div>
        <w:div w:id="1872959114">
          <w:marLeft w:val="640"/>
          <w:marRight w:val="0"/>
          <w:marTop w:val="0"/>
          <w:marBottom w:val="0"/>
          <w:divBdr>
            <w:top w:val="none" w:sz="0" w:space="0" w:color="auto"/>
            <w:left w:val="none" w:sz="0" w:space="0" w:color="auto"/>
            <w:bottom w:val="none" w:sz="0" w:space="0" w:color="auto"/>
            <w:right w:val="none" w:sz="0" w:space="0" w:color="auto"/>
          </w:divBdr>
        </w:div>
        <w:div w:id="607662704">
          <w:marLeft w:val="640"/>
          <w:marRight w:val="0"/>
          <w:marTop w:val="0"/>
          <w:marBottom w:val="0"/>
          <w:divBdr>
            <w:top w:val="none" w:sz="0" w:space="0" w:color="auto"/>
            <w:left w:val="none" w:sz="0" w:space="0" w:color="auto"/>
            <w:bottom w:val="none" w:sz="0" w:space="0" w:color="auto"/>
            <w:right w:val="none" w:sz="0" w:space="0" w:color="auto"/>
          </w:divBdr>
        </w:div>
        <w:div w:id="762261490">
          <w:marLeft w:val="640"/>
          <w:marRight w:val="0"/>
          <w:marTop w:val="0"/>
          <w:marBottom w:val="0"/>
          <w:divBdr>
            <w:top w:val="none" w:sz="0" w:space="0" w:color="auto"/>
            <w:left w:val="none" w:sz="0" w:space="0" w:color="auto"/>
            <w:bottom w:val="none" w:sz="0" w:space="0" w:color="auto"/>
            <w:right w:val="none" w:sz="0" w:space="0" w:color="auto"/>
          </w:divBdr>
        </w:div>
        <w:div w:id="1576743714">
          <w:marLeft w:val="640"/>
          <w:marRight w:val="0"/>
          <w:marTop w:val="0"/>
          <w:marBottom w:val="0"/>
          <w:divBdr>
            <w:top w:val="none" w:sz="0" w:space="0" w:color="auto"/>
            <w:left w:val="none" w:sz="0" w:space="0" w:color="auto"/>
            <w:bottom w:val="none" w:sz="0" w:space="0" w:color="auto"/>
            <w:right w:val="none" w:sz="0" w:space="0" w:color="auto"/>
          </w:divBdr>
        </w:div>
        <w:div w:id="1779834566">
          <w:marLeft w:val="640"/>
          <w:marRight w:val="0"/>
          <w:marTop w:val="0"/>
          <w:marBottom w:val="0"/>
          <w:divBdr>
            <w:top w:val="none" w:sz="0" w:space="0" w:color="auto"/>
            <w:left w:val="none" w:sz="0" w:space="0" w:color="auto"/>
            <w:bottom w:val="none" w:sz="0" w:space="0" w:color="auto"/>
            <w:right w:val="none" w:sz="0" w:space="0" w:color="auto"/>
          </w:divBdr>
        </w:div>
        <w:div w:id="1694644210">
          <w:marLeft w:val="640"/>
          <w:marRight w:val="0"/>
          <w:marTop w:val="0"/>
          <w:marBottom w:val="0"/>
          <w:divBdr>
            <w:top w:val="none" w:sz="0" w:space="0" w:color="auto"/>
            <w:left w:val="none" w:sz="0" w:space="0" w:color="auto"/>
            <w:bottom w:val="none" w:sz="0" w:space="0" w:color="auto"/>
            <w:right w:val="none" w:sz="0" w:space="0" w:color="auto"/>
          </w:divBdr>
        </w:div>
        <w:div w:id="829294721">
          <w:marLeft w:val="640"/>
          <w:marRight w:val="0"/>
          <w:marTop w:val="0"/>
          <w:marBottom w:val="0"/>
          <w:divBdr>
            <w:top w:val="none" w:sz="0" w:space="0" w:color="auto"/>
            <w:left w:val="none" w:sz="0" w:space="0" w:color="auto"/>
            <w:bottom w:val="none" w:sz="0" w:space="0" w:color="auto"/>
            <w:right w:val="none" w:sz="0" w:space="0" w:color="auto"/>
          </w:divBdr>
        </w:div>
        <w:div w:id="19556262">
          <w:marLeft w:val="640"/>
          <w:marRight w:val="0"/>
          <w:marTop w:val="0"/>
          <w:marBottom w:val="0"/>
          <w:divBdr>
            <w:top w:val="none" w:sz="0" w:space="0" w:color="auto"/>
            <w:left w:val="none" w:sz="0" w:space="0" w:color="auto"/>
            <w:bottom w:val="none" w:sz="0" w:space="0" w:color="auto"/>
            <w:right w:val="none" w:sz="0" w:space="0" w:color="auto"/>
          </w:divBdr>
        </w:div>
        <w:div w:id="2003043680">
          <w:marLeft w:val="640"/>
          <w:marRight w:val="0"/>
          <w:marTop w:val="0"/>
          <w:marBottom w:val="0"/>
          <w:divBdr>
            <w:top w:val="none" w:sz="0" w:space="0" w:color="auto"/>
            <w:left w:val="none" w:sz="0" w:space="0" w:color="auto"/>
            <w:bottom w:val="none" w:sz="0" w:space="0" w:color="auto"/>
            <w:right w:val="none" w:sz="0" w:space="0" w:color="auto"/>
          </w:divBdr>
        </w:div>
        <w:div w:id="535123927">
          <w:marLeft w:val="640"/>
          <w:marRight w:val="0"/>
          <w:marTop w:val="0"/>
          <w:marBottom w:val="0"/>
          <w:divBdr>
            <w:top w:val="none" w:sz="0" w:space="0" w:color="auto"/>
            <w:left w:val="none" w:sz="0" w:space="0" w:color="auto"/>
            <w:bottom w:val="none" w:sz="0" w:space="0" w:color="auto"/>
            <w:right w:val="none" w:sz="0" w:space="0" w:color="auto"/>
          </w:divBdr>
        </w:div>
        <w:div w:id="1423643356">
          <w:marLeft w:val="640"/>
          <w:marRight w:val="0"/>
          <w:marTop w:val="0"/>
          <w:marBottom w:val="0"/>
          <w:divBdr>
            <w:top w:val="none" w:sz="0" w:space="0" w:color="auto"/>
            <w:left w:val="none" w:sz="0" w:space="0" w:color="auto"/>
            <w:bottom w:val="none" w:sz="0" w:space="0" w:color="auto"/>
            <w:right w:val="none" w:sz="0" w:space="0" w:color="auto"/>
          </w:divBdr>
        </w:div>
        <w:div w:id="2080052943">
          <w:marLeft w:val="640"/>
          <w:marRight w:val="0"/>
          <w:marTop w:val="0"/>
          <w:marBottom w:val="0"/>
          <w:divBdr>
            <w:top w:val="none" w:sz="0" w:space="0" w:color="auto"/>
            <w:left w:val="none" w:sz="0" w:space="0" w:color="auto"/>
            <w:bottom w:val="none" w:sz="0" w:space="0" w:color="auto"/>
            <w:right w:val="none" w:sz="0" w:space="0" w:color="auto"/>
          </w:divBdr>
        </w:div>
        <w:div w:id="2015035641">
          <w:marLeft w:val="640"/>
          <w:marRight w:val="0"/>
          <w:marTop w:val="0"/>
          <w:marBottom w:val="0"/>
          <w:divBdr>
            <w:top w:val="none" w:sz="0" w:space="0" w:color="auto"/>
            <w:left w:val="none" w:sz="0" w:space="0" w:color="auto"/>
            <w:bottom w:val="none" w:sz="0" w:space="0" w:color="auto"/>
            <w:right w:val="none" w:sz="0" w:space="0" w:color="auto"/>
          </w:divBdr>
        </w:div>
        <w:div w:id="174806543">
          <w:marLeft w:val="640"/>
          <w:marRight w:val="0"/>
          <w:marTop w:val="0"/>
          <w:marBottom w:val="0"/>
          <w:divBdr>
            <w:top w:val="none" w:sz="0" w:space="0" w:color="auto"/>
            <w:left w:val="none" w:sz="0" w:space="0" w:color="auto"/>
            <w:bottom w:val="none" w:sz="0" w:space="0" w:color="auto"/>
            <w:right w:val="none" w:sz="0" w:space="0" w:color="auto"/>
          </w:divBdr>
        </w:div>
        <w:div w:id="69038311">
          <w:marLeft w:val="640"/>
          <w:marRight w:val="0"/>
          <w:marTop w:val="0"/>
          <w:marBottom w:val="0"/>
          <w:divBdr>
            <w:top w:val="none" w:sz="0" w:space="0" w:color="auto"/>
            <w:left w:val="none" w:sz="0" w:space="0" w:color="auto"/>
            <w:bottom w:val="none" w:sz="0" w:space="0" w:color="auto"/>
            <w:right w:val="none" w:sz="0" w:space="0" w:color="auto"/>
          </w:divBdr>
        </w:div>
        <w:div w:id="904996433">
          <w:marLeft w:val="640"/>
          <w:marRight w:val="0"/>
          <w:marTop w:val="0"/>
          <w:marBottom w:val="0"/>
          <w:divBdr>
            <w:top w:val="none" w:sz="0" w:space="0" w:color="auto"/>
            <w:left w:val="none" w:sz="0" w:space="0" w:color="auto"/>
            <w:bottom w:val="none" w:sz="0" w:space="0" w:color="auto"/>
            <w:right w:val="none" w:sz="0" w:space="0" w:color="auto"/>
          </w:divBdr>
        </w:div>
        <w:div w:id="2097945454">
          <w:marLeft w:val="640"/>
          <w:marRight w:val="0"/>
          <w:marTop w:val="0"/>
          <w:marBottom w:val="0"/>
          <w:divBdr>
            <w:top w:val="none" w:sz="0" w:space="0" w:color="auto"/>
            <w:left w:val="none" w:sz="0" w:space="0" w:color="auto"/>
            <w:bottom w:val="none" w:sz="0" w:space="0" w:color="auto"/>
            <w:right w:val="none" w:sz="0" w:space="0" w:color="auto"/>
          </w:divBdr>
        </w:div>
        <w:div w:id="374083120">
          <w:marLeft w:val="640"/>
          <w:marRight w:val="0"/>
          <w:marTop w:val="0"/>
          <w:marBottom w:val="0"/>
          <w:divBdr>
            <w:top w:val="none" w:sz="0" w:space="0" w:color="auto"/>
            <w:left w:val="none" w:sz="0" w:space="0" w:color="auto"/>
            <w:bottom w:val="none" w:sz="0" w:space="0" w:color="auto"/>
            <w:right w:val="none" w:sz="0" w:space="0" w:color="auto"/>
          </w:divBdr>
        </w:div>
        <w:div w:id="683750525">
          <w:marLeft w:val="640"/>
          <w:marRight w:val="0"/>
          <w:marTop w:val="0"/>
          <w:marBottom w:val="0"/>
          <w:divBdr>
            <w:top w:val="none" w:sz="0" w:space="0" w:color="auto"/>
            <w:left w:val="none" w:sz="0" w:space="0" w:color="auto"/>
            <w:bottom w:val="none" w:sz="0" w:space="0" w:color="auto"/>
            <w:right w:val="none" w:sz="0" w:space="0" w:color="auto"/>
          </w:divBdr>
        </w:div>
        <w:div w:id="1424034839">
          <w:marLeft w:val="640"/>
          <w:marRight w:val="0"/>
          <w:marTop w:val="0"/>
          <w:marBottom w:val="0"/>
          <w:divBdr>
            <w:top w:val="none" w:sz="0" w:space="0" w:color="auto"/>
            <w:left w:val="none" w:sz="0" w:space="0" w:color="auto"/>
            <w:bottom w:val="none" w:sz="0" w:space="0" w:color="auto"/>
            <w:right w:val="none" w:sz="0" w:space="0" w:color="auto"/>
          </w:divBdr>
        </w:div>
      </w:divsChild>
    </w:div>
    <w:div w:id="602228858">
      <w:bodyDiv w:val="1"/>
      <w:marLeft w:val="0"/>
      <w:marRight w:val="0"/>
      <w:marTop w:val="0"/>
      <w:marBottom w:val="0"/>
      <w:divBdr>
        <w:top w:val="none" w:sz="0" w:space="0" w:color="auto"/>
        <w:left w:val="none" w:sz="0" w:space="0" w:color="auto"/>
        <w:bottom w:val="none" w:sz="0" w:space="0" w:color="auto"/>
        <w:right w:val="none" w:sz="0" w:space="0" w:color="auto"/>
      </w:divBdr>
    </w:div>
    <w:div w:id="623997198">
      <w:bodyDiv w:val="1"/>
      <w:marLeft w:val="0"/>
      <w:marRight w:val="0"/>
      <w:marTop w:val="0"/>
      <w:marBottom w:val="0"/>
      <w:divBdr>
        <w:top w:val="none" w:sz="0" w:space="0" w:color="auto"/>
        <w:left w:val="none" w:sz="0" w:space="0" w:color="auto"/>
        <w:bottom w:val="none" w:sz="0" w:space="0" w:color="auto"/>
        <w:right w:val="none" w:sz="0" w:space="0" w:color="auto"/>
      </w:divBdr>
      <w:divsChild>
        <w:div w:id="10035808">
          <w:marLeft w:val="640"/>
          <w:marRight w:val="0"/>
          <w:marTop w:val="0"/>
          <w:marBottom w:val="0"/>
          <w:divBdr>
            <w:top w:val="none" w:sz="0" w:space="0" w:color="auto"/>
            <w:left w:val="none" w:sz="0" w:space="0" w:color="auto"/>
            <w:bottom w:val="none" w:sz="0" w:space="0" w:color="auto"/>
            <w:right w:val="none" w:sz="0" w:space="0" w:color="auto"/>
          </w:divBdr>
        </w:div>
        <w:div w:id="88235092">
          <w:marLeft w:val="640"/>
          <w:marRight w:val="0"/>
          <w:marTop w:val="0"/>
          <w:marBottom w:val="0"/>
          <w:divBdr>
            <w:top w:val="none" w:sz="0" w:space="0" w:color="auto"/>
            <w:left w:val="none" w:sz="0" w:space="0" w:color="auto"/>
            <w:bottom w:val="none" w:sz="0" w:space="0" w:color="auto"/>
            <w:right w:val="none" w:sz="0" w:space="0" w:color="auto"/>
          </w:divBdr>
        </w:div>
        <w:div w:id="286549952">
          <w:marLeft w:val="640"/>
          <w:marRight w:val="0"/>
          <w:marTop w:val="0"/>
          <w:marBottom w:val="0"/>
          <w:divBdr>
            <w:top w:val="none" w:sz="0" w:space="0" w:color="auto"/>
            <w:left w:val="none" w:sz="0" w:space="0" w:color="auto"/>
            <w:bottom w:val="none" w:sz="0" w:space="0" w:color="auto"/>
            <w:right w:val="none" w:sz="0" w:space="0" w:color="auto"/>
          </w:divBdr>
        </w:div>
        <w:div w:id="887959034">
          <w:marLeft w:val="640"/>
          <w:marRight w:val="0"/>
          <w:marTop w:val="0"/>
          <w:marBottom w:val="0"/>
          <w:divBdr>
            <w:top w:val="none" w:sz="0" w:space="0" w:color="auto"/>
            <w:left w:val="none" w:sz="0" w:space="0" w:color="auto"/>
            <w:bottom w:val="none" w:sz="0" w:space="0" w:color="auto"/>
            <w:right w:val="none" w:sz="0" w:space="0" w:color="auto"/>
          </w:divBdr>
        </w:div>
        <w:div w:id="1041974882">
          <w:marLeft w:val="640"/>
          <w:marRight w:val="0"/>
          <w:marTop w:val="0"/>
          <w:marBottom w:val="0"/>
          <w:divBdr>
            <w:top w:val="none" w:sz="0" w:space="0" w:color="auto"/>
            <w:left w:val="none" w:sz="0" w:space="0" w:color="auto"/>
            <w:bottom w:val="none" w:sz="0" w:space="0" w:color="auto"/>
            <w:right w:val="none" w:sz="0" w:space="0" w:color="auto"/>
          </w:divBdr>
        </w:div>
        <w:div w:id="1321543430">
          <w:marLeft w:val="640"/>
          <w:marRight w:val="0"/>
          <w:marTop w:val="0"/>
          <w:marBottom w:val="0"/>
          <w:divBdr>
            <w:top w:val="none" w:sz="0" w:space="0" w:color="auto"/>
            <w:left w:val="none" w:sz="0" w:space="0" w:color="auto"/>
            <w:bottom w:val="none" w:sz="0" w:space="0" w:color="auto"/>
            <w:right w:val="none" w:sz="0" w:space="0" w:color="auto"/>
          </w:divBdr>
        </w:div>
        <w:div w:id="1355882055">
          <w:marLeft w:val="640"/>
          <w:marRight w:val="0"/>
          <w:marTop w:val="0"/>
          <w:marBottom w:val="0"/>
          <w:divBdr>
            <w:top w:val="none" w:sz="0" w:space="0" w:color="auto"/>
            <w:left w:val="none" w:sz="0" w:space="0" w:color="auto"/>
            <w:bottom w:val="none" w:sz="0" w:space="0" w:color="auto"/>
            <w:right w:val="none" w:sz="0" w:space="0" w:color="auto"/>
          </w:divBdr>
        </w:div>
        <w:div w:id="1432697605">
          <w:marLeft w:val="640"/>
          <w:marRight w:val="0"/>
          <w:marTop w:val="0"/>
          <w:marBottom w:val="0"/>
          <w:divBdr>
            <w:top w:val="none" w:sz="0" w:space="0" w:color="auto"/>
            <w:left w:val="none" w:sz="0" w:space="0" w:color="auto"/>
            <w:bottom w:val="none" w:sz="0" w:space="0" w:color="auto"/>
            <w:right w:val="none" w:sz="0" w:space="0" w:color="auto"/>
          </w:divBdr>
        </w:div>
        <w:div w:id="1446123172">
          <w:marLeft w:val="640"/>
          <w:marRight w:val="0"/>
          <w:marTop w:val="0"/>
          <w:marBottom w:val="0"/>
          <w:divBdr>
            <w:top w:val="none" w:sz="0" w:space="0" w:color="auto"/>
            <w:left w:val="none" w:sz="0" w:space="0" w:color="auto"/>
            <w:bottom w:val="none" w:sz="0" w:space="0" w:color="auto"/>
            <w:right w:val="none" w:sz="0" w:space="0" w:color="auto"/>
          </w:divBdr>
        </w:div>
        <w:div w:id="1481459059">
          <w:marLeft w:val="640"/>
          <w:marRight w:val="0"/>
          <w:marTop w:val="0"/>
          <w:marBottom w:val="0"/>
          <w:divBdr>
            <w:top w:val="none" w:sz="0" w:space="0" w:color="auto"/>
            <w:left w:val="none" w:sz="0" w:space="0" w:color="auto"/>
            <w:bottom w:val="none" w:sz="0" w:space="0" w:color="auto"/>
            <w:right w:val="none" w:sz="0" w:space="0" w:color="auto"/>
          </w:divBdr>
        </w:div>
        <w:div w:id="1853104886">
          <w:marLeft w:val="640"/>
          <w:marRight w:val="0"/>
          <w:marTop w:val="0"/>
          <w:marBottom w:val="0"/>
          <w:divBdr>
            <w:top w:val="none" w:sz="0" w:space="0" w:color="auto"/>
            <w:left w:val="none" w:sz="0" w:space="0" w:color="auto"/>
            <w:bottom w:val="none" w:sz="0" w:space="0" w:color="auto"/>
            <w:right w:val="none" w:sz="0" w:space="0" w:color="auto"/>
          </w:divBdr>
        </w:div>
        <w:div w:id="1986085530">
          <w:marLeft w:val="640"/>
          <w:marRight w:val="0"/>
          <w:marTop w:val="0"/>
          <w:marBottom w:val="0"/>
          <w:divBdr>
            <w:top w:val="none" w:sz="0" w:space="0" w:color="auto"/>
            <w:left w:val="none" w:sz="0" w:space="0" w:color="auto"/>
            <w:bottom w:val="none" w:sz="0" w:space="0" w:color="auto"/>
            <w:right w:val="none" w:sz="0" w:space="0" w:color="auto"/>
          </w:divBdr>
        </w:div>
        <w:div w:id="1992173797">
          <w:marLeft w:val="640"/>
          <w:marRight w:val="0"/>
          <w:marTop w:val="0"/>
          <w:marBottom w:val="0"/>
          <w:divBdr>
            <w:top w:val="none" w:sz="0" w:space="0" w:color="auto"/>
            <w:left w:val="none" w:sz="0" w:space="0" w:color="auto"/>
            <w:bottom w:val="none" w:sz="0" w:space="0" w:color="auto"/>
            <w:right w:val="none" w:sz="0" w:space="0" w:color="auto"/>
          </w:divBdr>
        </w:div>
      </w:divsChild>
    </w:div>
    <w:div w:id="629676240">
      <w:bodyDiv w:val="1"/>
      <w:marLeft w:val="0"/>
      <w:marRight w:val="0"/>
      <w:marTop w:val="0"/>
      <w:marBottom w:val="0"/>
      <w:divBdr>
        <w:top w:val="none" w:sz="0" w:space="0" w:color="auto"/>
        <w:left w:val="none" w:sz="0" w:space="0" w:color="auto"/>
        <w:bottom w:val="none" w:sz="0" w:space="0" w:color="auto"/>
        <w:right w:val="none" w:sz="0" w:space="0" w:color="auto"/>
      </w:divBdr>
      <w:divsChild>
        <w:div w:id="1904636180">
          <w:marLeft w:val="0"/>
          <w:marRight w:val="0"/>
          <w:marTop w:val="0"/>
          <w:marBottom w:val="0"/>
          <w:divBdr>
            <w:top w:val="none" w:sz="0" w:space="0" w:color="auto"/>
            <w:left w:val="none" w:sz="0" w:space="0" w:color="auto"/>
            <w:bottom w:val="none" w:sz="0" w:space="0" w:color="auto"/>
            <w:right w:val="none" w:sz="0" w:space="0" w:color="auto"/>
          </w:divBdr>
        </w:div>
      </w:divsChild>
    </w:div>
    <w:div w:id="634919489">
      <w:bodyDiv w:val="1"/>
      <w:marLeft w:val="0"/>
      <w:marRight w:val="0"/>
      <w:marTop w:val="0"/>
      <w:marBottom w:val="0"/>
      <w:divBdr>
        <w:top w:val="none" w:sz="0" w:space="0" w:color="auto"/>
        <w:left w:val="none" w:sz="0" w:space="0" w:color="auto"/>
        <w:bottom w:val="none" w:sz="0" w:space="0" w:color="auto"/>
        <w:right w:val="none" w:sz="0" w:space="0" w:color="auto"/>
      </w:divBdr>
    </w:div>
    <w:div w:id="643629202">
      <w:bodyDiv w:val="1"/>
      <w:marLeft w:val="0"/>
      <w:marRight w:val="0"/>
      <w:marTop w:val="0"/>
      <w:marBottom w:val="0"/>
      <w:divBdr>
        <w:top w:val="none" w:sz="0" w:space="0" w:color="auto"/>
        <w:left w:val="none" w:sz="0" w:space="0" w:color="auto"/>
        <w:bottom w:val="none" w:sz="0" w:space="0" w:color="auto"/>
        <w:right w:val="none" w:sz="0" w:space="0" w:color="auto"/>
      </w:divBdr>
    </w:div>
    <w:div w:id="651835286">
      <w:bodyDiv w:val="1"/>
      <w:marLeft w:val="0"/>
      <w:marRight w:val="0"/>
      <w:marTop w:val="0"/>
      <w:marBottom w:val="0"/>
      <w:divBdr>
        <w:top w:val="none" w:sz="0" w:space="0" w:color="auto"/>
        <w:left w:val="none" w:sz="0" w:space="0" w:color="auto"/>
        <w:bottom w:val="none" w:sz="0" w:space="0" w:color="auto"/>
        <w:right w:val="none" w:sz="0" w:space="0" w:color="auto"/>
      </w:divBdr>
      <w:divsChild>
        <w:div w:id="896669042">
          <w:marLeft w:val="640"/>
          <w:marRight w:val="0"/>
          <w:marTop w:val="0"/>
          <w:marBottom w:val="0"/>
          <w:divBdr>
            <w:top w:val="none" w:sz="0" w:space="0" w:color="auto"/>
            <w:left w:val="none" w:sz="0" w:space="0" w:color="auto"/>
            <w:bottom w:val="none" w:sz="0" w:space="0" w:color="auto"/>
            <w:right w:val="none" w:sz="0" w:space="0" w:color="auto"/>
          </w:divBdr>
        </w:div>
        <w:div w:id="364331770">
          <w:marLeft w:val="640"/>
          <w:marRight w:val="0"/>
          <w:marTop w:val="0"/>
          <w:marBottom w:val="0"/>
          <w:divBdr>
            <w:top w:val="none" w:sz="0" w:space="0" w:color="auto"/>
            <w:left w:val="none" w:sz="0" w:space="0" w:color="auto"/>
            <w:bottom w:val="none" w:sz="0" w:space="0" w:color="auto"/>
            <w:right w:val="none" w:sz="0" w:space="0" w:color="auto"/>
          </w:divBdr>
        </w:div>
        <w:div w:id="1630210420">
          <w:marLeft w:val="640"/>
          <w:marRight w:val="0"/>
          <w:marTop w:val="0"/>
          <w:marBottom w:val="0"/>
          <w:divBdr>
            <w:top w:val="none" w:sz="0" w:space="0" w:color="auto"/>
            <w:left w:val="none" w:sz="0" w:space="0" w:color="auto"/>
            <w:bottom w:val="none" w:sz="0" w:space="0" w:color="auto"/>
            <w:right w:val="none" w:sz="0" w:space="0" w:color="auto"/>
          </w:divBdr>
        </w:div>
        <w:div w:id="1564632686">
          <w:marLeft w:val="640"/>
          <w:marRight w:val="0"/>
          <w:marTop w:val="0"/>
          <w:marBottom w:val="0"/>
          <w:divBdr>
            <w:top w:val="none" w:sz="0" w:space="0" w:color="auto"/>
            <w:left w:val="none" w:sz="0" w:space="0" w:color="auto"/>
            <w:bottom w:val="none" w:sz="0" w:space="0" w:color="auto"/>
            <w:right w:val="none" w:sz="0" w:space="0" w:color="auto"/>
          </w:divBdr>
        </w:div>
        <w:div w:id="1687292655">
          <w:marLeft w:val="640"/>
          <w:marRight w:val="0"/>
          <w:marTop w:val="0"/>
          <w:marBottom w:val="0"/>
          <w:divBdr>
            <w:top w:val="none" w:sz="0" w:space="0" w:color="auto"/>
            <w:left w:val="none" w:sz="0" w:space="0" w:color="auto"/>
            <w:bottom w:val="none" w:sz="0" w:space="0" w:color="auto"/>
            <w:right w:val="none" w:sz="0" w:space="0" w:color="auto"/>
          </w:divBdr>
        </w:div>
        <w:div w:id="1608268270">
          <w:marLeft w:val="640"/>
          <w:marRight w:val="0"/>
          <w:marTop w:val="0"/>
          <w:marBottom w:val="0"/>
          <w:divBdr>
            <w:top w:val="none" w:sz="0" w:space="0" w:color="auto"/>
            <w:left w:val="none" w:sz="0" w:space="0" w:color="auto"/>
            <w:bottom w:val="none" w:sz="0" w:space="0" w:color="auto"/>
            <w:right w:val="none" w:sz="0" w:space="0" w:color="auto"/>
          </w:divBdr>
        </w:div>
        <w:div w:id="1558130558">
          <w:marLeft w:val="640"/>
          <w:marRight w:val="0"/>
          <w:marTop w:val="0"/>
          <w:marBottom w:val="0"/>
          <w:divBdr>
            <w:top w:val="none" w:sz="0" w:space="0" w:color="auto"/>
            <w:left w:val="none" w:sz="0" w:space="0" w:color="auto"/>
            <w:bottom w:val="none" w:sz="0" w:space="0" w:color="auto"/>
            <w:right w:val="none" w:sz="0" w:space="0" w:color="auto"/>
          </w:divBdr>
        </w:div>
        <w:div w:id="965354749">
          <w:marLeft w:val="640"/>
          <w:marRight w:val="0"/>
          <w:marTop w:val="0"/>
          <w:marBottom w:val="0"/>
          <w:divBdr>
            <w:top w:val="none" w:sz="0" w:space="0" w:color="auto"/>
            <w:left w:val="none" w:sz="0" w:space="0" w:color="auto"/>
            <w:bottom w:val="none" w:sz="0" w:space="0" w:color="auto"/>
            <w:right w:val="none" w:sz="0" w:space="0" w:color="auto"/>
          </w:divBdr>
        </w:div>
        <w:div w:id="1872186404">
          <w:marLeft w:val="640"/>
          <w:marRight w:val="0"/>
          <w:marTop w:val="0"/>
          <w:marBottom w:val="0"/>
          <w:divBdr>
            <w:top w:val="none" w:sz="0" w:space="0" w:color="auto"/>
            <w:left w:val="none" w:sz="0" w:space="0" w:color="auto"/>
            <w:bottom w:val="none" w:sz="0" w:space="0" w:color="auto"/>
            <w:right w:val="none" w:sz="0" w:space="0" w:color="auto"/>
          </w:divBdr>
        </w:div>
        <w:div w:id="43405813">
          <w:marLeft w:val="640"/>
          <w:marRight w:val="0"/>
          <w:marTop w:val="0"/>
          <w:marBottom w:val="0"/>
          <w:divBdr>
            <w:top w:val="none" w:sz="0" w:space="0" w:color="auto"/>
            <w:left w:val="none" w:sz="0" w:space="0" w:color="auto"/>
            <w:bottom w:val="none" w:sz="0" w:space="0" w:color="auto"/>
            <w:right w:val="none" w:sz="0" w:space="0" w:color="auto"/>
          </w:divBdr>
        </w:div>
        <w:div w:id="541675072">
          <w:marLeft w:val="640"/>
          <w:marRight w:val="0"/>
          <w:marTop w:val="0"/>
          <w:marBottom w:val="0"/>
          <w:divBdr>
            <w:top w:val="none" w:sz="0" w:space="0" w:color="auto"/>
            <w:left w:val="none" w:sz="0" w:space="0" w:color="auto"/>
            <w:bottom w:val="none" w:sz="0" w:space="0" w:color="auto"/>
            <w:right w:val="none" w:sz="0" w:space="0" w:color="auto"/>
          </w:divBdr>
        </w:div>
        <w:div w:id="1352149625">
          <w:marLeft w:val="640"/>
          <w:marRight w:val="0"/>
          <w:marTop w:val="0"/>
          <w:marBottom w:val="0"/>
          <w:divBdr>
            <w:top w:val="none" w:sz="0" w:space="0" w:color="auto"/>
            <w:left w:val="none" w:sz="0" w:space="0" w:color="auto"/>
            <w:bottom w:val="none" w:sz="0" w:space="0" w:color="auto"/>
            <w:right w:val="none" w:sz="0" w:space="0" w:color="auto"/>
          </w:divBdr>
        </w:div>
        <w:div w:id="212545982">
          <w:marLeft w:val="640"/>
          <w:marRight w:val="0"/>
          <w:marTop w:val="0"/>
          <w:marBottom w:val="0"/>
          <w:divBdr>
            <w:top w:val="none" w:sz="0" w:space="0" w:color="auto"/>
            <w:left w:val="none" w:sz="0" w:space="0" w:color="auto"/>
            <w:bottom w:val="none" w:sz="0" w:space="0" w:color="auto"/>
            <w:right w:val="none" w:sz="0" w:space="0" w:color="auto"/>
          </w:divBdr>
        </w:div>
        <w:div w:id="1267349205">
          <w:marLeft w:val="640"/>
          <w:marRight w:val="0"/>
          <w:marTop w:val="0"/>
          <w:marBottom w:val="0"/>
          <w:divBdr>
            <w:top w:val="none" w:sz="0" w:space="0" w:color="auto"/>
            <w:left w:val="none" w:sz="0" w:space="0" w:color="auto"/>
            <w:bottom w:val="none" w:sz="0" w:space="0" w:color="auto"/>
            <w:right w:val="none" w:sz="0" w:space="0" w:color="auto"/>
          </w:divBdr>
        </w:div>
        <w:div w:id="45687093">
          <w:marLeft w:val="640"/>
          <w:marRight w:val="0"/>
          <w:marTop w:val="0"/>
          <w:marBottom w:val="0"/>
          <w:divBdr>
            <w:top w:val="none" w:sz="0" w:space="0" w:color="auto"/>
            <w:left w:val="none" w:sz="0" w:space="0" w:color="auto"/>
            <w:bottom w:val="none" w:sz="0" w:space="0" w:color="auto"/>
            <w:right w:val="none" w:sz="0" w:space="0" w:color="auto"/>
          </w:divBdr>
        </w:div>
        <w:div w:id="1433281612">
          <w:marLeft w:val="640"/>
          <w:marRight w:val="0"/>
          <w:marTop w:val="0"/>
          <w:marBottom w:val="0"/>
          <w:divBdr>
            <w:top w:val="none" w:sz="0" w:space="0" w:color="auto"/>
            <w:left w:val="none" w:sz="0" w:space="0" w:color="auto"/>
            <w:bottom w:val="none" w:sz="0" w:space="0" w:color="auto"/>
            <w:right w:val="none" w:sz="0" w:space="0" w:color="auto"/>
          </w:divBdr>
        </w:div>
        <w:div w:id="1530728007">
          <w:marLeft w:val="640"/>
          <w:marRight w:val="0"/>
          <w:marTop w:val="0"/>
          <w:marBottom w:val="0"/>
          <w:divBdr>
            <w:top w:val="none" w:sz="0" w:space="0" w:color="auto"/>
            <w:left w:val="none" w:sz="0" w:space="0" w:color="auto"/>
            <w:bottom w:val="none" w:sz="0" w:space="0" w:color="auto"/>
            <w:right w:val="none" w:sz="0" w:space="0" w:color="auto"/>
          </w:divBdr>
        </w:div>
        <w:div w:id="285159420">
          <w:marLeft w:val="640"/>
          <w:marRight w:val="0"/>
          <w:marTop w:val="0"/>
          <w:marBottom w:val="0"/>
          <w:divBdr>
            <w:top w:val="none" w:sz="0" w:space="0" w:color="auto"/>
            <w:left w:val="none" w:sz="0" w:space="0" w:color="auto"/>
            <w:bottom w:val="none" w:sz="0" w:space="0" w:color="auto"/>
            <w:right w:val="none" w:sz="0" w:space="0" w:color="auto"/>
          </w:divBdr>
        </w:div>
        <w:div w:id="1188983864">
          <w:marLeft w:val="640"/>
          <w:marRight w:val="0"/>
          <w:marTop w:val="0"/>
          <w:marBottom w:val="0"/>
          <w:divBdr>
            <w:top w:val="none" w:sz="0" w:space="0" w:color="auto"/>
            <w:left w:val="none" w:sz="0" w:space="0" w:color="auto"/>
            <w:bottom w:val="none" w:sz="0" w:space="0" w:color="auto"/>
            <w:right w:val="none" w:sz="0" w:space="0" w:color="auto"/>
          </w:divBdr>
        </w:div>
        <w:div w:id="593130894">
          <w:marLeft w:val="640"/>
          <w:marRight w:val="0"/>
          <w:marTop w:val="0"/>
          <w:marBottom w:val="0"/>
          <w:divBdr>
            <w:top w:val="none" w:sz="0" w:space="0" w:color="auto"/>
            <w:left w:val="none" w:sz="0" w:space="0" w:color="auto"/>
            <w:bottom w:val="none" w:sz="0" w:space="0" w:color="auto"/>
            <w:right w:val="none" w:sz="0" w:space="0" w:color="auto"/>
          </w:divBdr>
        </w:div>
        <w:div w:id="810288663">
          <w:marLeft w:val="640"/>
          <w:marRight w:val="0"/>
          <w:marTop w:val="0"/>
          <w:marBottom w:val="0"/>
          <w:divBdr>
            <w:top w:val="none" w:sz="0" w:space="0" w:color="auto"/>
            <w:left w:val="none" w:sz="0" w:space="0" w:color="auto"/>
            <w:bottom w:val="none" w:sz="0" w:space="0" w:color="auto"/>
            <w:right w:val="none" w:sz="0" w:space="0" w:color="auto"/>
          </w:divBdr>
        </w:div>
        <w:div w:id="582767073">
          <w:marLeft w:val="640"/>
          <w:marRight w:val="0"/>
          <w:marTop w:val="0"/>
          <w:marBottom w:val="0"/>
          <w:divBdr>
            <w:top w:val="none" w:sz="0" w:space="0" w:color="auto"/>
            <w:left w:val="none" w:sz="0" w:space="0" w:color="auto"/>
            <w:bottom w:val="none" w:sz="0" w:space="0" w:color="auto"/>
            <w:right w:val="none" w:sz="0" w:space="0" w:color="auto"/>
          </w:divBdr>
        </w:div>
        <w:div w:id="1051810460">
          <w:marLeft w:val="640"/>
          <w:marRight w:val="0"/>
          <w:marTop w:val="0"/>
          <w:marBottom w:val="0"/>
          <w:divBdr>
            <w:top w:val="none" w:sz="0" w:space="0" w:color="auto"/>
            <w:left w:val="none" w:sz="0" w:space="0" w:color="auto"/>
            <w:bottom w:val="none" w:sz="0" w:space="0" w:color="auto"/>
            <w:right w:val="none" w:sz="0" w:space="0" w:color="auto"/>
          </w:divBdr>
        </w:div>
        <w:div w:id="197396353">
          <w:marLeft w:val="640"/>
          <w:marRight w:val="0"/>
          <w:marTop w:val="0"/>
          <w:marBottom w:val="0"/>
          <w:divBdr>
            <w:top w:val="none" w:sz="0" w:space="0" w:color="auto"/>
            <w:left w:val="none" w:sz="0" w:space="0" w:color="auto"/>
            <w:bottom w:val="none" w:sz="0" w:space="0" w:color="auto"/>
            <w:right w:val="none" w:sz="0" w:space="0" w:color="auto"/>
          </w:divBdr>
        </w:div>
        <w:div w:id="413284931">
          <w:marLeft w:val="640"/>
          <w:marRight w:val="0"/>
          <w:marTop w:val="0"/>
          <w:marBottom w:val="0"/>
          <w:divBdr>
            <w:top w:val="none" w:sz="0" w:space="0" w:color="auto"/>
            <w:left w:val="none" w:sz="0" w:space="0" w:color="auto"/>
            <w:bottom w:val="none" w:sz="0" w:space="0" w:color="auto"/>
            <w:right w:val="none" w:sz="0" w:space="0" w:color="auto"/>
          </w:divBdr>
        </w:div>
        <w:div w:id="429815661">
          <w:marLeft w:val="640"/>
          <w:marRight w:val="0"/>
          <w:marTop w:val="0"/>
          <w:marBottom w:val="0"/>
          <w:divBdr>
            <w:top w:val="none" w:sz="0" w:space="0" w:color="auto"/>
            <w:left w:val="none" w:sz="0" w:space="0" w:color="auto"/>
            <w:bottom w:val="none" w:sz="0" w:space="0" w:color="auto"/>
            <w:right w:val="none" w:sz="0" w:space="0" w:color="auto"/>
          </w:divBdr>
        </w:div>
        <w:div w:id="26756096">
          <w:marLeft w:val="640"/>
          <w:marRight w:val="0"/>
          <w:marTop w:val="0"/>
          <w:marBottom w:val="0"/>
          <w:divBdr>
            <w:top w:val="none" w:sz="0" w:space="0" w:color="auto"/>
            <w:left w:val="none" w:sz="0" w:space="0" w:color="auto"/>
            <w:bottom w:val="none" w:sz="0" w:space="0" w:color="auto"/>
            <w:right w:val="none" w:sz="0" w:space="0" w:color="auto"/>
          </w:divBdr>
        </w:div>
        <w:div w:id="1251697109">
          <w:marLeft w:val="640"/>
          <w:marRight w:val="0"/>
          <w:marTop w:val="0"/>
          <w:marBottom w:val="0"/>
          <w:divBdr>
            <w:top w:val="none" w:sz="0" w:space="0" w:color="auto"/>
            <w:left w:val="none" w:sz="0" w:space="0" w:color="auto"/>
            <w:bottom w:val="none" w:sz="0" w:space="0" w:color="auto"/>
            <w:right w:val="none" w:sz="0" w:space="0" w:color="auto"/>
          </w:divBdr>
        </w:div>
        <w:div w:id="1644044729">
          <w:marLeft w:val="640"/>
          <w:marRight w:val="0"/>
          <w:marTop w:val="0"/>
          <w:marBottom w:val="0"/>
          <w:divBdr>
            <w:top w:val="none" w:sz="0" w:space="0" w:color="auto"/>
            <w:left w:val="none" w:sz="0" w:space="0" w:color="auto"/>
            <w:bottom w:val="none" w:sz="0" w:space="0" w:color="auto"/>
            <w:right w:val="none" w:sz="0" w:space="0" w:color="auto"/>
          </w:divBdr>
        </w:div>
        <w:div w:id="1112672630">
          <w:marLeft w:val="640"/>
          <w:marRight w:val="0"/>
          <w:marTop w:val="0"/>
          <w:marBottom w:val="0"/>
          <w:divBdr>
            <w:top w:val="none" w:sz="0" w:space="0" w:color="auto"/>
            <w:left w:val="none" w:sz="0" w:space="0" w:color="auto"/>
            <w:bottom w:val="none" w:sz="0" w:space="0" w:color="auto"/>
            <w:right w:val="none" w:sz="0" w:space="0" w:color="auto"/>
          </w:divBdr>
        </w:div>
        <w:div w:id="2029673378">
          <w:marLeft w:val="640"/>
          <w:marRight w:val="0"/>
          <w:marTop w:val="0"/>
          <w:marBottom w:val="0"/>
          <w:divBdr>
            <w:top w:val="none" w:sz="0" w:space="0" w:color="auto"/>
            <w:left w:val="none" w:sz="0" w:space="0" w:color="auto"/>
            <w:bottom w:val="none" w:sz="0" w:space="0" w:color="auto"/>
            <w:right w:val="none" w:sz="0" w:space="0" w:color="auto"/>
          </w:divBdr>
        </w:div>
        <w:div w:id="176047649">
          <w:marLeft w:val="640"/>
          <w:marRight w:val="0"/>
          <w:marTop w:val="0"/>
          <w:marBottom w:val="0"/>
          <w:divBdr>
            <w:top w:val="none" w:sz="0" w:space="0" w:color="auto"/>
            <w:left w:val="none" w:sz="0" w:space="0" w:color="auto"/>
            <w:bottom w:val="none" w:sz="0" w:space="0" w:color="auto"/>
            <w:right w:val="none" w:sz="0" w:space="0" w:color="auto"/>
          </w:divBdr>
        </w:div>
        <w:div w:id="287862059">
          <w:marLeft w:val="640"/>
          <w:marRight w:val="0"/>
          <w:marTop w:val="0"/>
          <w:marBottom w:val="0"/>
          <w:divBdr>
            <w:top w:val="none" w:sz="0" w:space="0" w:color="auto"/>
            <w:left w:val="none" w:sz="0" w:space="0" w:color="auto"/>
            <w:bottom w:val="none" w:sz="0" w:space="0" w:color="auto"/>
            <w:right w:val="none" w:sz="0" w:space="0" w:color="auto"/>
          </w:divBdr>
        </w:div>
        <w:div w:id="87701268">
          <w:marLeft w:val="640"/>
          <w:marRight w:val="0"/>
          <w:marTop w:val="0"/>
          <w:marBottom w:val="0"/>
          <w:divBdr>
            <w:top w:val="none" w:sz="0" w:space="0" w:color="auto"/>
            <w:left w:val="none" w:sz="0" w:space="0" w:color="auto"/>
            <w:bottom w:val="none" w:sz="0" w:space="0" w:color="auto"/>
            <w:right w:val="none" w:sz="0" w:space="0" w:color="auto"/>
          </w:divBdr>
        </w:div>
        <w:div w:id="65492716">
          <w:marLeft w:val="640"/>
          <w:marRight w:val="0"/>
          <w:marTop w:val="0"/>
          <w:marBottom w:val="0"/>
          <w:divBdr>
            <w:top w:val="none" w:sz="0" w:space="0" w:color="auto"/>
            <w:left w:val="none" w:sz="0" w:space="0" w:color="auto"/>
            <w:bottom w:val="none" w:sz="0" w:space="0" w:color="auto"/>
            <w:right w:val="none" w:sz="0" w:space="0" w:color="auto"/>
          </w:divBdr>
        </w:div>
        <w:div w:id="740061107">
          <w:marLeft w:val="640"/>
          <w:marRight w:val="0"/>
          <w:marTop w:val="0"/>
          <w:marBottom w:val="0"/>
          <w:divBdr>
            <w:top w:val="none" w:sz="0" w:space="0" w:color="auto"/>
            <w:left w:val="none" w:sz="0" w:space="0" w:color="auto"/>
            <w:bottom w:val="none" w:sz="0" w:space="0" w:color="auto"/>
            <w:right w:val="none" w:sz="0" w:space="0" w:color="auto"/>
          </w:divBdr>
        </w:div>
      </w:divsChild>
    </w:div>
    <w:div w:id="663245101">
      <w:bodyDiv w:val="1"/>
      <w:marLeft w:val="0"/>
      <w:marRight w:val="0"/>
      <w:marTop w:val="0"/>
      <w:marBottom w:val="0"/>
      <w:divBdr>
        <w:top w:val="none" w:sz="0" w:space="0" w:color="auto"/>
        <w:left w:val="none" w:sz="0" w:space="0" w:color="auto"/>
        <w:bottom w:val="none" w:sz="0" w:space="0" w:color="auto"/>
        <w:right w:val="none" w:sz="0" w:space="0" w:color="auto"/>
      </w:divBdr>
      <w:divsChild>
        <w:div w:id="38089075">
          <w:marLeft w:val="0"/>
          <w:marRight w:val="0"/>
          <w:marTop w:val="0"/>
          <w:marBottom w:val="0"/>
          <w:divBdr>
            <w:top w:val="none" w:sz="0" w:space="0" w:color="auto"/>
            <w:left w:val="none" w:sz="0" w:space="0" w:color="auto"/>
            <w:bottom w:val="none" w:sz="0" w:space="0" w:color="auto"/>
            <w:right w:val="none" w:sz="0" w:space="0" w:color="auto"/>
          </w:divBdr>
        </w:div>
      </w:divsChild>
    </w:div>
    <w:div w:id="684096047">
      <w:bodyDiv w:val="1"/>
      <w:marLeft w:val="0"/>
      <w:marRight w:val="0"/>
      <w:marTop w:val="0"/>
      <w:marBottom w:val="0"/>
      <w:divBdr>
        <w:top w:val="none" w:sz="0" w:space="0" w:color="auto"/>
        <w:left w:val="none" w:sz="0" w:space="0" w:color="auto"/>
        <w:bottom w:val="none" w:sz="0" w:space="0" w:color="auto"/>
        <w:right w:val="none" w:sz="0" w:space="0" w:color="auto"/>
      </w:divBdr>
      <w:divsChild>
        <w:div w:id="111945671">
          <w:marLeft w:val="640"/>
          <w:marRight w:val="0"/>
          <w:marTop w:val="0"/>
          <w:marBottom w:val="0"/>
          <w:divBdr>
            <w:top w:val="none" w:sz="0" w:space="0" w:color="auto"/>
            <w:left w:val="none" w:sz="0" w:space="0" w:color="auto"/>
            <w:bottom w:val="none" w:sz="0" w:space="0" w:color="auto"/>
            <w:right w:val="none" w:sz="0" w:space="0" w:color="auto"/>
          </w:divBdr>
        </w:div>
        <w:div w:id="762797717">
          <w:marLeft w:val="640"/>
          <w:marRight w:val="0"/>
          <w:marTop w:val="0"/>
          <w:marBottom w:val="0"/>
          <w:divBdr>
            <w:top w:val="none" w:sz="0" w:space="0" w:color="auto"/>
            <w:left w:val="none" w:sz="0" w:space="0" w:color="auto"/>
            <w:bottom w:val="none" w:sz="0" w:space="0" w:color="auto"/>
            <w:right w:val="none" w:sz="0" w:space="0" w:color="auto"/>
          </w:divBdr>
        </w:div>
        <w:div w:id="815226968">
          <w:marLeft w:val="640"/>
          <w:marRight w:val="0"/>
          <w:marTop w:val="0"/>
          <w:marBottom w:val="0"/>
          <w:divBdr>
            <w:top w:val="none" w:sz="0" w:space="0" w:color="auto"/>
            <w:left w:val="none" w:sz="0" w:space="0" w:color="auto"/>
            <w:bottom w:val="none" w:sz="0" w:space="0" w:color="auto"/>
            <w:right w:val="none" w:sz="0" w:space="0" w:color="auto"/>
          </w:divBdr>
        </w:div>
        <w:div w:id="851918708">
          <w:marLeft w:val="640"/>
          <w:marRight w:val="0"/>
          <w:marTop w:val="0"/>
          <w:marBottom w:val="0"/>
          <w:divBdr>
            <w:top w:val="none" w:sz="0" w:space="0" w:color="auto"/>
            <w:left w:val="none" w:sz="0" w:space="0" w:color="auto"/>
            <w:bottom w:val="none" w:sz="0" w:space="0" w:color="auto"/>
            <w:right w:val="none" w:sz="0" w:space="0" w:color="auto"/>
          </w:divBdr>
        </w:div>
        <w:div w:id="997733457">
          <w:marLeft w:val="640"/>
          <w:marRight w:val="0"/>
          <w:marTop w:val="0"/>
          <w:marBottom w:val="0"/>
          <w:divBdr>
            <w:top w:val="none" w:sz="0" w:space="0" w:color="auto"/>
            <w:left w:val="none" w:sz="0" w:space="0" w:color="auto"/>
            <w:bottom w:val="none" w:sz="0" w:space="0" w:color="auto"/>
            <w:right w:val="none" w:sz="0" w:space="0" w:color="auto"/>
          </w:divBdr>
        </w:div>
        <w:div w:id="1210722291">
          <w:marLeft w:val="640"/>
          <w:marRight w:val="0"/>
          <w:marTop w:val="0"/>
          <w:marBottom w:val="0"/>
          <w:divBdr>
            <w:top w:val="none" w:sz="0" w:space="0" w:color="auto"/>
            <w:left w:val="none" w:sz="0" w:space="0" w:color="auto"/>
            <w:bottom w:val="none" w:sz="0" w:space="0" w:color="auto"/>
            <w:right w:val="none" w:sz="0" w:space="0" w:color="auto"/>
          </w:divBdr>
        </w:div>
        <w:div w:id="1289314232">
          <w:marLeft w:val="640"/>
          <w:marRight w:val="0"/>
          <w:marTop w:val="0"/>
          <w:marBottom w:val="0"/>
          <w:divBdr>
            <w:top w:val="none" w:sz="0" w:space="0" w:color="auto"/>
            <w:left w:val="none" w:sz="0" w:space="0" w:color="auto"/>
            <w:bottom w:val="none" w:sz="0" w:space="0" w:color="auto"/>
            <w:right w:val="none" w:sz="0" w:space="0" w:color="auto"/>
          </w:divBdr>
        </w:div>
        <w:div w:id="1335455304">
          <w:marLeft w:val="640"/>
          <w:marRight w:val="0"/>
          <w:marTop w:val="0"/>
          <w:marBottom w:val="0"/>
          <w:divBdr>
            <w:top w:val="none" w:sz="0" w:space="0" w:color="auto"/>
            <w:left w:val="none" w:sz="0" w:space="0" w:color="auto"/>
            <w:bottom w:val="none" w:sz="0" w:space="0" w:color="auto"/>
            <w:right w:val="none" w:sz="0" w:space="0" w:color="auto"/>
          </w:divBdr>
        </w:div>
        <w:div w:id="1401901485">
          <w:marLeft w:val="640"/>
          <w:marRight w:val="0"/>
          <w:marTop w:val="0"/>
          <w:marBottom w:val="0"/>
          <w:divBdr>
            <w:top w:val="none" w:sz="0" w:space="0" w:color="auto"/>
            <w:left w:val="none" w:sz="0" w:space="0" w:color="auto"/>
            <w:bottom w:val="none" w:sz="0" w:space="0" w:color="auto"/>
            <w:right w:val="none" w:sz="0" w:space="0" w:color="auto"/>
          </w:divBdr>
        </w:div>
        <w:div w:id="1718240405">
          <w:marLeft w:val="640"/>
          <w:marRight w:val="0"/>
          <w:marTop w:val="0"/>
          <w:marBottom w:val="0"/>
          <w:divBdr>
            <w:top w:val="none" w:sz="0" w:space="0" w:color="auto"/>
            <w:left w:val="none" w:sz="0" w:space="0" w:color="auto"/>
            <w:bottom w:val="none" w:sz="0" w:space="0" w:color="auto"/>
            <w:right w:val="none" w:sz="0" w:space="0" w:color="auto"/>
          </w:divBdr>
        </w:div>
        <w:div w:id="1876889079">
          <w:marLeft w:val="640"/>
          <w:marRight w:val="0"/>
          <w:marTop w:val="0"/>
          <w:marBottom w:val="0"/>
          <w:divBdr>
            <w:top w:val="none" w:sz="0" w:space="0" w:color="auto"/>
            <w:left w:val="none" w:sz="0" w:space="0" w:color="auto"/>
            <w:bottom w:val="none" w:sz="0" w:space="0" w:color="auto"/>
            <w:right w:val="none" w:sz="0" w:space="0" w:color="auto"/>
          </w:divBdr>
        </w:div>
        <w:div w:id="1918132319">
          <w:marLeft w:val="640"/>
          <w:marRight w:val="0"/>
          <w:marTop w:val="0"/>
          <w:marBottom w:val="0"/>
          <w:divBdr>
            <w:top w:val="none" w:sz="0" w:space="0" w:color="auto"/>
            <w:left w:val="none" w:sz="0" w:space="0" w:color="auto"/>
            <w:bottom w:val="none" w:sz="0" w:space="0" w:color="auto"/>
            <w:right w:val="none" w:sz="0" w:space="0" w:color="auto"/>
          </w:divBdr>
        </w:div>
        <w:div w:id="1987318533">
          <w:marLeft w:val="640"/>
          <w:marRight w:val="0"/>
          <w:marTop w:val="0"/>
          <w:marBottom w:val="0"/>
          <w:divBdr>
            <w:top w:val="none" w:sz="0" w:space="0" w:color="auto"/>
            <w:left w:val="none" w:sz="0" w:space="0" w:color="auto"/>
            <w:bottom w:val="none" w:sz="0" w:space="0" w:color="auto"/>
            <w:right w:val="none" w:sz="0" w:space="0" w:color="auto"/>
          </w:divBdr>
        </w:div>
      </w:divsChild>
    </w:div>
    <w:div w:id="687105190">
      <w:bodyDiv w:val="1"/>
      <w:marLeft w:val="0"/>
      <w:marRight w:val="0"/>
      <w:marTop w:val="0"/>
      <w:marBottom w:val="0"/>
      <w:divBdr>
        <w:top w:val="none" w:sz="0" w:space="0" w:color="auto"/>
        <w:left w:val="none" w:sz="0" w:space="0" w:color="auto"/>
        <w:bottom w:val="none" w:sz="0" w:space="0" w:color="auto"/>
        <w:right w:val="none" w:sz="0" w:space="0" w:color="auto"/>
      </w:divBdr>
      <w:divsChild>
        <w:div w:id="1696273514">
          <w:marLeft w:val="640"/>
          <w:marRight w:val="0"/>
          <w:marTop w:val="0"/>
          <w:marBottom w:val="0"/>
          <w:divBdr>
            <w:top w:val="none" w:sz="0" w:space="0" w:color="auto"/>
            <w:left w:val="none" w:sz="0" w:space="0" w:color="auto"/>
            <w:bottom w:val="none" w:sz="0" w:space="0" w:color="auto"/>
            <w:right w:val="none" w:sz="0" w:space="0" w:color="auto"/>
          </w:divBdr>
        </w:div>
        <w:div w:id="1770271700">
          <w:marLeft w:val="640"/>
          <w:marRight w:val="0"/>
          <w:marTop w:val="0"/>
          <w:marBottom w:val="0"/>
          <w:divBdr>
            <w:top w:val="none" w:sz="0" w:space="0" w:color="auto"/>
            <w:left w:val="none" w:sz="0" w:space="0" w:color="auto"/>
            <w:bottom w:val="none" w:sz="0" w:space="0" w:color="auto"/>
            <w:right w:val="none" w:sz="0" w:space="0" w:color="auto"/>
          </w:divBdr>
        </w:div>
        <w:div w:id="1167400551">
          <w:marLeft w:val="640"/>
          <w:marRight w:val="0"/>
          <w:marTop w:val="0"/>
          <w:marBottom w:val="0"/>
          <w:divBdr>
            <w:top w:val="none" w:sz="0" w:space="0" w:color="auto"/>
            <w:left w:val="none" w:sz="0" w:space="0" w:color="auto"/>
            <w:bottom w:val="none" w:sz="0" w:space="0" w:color="auto"/>
            <w:right w:val="none" w:sz="0" w:space="0" w:color="auto"/>
          </w:divBdr>
        </w:div>
        <w:div w:id="779255077">
          <w:marLeft w:val="640"/>
          <w:marRight w:val="0"/>
          <w:marTop w:val="0"/>
          <w:marBottom w:val="0"/>
          <w:divBdr>
            <w:top w:val="none" w:sz="0" w:space="0" w:color="auto"/>
            <w:left w:val="none" w:sz="0" w:space="0" w:color="auto"/>
            <w:bottom w:val="none" w:sz="0" w:space="0" w:color="auto"/>
            <w:right w:val="none" w:sz="0" w:space="0" w:color="auto"/>
          </w:divBdr>
        </w:div>
        <w:div w:id="88162853">
          <w:marLeft w:val="640"/>
          <w:marRight w:val="0"/>
          <w:marTop w:val="0"/>
          <w:marBottom w:val="0"/>
          <w:divBdr>
            <w:top w:val="none" w:sz="0" w:space="0" w:color="auto"/>
            <w:left w:val="none" w:sz="0" w:space="0" w:color="auto"/>
            <w:bottom w:val="none" w:sz="0" w:space="0" w:color="auto"/>
            <w:right w:val="none" w:sz="0" w:space="0" w:color="auto"/>
          </w:divBdr>
        </w:div>
        <w:div w:id="1036463403">
          <w:marLeft w:val="640"/>
          <w:marRight w:val="0"/>
          <w:marTop w:val="0"/>
          <w:marBottom w:val="0"/>
          <w:divBdr>
            <w:top w:val="none" w:sz="0" w:space="0" w:color="auto"/>
            <w:left w:val="none" w:sz="0" w:space="0" w:color="auto"/>
            <w:bottom w:val="none" w:sz="0" w:space="0" w:color="auto"/>
            <w:right w:val="none" w:sz="0" w:space="0" w:color="auto"/>
          </w:divBdr>
        </w:div>
        <w:div w:id="1785076871">
          <w:marLeft w:val="640"/>
          <w:marRight w:val="0"/>
          <w:marTop w:val="0"/>
          <w:marBottom w:val="0"/>
          <w:divBdr>
            <w:top w:val="none" w:sz="0" w:space="0" w:color="auto"/>
            <w:left w:val="none" w:sz="0" w:space="0" w:color="auto"/>
            <w:bottom w:val="none" w:sz="0" w:space="0" w:color="auto"/>
            <w:right w:val="none" w:sz="0" w:space="0" w:color="auto"/>
          </w:divBdr>
        </w:div>
        <w:div w:id="525480958">
          <w:marLeft w:val="640"/>
          <w:marRight w:val="0"/>
          <w:marTop w:val="0"/>
          <w:marBottom w:val="0"/>
          <w:divBdr>
            <w:top w:val="none" w:sz="0" w:space="0" w:color="auto"/>
            <w:left w:val="none" w:sz="0" w:space="0" w:color="auto"/>
            <w:bottom w:val="none" w:sz="0" w:space="0" w:color="auto"/>
            <w:right w:val="none" w:sz="0" w:space="0" w:color="auto"/>
          </w:divBdr>
        </w:div>
        <w:div w:id="1949778619">
          <w:marLeft w:val="640"/>
          <w:marRight w:val="0"/>
          <w:marTop w:val="0"/>
          <w:marBottom w:val="0"/>
          <w:divBdr>
            <w:top w:val="none" w:sz="0" w:space="0" w:color="auto"/>
            <w:left w:val="none" w:sz="0" w:space="0" w:color="auto"/>
            <w:bottom w:val="none" w:sz="0" w:space="0" w:color="auto"/>
            <w:right w:val="none" w:sz="0" w:space="0" w:color="auto"/>
          </w:divBdr>
        </w:div>
        <w:div w:id="472521513">
          <w:marLeft w:val="640"/>
          <w:marRight w:val="0"/>
          <w:marTop w:val="0"/>
          <w:marBottom w:val="0"/>
          <w:divBdr>
            <w:top w:val="none" w:sz="0" w:space="0" w:color="auto"/>
            <w:left w:val="none" w:sz="0" w:space="0" w:color="auto"/>
            <w:bottom w:val="none" w:sz="0" w:space="0" w:color="auto"/>
            <w:right w:val="none" w:sz="0" w:space="0" w:color="auto"/>
          </w:divBdr>
        </w:div>
        <w:div w:id="1356690411">
          <w:marLeft w:val="640"/>
          <w:marRight w:val="0"/>
          <w:marTop w:val="0"/>
          <w:marBottom w:val="0"/>
          <w:divBdr>
            <w:top w:val="none" w:sz="0" w:space="0" w:color="auto"/>
            <w:left w:val="none" w:sz="0" w:space="0" w:color="auto"/>
            <w:bottom w:val="none" w:sz="0" w:space="0" w:color="auto"/>
            <w:right w:val="none" w:sz="0" w:space="0" w:color="auto"/>
          </w:divBdr>
        </w:div>
        <w:div w:id="189615542">
          <w:marLeft w:val="640"/>
          <w:marRight w:val="0"/>
          <w:marTop w:val="0"/>
          <w:marBottom w:val="0"/>
          <w:divBdr>
            <w:top w:val="none" w:sz="0" w:space="0" w:color="auto"/>
            <w:left w:val="none" w:sz="0" w:space="0" w:color="auto"/>
            <w:bottom w:val="none" w:sz="0" w:space="0" w:color="auto"/>
            <w:right w:val="none" w:sz="0" w:space="0" w:color="auto"/>
          </w:divBdr>
        </w:div>
        <w:div w:id="1916739014">
          <w:marLeft w:val="640"/>
          <w:marRight w:val="0"/>
          <w:marTop w:val="0"/>
          <w:marBottom w:val="0"/>
          <w:divBdr>
            <w:top w:val="none" w:sz="0" w:space="0" w:color="auto"/>
            <w:left w:val="none" w:sz="0" w:space="0" w:color="auto"/>
            <w:bottom w:val="none" w:sz="0" w:space="0" w:color="auto"/>
            <w:right w:val="none" w:sz="0" w:space="0" w:color="auto"/>
          </w:divBdr>
        </w:div>
        <w:div w:id="1387485122">
          <w:marLeft w:val="640"/>
          <w:marRight w:val="0"/>
          <w:marTop w:val="0"/>
          <w:marBottom w:val="0"/>
          <w:divBdr>
            <w:top w:val="none" w:sz="0" w:space="0" w:color="auto"/>
            <w:left w:val="none" w:sz="0" w:space="0" w:color="auto"/>
            <w:bottom w:val="none" w:sz="0" w:space="0" w:color="auto"/>
            <w:right w:val="none" w:sz="0" w:space="0" w:color="auto"/>
          </w:divBdr>
        </w:div>
        <w:div w:id="550463717">
          <w:marLeft w:val="640"/>
          <w:marRight w:val="0"/>
          <w:marTop w:val="0"/>
          <w:marBottom w:val="0"/>
          <w:divBdr>
            <w:top w:val="none" w:sz="0" w:space="0" w:color="auto"/>
            <w:left w:val="none" w:sz="0" w:space="0" w:color="auto"/>
            <w:bottom w:val="none" w:sz="0" w:space="0" w:color="auto"/>
            <w:right w:val="none" w:sz="0" w:space="0" w:color="auto"/>
          </w:divBdr>
        </w:div>
        <w:div w:id="1464887536">
          <w:marLeft w:val="640"/>
          <w:marRight w:val="0"/>
          <w:marTop w:val="0"/>
          <w:marBottom w:val="0"/>
          <w:divBdr>
            <w:top w:val="none" w:sz="0" w:space="0" w:color="auto"/>
            <w:left w:val="none" w:sz="0" w:space="0" w:color="auto"/>
            <w:bottom w:val="none" w:sz="0" w:space="0" w:color="auto"/>
            <w:right w:val="none" w:sz="0" w:space="0" w:color="auto"/>
          </w:divBdr>
        </w:div>
        <w:div w:id="619723435">
          <w:marLeft w:val="640"/>
          <w:marRight w:val="0"/>
          <w:marTop w:val="0"/>
          <w:marBottom w:val="0"/>
          <w:divBdr>
            <w:top w:val="none" w:sz="0" w:space="0" w:color="auto"/>
            <w:left w:val="none" w:sz="0" w:space="0" w:color="auto"/>
            <w:bottom w:val="none" w:sz="0" w:space="0" w:color="auto"/>
            <w:right w:val="none" w:sz="0" w:space="0" w:color="auto"/>
          </w:divBdr>
        </w:div>
        <w:div w:id="933785468">
          <w:marLeft w:val="640"/>
          <w:marRight w:val="0"/>
          <w:marTop w:val="0"/>
          <w:marBottom w:val="0"/>
          <w:divBdr>
            <w:top w:val="none" w:sz="0" w:space="0" w:color="auto"/>
            <w:left w:val="none" w:sz="0" w:space="0" w:color="auto"/>
            <w:bottom w:val="none" w:sz="0" w:space="0" w:color="auto"/>
            <w:right w:val="none" w:sz="0" w:space="0" w:color="auto"/>
          </w:divBdr>
        </w:div>
        <w:div w:id="271939605">
          <w:marLeft w:val="640"/>
          <w:marRight w:val="0"/>
          <w:marTop w:val="0"/>
          <w:marBottom w:val="0"/>
          <w:divBdr>
            <w:top w:val="none" w:sz="0" w:space="0" w:color="auto"/>
            <w:left w:val="none" w:sz="0" w:space="0" w:color="auto"/>
            <w:bottom w:val="none" w:sz="0" w:space="0" w:color="auto"/>
            <w:right w:val="none" w:sz="0" w:space="0" w:color="auto"/>
          </w:divBdr>
        </w:div>
        <w:div w:id="1730683807">
          <w:marLeft w:val="640"/>
          <w:marRight w:val="0"/>
          <w:marTop w:val="0"/>
          <w:marBottom w:val="0"/>
          <w:divBdr>
            <w:top w:val="none" w:sz="0" w:space="0" w:color="auto"/>
            <w:left w:val="none" w:sz="0" w:space="0" w:color="auto"/>
            <w:bottom w:val="none" w:sz="0" w:space="0" w:color="auto"/>
            <w:right w:val="none" w:sz="0" w:space="0" w:color="auto"/>
          </w:divBdr>
        </w:div>
        <w:div w:id="1558933533">
          <w:marLeft w:val="640"/>
          <w:marRight w:val="0"/>
          <w:marTop w:val="0"/>
          <w:marBottom w:val="0"/>
          <w:divBdr>
            <w:top w:val="none" w:sz="0" w:space="0" w:color="auto"/>
            <w:left w:val="none" w:sz="0" w:space="0" w:color="auto"/>
            <w:bottom w:val="none" w:sz="0" w:space="0" w:color="auto"/>
            <w:right w:val="none" w:sz="0" w:space="0" w:color="auto"/>
          </w:divBdr>
        </w:div>
        <w:div w:id="1274248563">
          <w:marLeft w:val="640"/>
          <w:marRight w:val="0"/>
          <w:marTop w:val="0"/>
          <w:marBottom w:val="0"/>
          <w:divBdr>
            <w:top w:val="none" w:sz="0" w:space="0" w:color="auto"/>
            <w:left w:val="none" w:sz="0" w:space="0" w:color="auto"/>
            <w:bottom w:val="none" w:sz="0" w:space="0" w:color="auto"/>
            <w:right w:val="none" w:sz="0" w:space="0" w:color="auto"/>
          </w:divBdr>
        </w:div>
        <w:div w:id="1571697848">
          <w:marLeft w:val="640"/>
          <w:marRight w:val="0"/>
          <w:marTop w:val="0"/>
          <w:marBottom w:val="0"/>
          <w:divBdr>
            <w:top w:val="none" w:sz="0" w:space="0" w:color="auto"/>
            <w:left w:val="none" w:sz="0" w:space="0" w:color="auto"/>
            <w:bottom w:val="none" w:sz="0" w:space="0" w:color="auto"/>
            <w:right w:val="none" w:sz="0" w:space="0" w:color="auto"/>
          </w:divBdr>
        </w:div>
        <w:div w:id="308368245">
          <w:marLeft w:val="640"/>
          <w:marRight w:val="0"/>
          <w:marTop w:val="0"/>
          <w:marBottom w:val="0"/>
          <w:divBdr>
            <w:top w:val="none" w:sz="0" w:space="0" w:color="auto"/>
            <w:left w:val="none" w:sz="0" w:space="0" w:color="auto"/>
            <w:bottom w:val="none" w:sz="0" w:space="0" w:color="auto"/>
            <w:right w:val="none" w:sz="0" w:space="0" w:color="auto"/>
          </w:divBdr>
        </w:div>
        <w:div w:id="1009603546">
          <w:marLeft w:val="640"/>
          <w:marRight w:val="0"/>
          <w:marTop w:val="0"/>
          <w:marBottom w:val="0"/>
          <w:divBdr>
            <w:top w:val="none" w:sz="0" w:space="0" w:color="auto"/>
            <w:left w:val="none" w:sz="0" w:space="0" w:color="auto"/>
            <w:bottom w:val="none" w:sz="0" w:space="0" w:color="auto"/>
            <w:right w:val="none" w:sz="0" w:space="0" w:color="auto"/>
          </w:divBdr>
        </w:div>
        <w:div w:id="1648171694">
          <w:marLeft w:val="640"/>
          <w:marRight w:val="0"/>
          <w:marTop w:val="0"/>
          <w:marBottom w:val="0"/>
          <w:divBdr>
            <w:top w:val="none" w:sz="0" w:space="0" w:color="auto"/>
            <w:left w:val="none" w:sz="0" w:space="0" w:color="auto"/>
            <w:bottom w:val="none" w:sz="0" w:space="0" w:color="auto"/>
            <w:right w:val="none" w:sz="0" w:space="0" w:color="auto"/>
          </w:divBdr>
        </w:div>
        <w:div w:id="1972052358">
          <w:marLeft w:val="640"/>
          <w:marRight w:val="0"/>
          <w:marTop w:val="0"/>
          <w:marBottom w:val="0"/>
          <w:divBdr>
            <w:top w:val="none" w:sz="0" w:space="0" w:color="auto"/>
            <w:left w:val="none" w:sz="0" w:space="0" w:color="auto"/>
            <w:bottom w:val="none" w:sz="0" w:space="0" w:color="auto"/>
            <w:right w:val="none" w:sz="0" w:space="0" w:color="auto"/>
          </w:divBdr>
        </w:div>
        <w:div w:id="859390472">
          <w:marLeft w:val="640"/>
          <w:marRight w:val="0"/>
          <w:marTop w:val="0"/>
          <w:marBottom w:val="0"/>
          <w:divBdr>
            <w:top w:val="none" w:sz="0" w:space="0" w:color="auto"/>
            <w:left w:val="none" w:sz="0" w:space="0" w:color="auto"/>
            <w:bottom w:val="none" w:sz="0" w:space="0" w:color="auto"/>
            <w:right w:val="none" w:sz="0" w:space="0" w:color="auto"/>
          </w:divBdr>
        </w:div>
        <w:div w:id="2084985247">
          <w:marLeft w:val="640"/>
          <w:marRight w:val="0"/>
          <w:marTop w:val="0"/>
          <w:marBottom w:val="0"/>
          <w:divBdr>
            <w:top w:val="none" w:sz="0" w:space="0" w:color="auto"/>
            <w:left w:val="none" w:sz="0" w:space="0" w:color="auto"/>
            <w:bottom w:val="none" w:sz="0" w:space="0" w:color="auto"/>
            <w:right w:val="none" w:sz="0" w:space="0" w:color="auto"/>
          </w:divBdr>
        </w:div>
        <w:div w:id="1063061446">
          <w:marLeft w:val="640"/>
          <w:marRight w:val="0"/>
          <w:marTop w:val="0"/>
          <w:marBottom w:val="0"/>
          <w:divBdr>
            <w:top w:val="none" w:sz="0" w:space="0" w:color="auto"/>
            <w:left w:val="none" w:sz="0" w:space="0" w:color="auto"/>
            <w:bottom w:val="none" w:sz="0" w:space="0" w:color="auto"/>
            <w:right w:val="none" w:sz="0" w:space="0" w:color="auto"/>
          </w:divBdr>
        </w:div>
        <w:div w:id="261770117">
          <w:marLeft w:val="640"/>
          <w:marRight w:val="0"/>
          <w:marTop w:val="0"/>
          <w:marBottom w:val="0"/>
          <w:divBdr>
            <w:top w:val="none" w:sz="0" w:space="0" w:color="auto"/>
            <w:left w:val="none" w:sz="0" w:space="0" w:color="auto"/>
            <w:bottom w:val="none" w:sz="0" w:space="0" w:color="auto"/>
            <w:right w:val="none" w:sz="0" w:space="0" w:color="auto"/>
          </w:divBdr>
        </w:div>
        <w:div w:id="1069769598">
          <w:marLeft w:val="640"/>
          <w:marRight w:val="0"/>
          <w:marTop w:val="0"/>
          <w:marBottom w:val="0"/>
          <w:divBdr>
            <w:top w:val="none" w:sz="0" w:space="0" w:color="auto"/>
            <w:left w:val="none" w:sz="0" w:space="0" w:color="auto"/>
            <w:bottom w:val="none" w:sz="0" w:space="0" w:color="auto"/>
            <w:right w:val="none" w:sz="0" w:space="0" w:color="auto"/>
          </w:divBdr>
        </w:div>
      </w:divsChild>
    </w:div>
    <w:div w:id="694503741">
      <w:bodyDiv w:val="1"/>
      <w:marLeft w:val="0"/>
      <w:marRight w:val="0"/>
      <w:marTop w:val="0"/>
      <w:marBottom w:val="0"/>
      <w:divBdr>
        <w:top w:val="none" w:sz="0" w:space="0" w:color="auto"/>
        <w:left w:val="none" w:sz="0" w:space="0" w:color="auto"/>
        <w:bottom w:val="none" w:sz="0" w:space="0" w:color="auto"/>
        <w:right w:val="none" w:sz="0" w:space="0" w:color="auto"/>
      </w:divBdr>
      <w:divsChild>
        <w:div w:id="282422505">
          <w:marLeft w:val="640"/>
          <w:marRight w:val="0"/>
          <w:marTop w:val="0"/>
          <w:marBottom w:val="0"/>
          <w:divBdr>
            <w:top w:val="none" w:sz="0" w:space="0" w:color="auto"/>
            <w:left w:val="none" w:sz="0" w:space="0" w:color="auto"/>
            <w:bottom w:val="none" w:sz="0" w:space="0" w:color="auto"/>
            <w:right w:val="none" w:sz="0" w:space="0" w:color="auto"/>
          </w:divBdr>
        </w:div>
        <w:div w:id="322706412">
          <w:marLeft w:val="640"/>
          <w:marRight w:val="0"/>
          <w:marTop w:val="0"/>
          <w:marBottom w:val="0"/>
          <w:divBdr>
            <w:top w:val="none" w:sz="0" w:space="0" w:color="auto"/>
            <w:left w:val="none" w:sz="0" w:space="0" w:color="auto"/>
            <w:bottom w:val="none" w:sz="0" w:space="0" w:color="auto"/>
            <w:right w:val="none" w:sz="0" w:space="0" w:color="auto"/>
          </w:divBdr>
        </w:div>
        <w:div w:id="378210057">
          <w:marLeft w:val="640"/>
          <w:marRight w:val="0"/>
          <w:marTop w:val="0"/>
          <w:marBottom w:val="0"/>
          <w:divBdr>
            <w:top w:val="none" w:sz="0" w:space="0" w:color="auto"/>
            <w:left w:val="none" w:sz="0" w:space="0" w:color="auto"/>
            <w:bottom w:val="none" w:sz="0" w:space="0" w:color="auto"/>
            <w:right w:val="none" w:sz="0" w:space="0" w:color="auto"/>
          </w:divBdr>
        </w:div>
        <w:div w:id="419258374">
          <w:marLeft w:val="640"/>
          <w:marRight w:val="0"/>
          <w:marTop w:val="0"/>
          <w:marBottom w:val="0"/>
          <w:divBdr>
            <w:top w:val="none" w:sz="0" w:space="0" w:color="auto"/>
            <w:left w:val="none" w:sz="0" w:space="0" w:color="auto"/>
            <w:bottom w:val="none" w:sz="0" w:space="0" w:color="auto"/>
            <w:right w:val="none" w:sz="0" w:space="0" w:color="auto"/>
          </w:divBdr>
        </w:div>
        <w:div w:id="534922876">
          <w:marLeft w:val="640"/>
          <w:marRight w:val="0"/>
          <w:marTop w:val="0"/>
          <w:marBottom w:val="0"/>
          <w:divBdr>
            <w:top w:val="none" w:sz="0" w:space="0" w:color="auto"/>
            <w:left w:val="none" w:sz="0" w:space="0" w:color="auto"/>
            <w:bottom w:val="none" w:sz="0" w:space="0" w:color="auto"/>
            <w:right w:val="none" w:sz="0" w:space="0" w:color="auto"/>
          </w:divBdr>
        </w:div>
        <w:div w:id="577403123">
          <w:marLeft w:val="640"/>
          <w:marRight w:val="0"/>
          <w:marTop w:val="0"/>
          <w:marBottom w:val="0"/>
          <w:divBdr>
            <w:top w:val="none" w:sz="0" w:space="0" w:color="auto"/>
            <w:left w:val="none" w:sz="0" w:space="0" w:color="auto"/>
            <w:bottom w:val="none" w:sz="0" w:space="0" w:color="auto"/>
            <w:right w:val="none" w:sz="0" w:space="0" w:color="auto"/>
          </w:divBdr>
        </w:div>
        <w:div w:id="662969791">
          <w:marLeft w:val="640"/>
          <w:marRight w:val="0"/>
          <w:marTop w:val="0"/>
          <w:marBottom w:val="0"/>
          <w:divBdr>
            <w:top w:val="none" w:sz="0" w:space="0" w:color="auto"/>
            <w:left w:val="none" w:sz="0" w:space="0" w:color="auto"/>
            <w:bottom w:val="none" w:sz="0" w:space="0" w:color="auto"/>
            <w:right w:val="none" w:sz="0" w:space="0" w:color="auto"/>
          </w:divBdr>
        </w:div>
        <w:div w:id="802504614">
          <w:marLeft w:val="640"/>
          <w:marRight w:val="0"/>
          <w:marTop w:val="0"/>
          <w:marBottom w:val="0"/>
          <w:divBdr>
            <w:top w:val="none" w:sz="0" w:space="0" w:color="auto"/>
            <w:left w:val="none" w:sz="0" w:space="0" w:color="auto"/>
            <w:bottom w:val="none" w:sz="0" w:space="0" w:color="auto"/>
            <w:right w:val="none" w:sz="0" w:space="0" w:color="auto"/>
          </w:divBdr>
        </w:div>
        <w:div w:id="822432085">
          <w:marLeft w:val="640"/>
          <w:marRight w:val="0"/>
          <w:marTop w:val="0"/>
          <w:marBottom w:val="0"/>
          <w:divBdr>
            <w:top w:val="none" w:sz="0" w:space="0" w:color="auto"/>
            <w:left w:val="none" w:sz="0" w:space="0" w:color="auto"/>
            <w:bottom w:val="none" w:sz="0" w:space="0" w:color="auto"/>
            <w:right w:val="none" w:sz="0" w:space="0" w:color="auto"/>
          </w:divBdr>
        </w:div>
        <w:div w:id="1037582726">
          <w:marLeft w:val="640"/>
          <w:marRight w:val="0"/>
          <w:marTop w:val="0"/>
          <w:marBottom w:val="0"/>
          <w:divBdr>
            <w:top w:val="none" w:sz="0" w:space="0" w:color="auto"/>
            <w:left w:val="none" w:sz="0" w:space="0" w:color="auto"/>
            <w:bottom w:val="none" w:sz="0" w:space="0" w:color="auto"/>
            <w:right w:val="none" w:sz="0" w:space="0" w:color="auto"/>
          </w:divBdr>
        </w:div>
        <w:div w:id="1342004520">
          <w:marLeft w:val="640"/>
          <w:marRight w:val="0"/>
          <w:marTop w:val="0"/>
          <w:marBottom w:val="0"/>
          <w:divBdr>
            <w:top w:val="none" w:sz="0" w:space="0" w:color="auto"/>
            <w:left w:val="none" w:sz="0" w:space="0" w:color="auto"/>
            <w:bottom w:val="none" w:sz="0" w:space="0" w:color="auto"/>
            <w:right w:val="none" w:sz="0" w:space="0" w:color="auto"/>
          </w:divBdr>
        </w:div>
        <w:div w:id="1678073390">
          <w:marLeft w:val="640"/>
          <w:marRight w:val="0"/>
          <w:marTop w:val="0"/>
          <w:marBottom w:val="0"/>
          <w:divBdr>
            <w:top w:val="none" w:sz="0" w:space="0" w:color="auto"/>
            <w:left w:val="none" w:sz="0" w:space="0" w:color="auto"/>
            <w:bottom w:val="none" w:sz="0" w:space="0" w:color="auto"/>
            <w:right w:val="none" w:sz="0" w:space="0" w:color="auto"/>
          </w:divBdr>
        </w:div>
        <w:div w:id="1743482787">
          <w:marLeft w:val="640"/>
          <w:marRight w:val="0"/>
          <w:marTop w:val="0"/>
          <w:marBottom w:val="0"/>
          <w:divBdr>
            <w:top w:val="none" w:sz="0" w:space="0" w:color="auto"/>
            <w:left w:val="none" w:sz="0" w:space="0" w:color="auto"/>
            <w:bottom w:val="none" w:sz="0" w:space="0" w:color="auto"/>
            <w:right w:val="none" w:sz="0" w:space="0" w:color="auto"/>
          </w:divBdr>
        </w:div>
        <w:div w:id="1811482299">
          <w:marLeft w:val="640"/>
          <w:marRight w:val="0"/>
          <w:marTop w:val="0"/>
          <w:marBottom w:val="0"/>
          <w:divBdr>
            <w:top w:val="none" w:sz="0" w:space="0" w:color="auto"/>
            <w:left w:val="none" w:sz="0" w:space="0" w:color="auto"/>
            <w:bottom w:val="none" w:sz="0" w:space="0" w:color="auto"/>
            <w:right w:val="none" w:sz="0" w:space="0" w:color="auto"/>
          </w:divBdr>
        </w:div>
        <w:div w:id="1910067477">
          <w:marLeft w:val="640"/>
          <w:marRight w:val="0"/>
          <w:marTop w:val="0"/>
          <w:marBottom w:val="0"/>
          <w:divBdr>
            <w:top w:val="none" w:sz="0" w:space="0" w:color="auto"/>
            <w:left w:val="none" w:sz="0" w:space="0" w:color="auto"/>
            <w:bottom w:val="none" w:sz="0" w:space="0" w:color="auto"/>
            <w:right w:val="none" w:sz="0" w:space="0" w:color="auto"/>
          </w:divBdr>
        </w:div>
      </w:divsChild>
    </w:div>
    <w:div w:id="724067481">
      <w:bodyDiv w:val="1"/>
      <w:marLeft w:val="0"/>
      <w:marRight w:val="0"/>
      <w:marTop w:val="0"/>
      <w:marBottom w:val="0"/>
      <w:divBdr>
        <w:top w:val="none" w:sz="0" w:space="0" w:color="auto"/>
        <w:left w:val="none" w:sz="0" w:space="0" w:color="auto"/>
        <w:bottom w:val="none" w:sz="0" w:space="0" w:color="auto"/>
        <w:right w:val="none" w:sz="0" w:space="0" w:color="auto"/>
      </w:divBdr>
      <w:divsChild>
        <w:div w:id="155996837">
          <w:marLeft w:val="0"/>
          <w:marRight w:val="0"/>
          <w:marTop w:val="0"/>
          <w:marBottom w:val="0"/>
          <w:divBdr>
            <w:top w:val="none" w:sz="0" w:space="0" w:color="auto"/>
            <w:left w:val="none" w:sz="0" w:space="0" w:color="auto"/>
            <w:bottom w:val="none" w:sz="0" w:space="0" w:color="auto"/>
            <w:right w:val="none" w:sz="0" w:space="0" w:color="auto"/>
          </w:divBdr>
        </w:div>
      </w:divsChild>
    </w:div>
    <w:div w:id="725955884">
      <w:bodyDiv w:val="1"/>
      <w:marLeft w:val="0"/>
      <w:marRight w:val="0"/>
      <w:marTop w:val="0"/>
      <w:marBottom w:val="0"/>
      <w:divBdr>
        <w:top w:val="none" w:sz="0" w:space="0" w:color="auto"/>
        <w:left w:val="none" w:sz="0" w:space="0" w:color="auto"/>
        <w:bottom w:val="none" w:sz="0" w:space="0" w:color="auto"/>
        <w:right w:val="none" w:sz="0" w:space="0" w:color="auto"/>
      </w:divBdr>
      <w:divsChild>
        <w:div w:id="45031425">
          <w:marLeft w:val="640"/>
          <w:marRight w:val="0"/>
          <w:marTop w:val="0"/>
          <w:marBottom w:val="0"/>
          <w:divBdr>
            <w:top w:val="none" w:sz="0" w:space="0" w:color="auto"/>
            <w:left w:val="none" w:sz="0" w:space="0" w:color="auto"/>
            <w:bottom w:val="none" w:sz="0" w:space="0" w:color="auto"/>
            <w:right w:val="none" w:sz="0" w:space="0" w:color="auto"/>
          </w:divBdr>
        </w:div>
        <w:div w:id="97070679">
          <w:marLeft w:val="640"/>
          <w:marRight w:val="0"/>
          <w:marTop w:val="0"/>
          <w:marBottom w:val="0"/>
          <w:divBdr>
            <w:top w:val="none" w:sz="0" w:space="0" w:color="auto"/>
            <w:left w:val="none" w:sz="0" w:space="0" w:color="auto"/>
            <w:bottom w:val="none" w:sz="0" w:space="0" w:color="auto"/>
            <w:right w:val="none" w:sz="0" w:space="0" w:color="auto"/>
          </w:divBdr>
        </w:div>
        <w:div w:id="230120183">
          <w:marLeft w:val="640"/>
          <w:marRight w:val="0"/>
          <w:marTop w:val="0"/>
          <w:marBottom w:val="0"/>
          <w:divBdr>
            <w:top w:val="none" w:sz="0" w:space="0" w:color="auto"/>
            <w:left w:val="none" w:sz="0" w:space="0" w:color="auto"/>
            <w:bottom w:val="none" w:sz="0" w:space="0" w:color="auto"/>
            <w:right w:val="none" w:sz="0" w:space="0" w:color="auto"/>
          </w:divBdr>
        </w:div>
        <w:div w:id="390889459">
          <w:marLeft w:val="640"/>
          <w:marRight w:val="0"/>
          <w:marTop w:val="0"/>
          <w:marBottom w:val="0"/>
          <w:divBdr>
            <w:top w:val="none" w:sz="0" w:space="0" w:color="auto"/>
            <w:left w:val="none" w:sz="0" w:space="0" w:color="auto"/>
            <w:bottom w:val="none" w:sz="0" w:space="0" w:color="auto"/>
            <w:right w:val="none" w:sz="0" w:space="0" w:color="auto"/>
          </w:divBdr>
        </w:div>
        <w:div w:id="484467962">
          <w:marLeft w:val="640"/>
          <w:marRight w:val="0"/>
          <w:marTop w:val="0"/>
          <w:marBottom w:val="0"/>
          <w:divBdr>
            <w:top w:val="none" w:sz="0" w:space="0" w:color="auto"/>
            <w:left w:val="none" w:sz="0" w:space="0" w:color="auto"/>
            <w:bottom w:val="none" w:sz="0" w:space="0" w:color="auto"/>
            <w:right w:val="none" w:sz="0" w:space="0" w:color="auto"/>
          </w:divBdr>
        </w:div>
        <w:div w:id="561988165">
          <w:marLeft w:val="640"/>
          <w:marRight w:val="0"/>
          <w:marTop w:val="0"/>
          <w:marBottom w:val="0"/>
          <w:divBdr>
            <w:top w:val="none" w:sz="0" w:space="0" w:color="auto"/>
            <w:left w:val="none" w:sz="0" w:space="0" w:color="auto"/>
            <w:bottom w:val="none" w:sz="0" w:space="0" w:color="auto"/>
            <w:right w:val="none" w:sz="0" w:space="0" w:color="auto"/>
          </w:divBdr>
        </w:div>
        <w:div w:id="569658631">
          <w:marLeft w:val="640"/>
          <w:marRight w:val="0"/>
          <w:marTop w:val="0"/>
          <w:marBottom w:val="0"/>
          <w:divBdr>
            <w:top w:val="none" w:sz="0" w:space="0" w:color="auto"/>
            <w:left w:val="none" w:sz="0" w:space="0" w:color="auto"/>
            <w:bottom w:val="none" w:sz="0" w:space="0" w:color="auto"/>
            <w:right w:val="none" w:sz="0" w:space="0" w:color="auto"/>
          </w:divBdr>
        </w:div>
        <w:div w:id="581304440">
          <w:marLeft w:val="640"/>
          <w:marRight w:val="0"/>
          <w:marTop w:val="0"/>
          <w:marBottom w:val="0"/>
          <w:divBdr>
            <w:top w:val="none" w:sz="0" w:space="0" w:color="auto"/>
            <w:left w:val="none" w:sz="0" w:space="0" w:color="auto"/>
            <w:bottom w:val="none" w:sz="0" w:space="0" w:color="auto"/>
            <w:right w:val="none" w:sz="0" w:space="0" w:color="auto"/>
          </w:divBdr>
        </w:div>
        <w:div w:id="1409034395">
          <w:marLeft w:val="640"/>
          <w:marRight w:val="0"/>
          <w:marTop w:val="0"/>
          <w:marBottom w:val="0"/>
          <w:divBdr>
            <w:top w:val="none" w:sz="0" w:space="0" w:color="auto"/>
            <w:left w:val="none" w:sz="0" w:space="0" w:color="auto"/>
            <w:bottom w:val="none" w:sz="0" w:space="0" w:color="auto"/>
            <w:right w:val="none" w:sz="0" w:space="0" w:color="auto"/>
          </w:divBdr>
        </w:div>
        <w:div w:id="1416048686">
          <w:marLeft w:val="640"/>
          <w:marRight w:val="0"/>
          <w:marTop w:val="0"/>
          <w:marBottom w:val="0"/>
          <w:divBdr>
            <w:top w:val="none" w:sz="0" w:space="0" w:color="auto"/>
            <w:left w:val="none" w:sz="0" w:space="0" w:color="auto"/>
            <w:bottom w:val="none" w:sz="0" w:space="0" w:color="auto"/>
            <w:right w:val="none" w:sz="0" w:space="0" w:color="auto"/>
          </w:divBdr>
        </w:div>
        <w:div w:id="1478107900">
          <w:marLeft w:val="640"/>
          <w:marRight w:val="0"/>
          <w:marTop w:val="0"/>
          <w:marBottom w:val="0"/>
          <w:divBdr>
            <w:top w:val="none" w:sz="0" w:space="0" w:color="auto"/>
            <w:left w:val="none" w:sz="0" w:space="0" w:color="auto"/>
            <w:bottom w:val="none" w:sz="0" w:space="0" w:color="auto"/>
            <w:right w:val="none" w:sz="0" w:space="0" w:color="auto"/>
          </w:divBdr>
        </w:div>
        <w:div w:id="1530949217">
          <w:marLeft w:val="640"/>
          <w:marRight w:val="0"/>
          <w:marTop w:val="0"/>
          <w:marBottom w:val="0"/>
          <w:divBdr>
            <w:top w:val="none" w:sz="0" w:space="0" w:color="auto"/>
            <w:left w:val="none" w:sz="0" w:space="0" w:color="auto"/>
            <w:bottom w:val="none" w:sz="0" w:space="0" w:color="auto"/>
            <w:right w:val="none" w:sz="0" w:space="0" w:color="auto"/>
          </w:divBdr>
        </w:div>
        <w:div w:id="1569533933">
          <w:marLeft w:val="640"/>
          <w:marRight w:val="0"/>
          <w:marTop w:val="0"/>
          <w:marBottom w:val="0"/>
          <w:divBdr>
            <w:top w:val="none" w:sz="0" w:space="0" w:color="auto"/>
            <w:left w:val="none" w:sz="0" w:space="0" w:color="auto"/>
            <w:bottom w:val="none" w:sz="0" w:space="0" w:color="auto"/>
            <w:right w:val="none" w:sz="0" w:space="0" w:color="auto"/>
          </w:divBdr>
        </w:div>
        <w:div w:id="1579242907">
          <w:marLeft w:val="640"/>
          <w:marRight w:val="0"/>
          <w:marTop w:val="0"/>
          <w:marBottom w:val="0"/>
          <w:divBdr>
            <w:top w:val="none" w:sz="0" w:space="0" w:color="auto"/>
            <w:left w:val="none" w:sz="0" w:space="0" w:color="auto"/>
            <w:bottom w:val="none" w:sz="0" w:space="0" w:color="auto"/>
            <w:right w:val="none" w:sz="0" w:space="0" w:color="auto"/>
          </w:divBdr>
        </w:div>
        <w:div w:id="1620642595">
          <w:marLeft w:val="640"/>
          <w:marRight w:val="0"/>
          <w:marTop w:val="0"/>
          <w:marBottom w:val="0"/>
          <w:divBdr>
            <w:top w:val="none" w:sz="0" w:space="0" w:color="auto"/>
            <w:left w:val="none" w:sz="0" w:space="0" w:color="auto"/>
            <w:bottom w:val="none" w:sz="0" w:space="0" w:color="auto"/>
            <w:right w:val="none" w:sz="0" w:space="0" w:color="auto"/>
          </w:divBdr>
        </w:div>
        <w:div w:id="1753044016">
          <w:marLeft w:val="640"/>
          <w:marRight w:val="0"/>
          <w:marTop w:val="0"/>
          <w:marBottom w:val="0"/>
          <w:divBdr>
            <w:top w:val="none" w:sz="0" w:space="0" w:color="auto"/>
            <w:left w:val="none" w:sz="0" w:space="0" w:color="auto"/>
            <w:bottom w:val="none" w:sz="0" w:space="0" w:color="auto"/>
            <w:right w:val="none" w:sz="0" w:space="0" w:color="auto"/>
          </w:divBdr>
        </w:div>
      </w:divsChild>
    </w:div>
    <w:div w:id="741832625">
      <w:bodyDiv w:val="1"/>
      <w:marLeft w:val="0"/>
      <w:marRight w:val="0"/>
      <w:marTop w:val="0"/>
      <w:marBottom w:val="0"/>
      <w:divBdr>
        <w:top w:val="none" w:sz="0" w:space="0" w:color="auto"/>
        <w:left w:val="none" w:sz="0" w:space="0" w:color="auto"/>
        <w:bottom w:val="none" w:sz="0" w:space="0" w:color="auto"/>
        <w:right w:val="none" w:sz="0" w:space="0" w:color="auto"/>
      </w:divBdr>
      <w:divsChild>
        <w:div w:id="215897457">
          <w:marLeft w:val="640"/>
          <w:marRight w:val="0"/>
          <w:marTop w:val="0"/>
          <w:marBottom w:val="0"/>
          <w:divBdr>
            <w:top w:val="none" w:sz="0" w:space="0" w:color="auto"/>
            <w:left w:val="none" w:sz="0" w:space="0" w:color="auto"/>
            <w:bottom w:val="none" w:sz="0" w:space="0" w:color="auto"/>
            <w:right w:val="none" w:sz="0" w:space="0" w:color="auto"/>
          </w:divBdr>
        </w:div>
        <w:div w:id="491526153">
          <w:marLeft w:val="640"/>
          <w:marRight w:val="0"/>
          <w:marTop w:val="0"/>
          <w:marBottom w:val="0"/>
          <w:divBdr>
            <w:top w:val="none" w:sz="0" w:space="0" w:color="auto"/>
            <w:left w:val="none" w:sz="0" w:space="0" w:color="auto"/>
            <w:bottom w:val="none" w:sz="0" w:space="0" w:color="auto"/>
            <w:right w:val="none" w:sz="0" w:space="0" w:color="auto"/>
          </w:divBdr>
        </w:div>
        <w:div w:id="631138496">
          <w:marLeft w:val="640"/>
          <w:marRight w:val="0"/>
          <w:marTop w:val="0"/>
          <w:marBottom w:val="0"/>
          <w:divBdr>
            <w:top w:val="none" w:sz="0" w:space="0" w:color="auto"/>
            <w:left w:val="none" w:sz="0" w:space="0" w:color="auto"/>
            <w:bottom w:val="none" w:sz="0" w:space="0" w:color="auto"/>
            <w:right w:val="none" w:sz="0" w:space="0" w:color="auto"/>
          </w:divBdr>
        </w:div>
        <w:div w:id="902570669">
          <w:marLeft w:val="640"/>
          <w:marRight w:val="0"/>
          <w:marTop w:val="0"/>
          <w:marBottom w:val="0"/>
          <w:divBdr>
            <w:top w:val="none" w:sz="0" w:space="0" w:color="auto"/>
            <w:left w:val="none" w:sz="0" w:space="0" w:color="auto"/>
            <w:bottom w:val="none" w:sz="0" w:space="0" w:color="auto"/>
            <w:right w:val="none" w:sz="0" w:space="0" w:color="auto"/>
          </w:divBdr>
        </w:div>
        <w:div w:id="950669792">
          <w:marLeft w:val="640"/>
          <w:marRight w:val="0"/>
          <w:marTop w:val="0"/>
          <w:marBottom w:val="0"/>
          <w:divBdr>
            <w:top w:val="none" w:sz="0" w:space="0" w:color="auto"/>
            <w:left w:val="none" w:sz="0" w:space="0" w:color="auto"/>
            <w:bottom w:val="none" w:sz="0" w:space="0" w:color="auto"/>
            <w:right w:val="none" w:sz="0" w:space="0" w:color="auto"/>
          </w:divBdr>
        </w:div>
        <w:div w:id="1018969898">
          <w:marLeft w:val="640"/>
          <w:marRight w:val="0"/>
          <w:marTop w:val="0"/>
          <w:marBottom w:val="0"/>
          <w:divBdr>
            <w:top w:val="none" w:sz="0" w:space="0" w:color="auto"/>
            <w:left w:val="none" w:sz="0" w:space="0" w:color="auto"/>
            <w:bottom w:val="none" w:sz="0" w:space="0" w:color="auto"/>
            <w:right w:val="none" w:sz="0" w:space="0" w:color="auto"/>
          </w:divBdr>
        </w:div>
        <w:div w:id="1113863498">
          <w:marLeft w:val="640"/>
          <w:marRight w:val="0"/>
          <w:marTop w:val="0"/>
          <w:marBottom w:val="0"/>
          <w:divBdr>
            <w:top w:val="none" w:sz="0" w:space="0" w:color="auto"/>
            <w:left w:val="none" w:sz="0" w:space="0" w:color="auto"/>
            <w:bottom w:val="none" w:sz="0" w:space="0" w:color="auto"/>
            <w:right w:val="none" w:sz="0" w:space="0" w:color="auto"/>
          </w:divBdr>
        </w:div>
        <w:div w:id="1283416718">
          <w:marLeft w:val="640"/>
          <w:marRight w:val="0"/>
          <w:marTop w:val="0"/>
          <w:marBottom w:val="0"/>
          <w:divBdr>
            <w:top w:val="none" w:sz="0" w:space="0" w:color="auto"/>
            <w:left w:val="none" w:sz="0" w:space="0" w:color="auto"/>
            <w:bottom w:val="none" w:sz="0" w:space="0" w:color="auto"/>
            <w:right w:val="none" w:sz="0" w:space="0" w:color="auto"/>
          </w:divBdr>
        </w:div>
        <w:div w:id="1303854338">
          <w:marLeft w:val="640"/>
          <w:marRight w:val="0"/>
          <w:marTop w:val="0"/>
          <w:marBottom w:val="0"/>
          <w:divBdr>
            <w:top w:val="none" w:sz="0" w:space="0" w:color="auto"/>
            <w:left w:val="none" w:sz="0" w:space="0" w:color="auto"/>
            <w:bottom w:val="none" w:sz="0" w:space="0" w:color="auto"/>
            <w:right w:val="none" w:sz="0" w:space="0" w:color="auto"/>
          </w:divBdr>
        </w:div>
        <w:div w:id="1386561799">
          <w:marLeft w:val="640"/>
          <w:marRight w:val="0"/>
          <w:marTop w:val="0"/>
          <w:marBottom w:val="0"/>
          <w:divBdr>
            <w:top w:val="none" w:sz="0" w:space="0" w:color="auto"/>
            <w:left w:val="none" w:sz="0" w:space="0" w:color="auto"/>
            <w:bottom w:val="none" w:sz="0" w:space="0" w:color="auto"/>
            <w:right w:val="none" w:sz="0" w:space="0" w:color="auto"/>
          </w:divBdr>
        </w:div>
        <w:div w:id="1405570116">
          <w:marLeft w:val="640"/>
          <w:marRight w:val="0"/>
          <w:marTop w:val="0"/>
          <w:marBottom w:val="0"/>
          <w:divBdr>
            <w:top w:val="none" w:sz="0" w:space="0" w:color="auto"/>
            <w:left w:val="none" w:sz="0" w:space="0" w:color="auto"/>
            <w:bottom w:val="none" w:sz="0" w:space="0" w:color="auto"/>
            <w:right w:val="none" w:sz="0" w:space="0" w:color="auto"/>
          </w:divBdr>
        </w:div>
        <w:div w:id="1663390536">
          <w:marLeft w:val="640"/>
          <w:marRight w:val="0"/>
          <w:marTop w:val="0"/>
          <w:marBottom w:val="0"/>
          <w:divBdr>
            <w:top w:val="none" w:sz="0" w:space="0" w:color="auto"/>
            <w:left w:val="none" w:sz="0" w:space="0" w:color="auto"/>
            <w:bottom w:val="none" w:sz="0" w:space="0" w:color="auto"/>
            <w:right w:val="none" w:sz="0" w:space="0" w:color="auto"/>
          </w:divBdr>
        </w:div>
        <w:div w:id="1737892720">
          <w:marLeft w:val="640"/>
          <w:marRight w:val="0"/>
          <w:marTop w:val="0"/>
          <w:marBottom w:val="0"/>
          <w:divBdr>
            <w:top w:val="none" w:sz="0" w:space="0" w:color="auto"/>
            <w:left w:val="none" w:sz="0" w:space="0" w:color="auto"/>
            <w:bottom w:val="none" w:sz="0" w:space="0" w:color="auto"/>
            <w:right w:val="none" w:sz="0" w:space="0" w:color="auto"/>
          </w:divBdr>
        </w:div>
      </w:divsChild>
    </w:div>
    <w:div w:id="757412363">
      <w:bodyDiv w:val="1"/>
      <w:marLeft w:val="0"/>
      <w:marRight w:val="0"/>
      <w:marTop w:val="0"/>
      <w:marBottom w:val="0"/>
      <w:divBdr>
        <w:top w:val="none" w:sz="0" w:space="0" w:color="auto"/>
        <w:left w:val="none" w:sz="0" w:space="0" w:color="auto"/>
        <w:bottom w:val="none" w:sz="0" w:space="0" w:color="auto"/>
        <w:right w:val="none" w:sz="0" w:space="0" w:color="auto"/>
      </w:divBdr>
      <w:divsChild>
        <w:div w:id="1372608657">
          <w:marLeft w:val="640"/>
          <w:marRight w:val="0"/>
          <w:marTop w:val="0"/>
          <w:marBottom w:val="0"/>
          <w:divBdr>
            <w:top w:val="none" w:sz="0" w:space="0" w:color="auto"/>
            <w:left w:val="none" w:sz="0" w:space="0" w:color="auto"/>
            <w:bottom w:val="none" w:sz="0" w:space="0" w:color="auto"/>
            <w:right w:val="none" w:sz="0" w:space="0" w:color="auto"/>
          </w:divBdr>
        </w:div>
        <w:div w:id="1002927583">
          <w:marLeft w:val="640"/>
          <w:marRight w:val="0"/>
          <w:marTop w:val="0"/>
          <w:marBottom w:val="0"/>
          <w:divBdr>
            <w:top w:val="none" w:sz="0" w:space="0" w:color="auto"/>
            <w:left w:val="none" w:sz="0" w:space="0" w:color="auto"/>
            <w:bottom w:val="none" w:sz="0" w:space="0" w:color="auto"/>
            <w:right w:val="none" w:sz="0" w:space="0" w:color="auto"/>
          </w:divBdr>
        </w:div>
        <w:div w:id="689450429">
          <w:marLeft w:val="640"/>
          <w:marRight w:val="0"/>
          <w:marTop w:val="0"/>
          <w:marBottom w:val="0"/>
          <w:divBdr>
            <w:top w:val="none" w:sz="0" w:space="0" w:color="auto"/>
            <w:left w:val="none" w:sz="0" w:space="0" w:color="auto"/>
            <w:bottom w:val="none" w:sz="0" w:space="0" w:color="auto"/>
            <w:right w:val="none" w:sz="0" w:space="0" w:color="auto"/>
          </w:divBdr>
        </w:div>
        <w:div w:id="950740812">
          <w:marLeft w:val="640"/>
          <w:marRight w:val="0"/>
          <w:marTop w:val="0"/>
          <w:marBottom w:val="0"/>
          <w:divBdr>
            <w:top w:val="none" w:sz="0" w:space="0" w:color="auto"/>
            <w:left w:val="none" w:sz="0" w:space="0" w:color="auto"/>
            <w:bottom w:val="none" w:sz="0" w:space="0" w:color="auto"/>
            <w:right w:val="none" w:sz="0" w:space="0" w:color="auto"/>
          </w:divBdr>
        </w:div>
        <w:div w:id="1127813361">
          <w:marLeft w:val="640"/>
          <w:marRight w:val="0"/>
          <w:marTop w:val="0"/>
          <w:marBottom w:val="0"/>
          <w:divBdr>
            <w:top w:val="none" w:sz="0" w:space="0" w:color="auto"/>
            <w:left w:val="none" w:sz="0" w:space="0" w:color="auto"/>
            <w:bottom w:val="none" w:sz="0" w:space="0" w:color="auto"/>
            <w:right w:val="none" w:sz="0" w:space="0" w:color="auto"/>
          </w:divBdr>
        </w:div>
        <w:div w:id="1253314800">
          <w:marLeft w:val="640"/>
          <w:marRight w:val="0"/>
          <w:marTop w:val="0"/>
          <w:marBottom w:val="0"/>
          <w:divBdr>
            <w:top w:val="none" w:sz="0" w:space="0" w:color="auto"/>
            <w:left w:val="none" w:sz="0" w:space="0" w:color="auto"/>
            <w:bottom w:val="none" w:sz="0" w:space="0" w:color="auto"/>
            <w:right w:val="none" w:sz="0" w:space="0" w:color="auto"/>
          </w:divBdr>
        </w:div>
        <w:div w:id="768625225">
          <w:marLeft w:val="640"/>
          <w:marRight w:val="0"/>
          <w:marTop w:val="0"/>
          <w:marBottom w:val="0"/>
          <w:divBdr>
            <w:top w:val="none" w:sz="0" w:space="0" w:color="auto"/>
            <w:left w:val="none" w:sz="0" w:space="0" w:color="auto"/>
            <w:bottom w:val="none" w:sz="0" w:space="0" w:color="auto"/>
            <w:right w:val="none" w:sz="0" w:space="0" w:color="auto"/>
          </w:divBdr>
        </w:div>
        <w:div w:id="225071341">
          <w:marLeft w:val="640"/>
          <w:marRight w:val="0"/>
          <w:marTop w:val="0"/>
          <w:marBottom w:val="0"/>
          <w:divBdr>
            <w:top w:val="none" w:sz="0" w:space="0" w:color="auto"/>
            <w:left w:val="none" w:sz="0" w:space="0" w:color="auto"/>
            <w:bottom w:val="none" w:sz="0" w:space="0" w:color="auto"/>
            <w:right w:val="none" w:sz="0" w:space="0" w:color="auto"/>
          </w:divBdr>
        </w:div>
        <w:div w:id="1154907160">
          <w:marLeft w:val="640"/>
          <w:marRight w:val="0"/>
          <w:marTop w:val="0"/>
          <w:marBottom w:val="0"/>
          <w:divBdr>
            <w:top w:val="none" w:sz="0" w:space="0" w:color="auto"/>
            <w:left w:val="none" w:sz="0" w:space="0" w:color="auto"/>
            <w:bottom w:val="none" w:sz="0" w:space="0" w:color="auto"/>
            <w:right w:val="none" w:sz="0" w:space="0" w:color="auto"/>
          </w:divBdr>
        </w:div>
        <w:div w:id="570771294">
          <w:marLeft w:val="640"/>
          <w:marRight w:val="0"/>
          <w:marTop w:val="0"/>
          <w:marBottom w:val="0"/>
          <w:divBdr>
            <w:top w:val="none" w:sz="0" w:space="0" w:color="auto"/>
            <w:left w:val="none" w:sz="0" w:space="0" w:color="auto"/>
            <w:bottom w:val="none" w:sz="0" w:space="0" w:color="auto"/>
            <w:right w:val="none" w:sz="0" w:space="0" w:color="auto"/>
          </w:divBdr>
        </w:div>
        <w:div w:id="207685037">
          <w:marLeft w:val="640"/>
          <w:marRight w:val="0"/>
          <w:marTop w:val="0"/>
          <w:marBottom w:val="0"/>
          <w:divBdr>
            <w:top w:val="none" w:sz="0" w:space="0" w:color="auto"/>
            <w:left w:val="none" w:sz="0" w:space="0" w:color="auto"/>
            <w:bottom w:val="none" w:sz="0" w:space="0" w:color="auto"/>
            <w:right w:val="none" w:sz="0" w:space="0" w:color="auto"/>
          </w:divBdr>
        </w:div>
        <w:div w:id="242225260">
          <w:marLeft w:val="640"/>
          <w:marRight w:val="0"/>
          <w:marTop w:val="0"/>
          <w:marBottom w:val="0"/>
          <w:divBdr>
            <w:top w:val="none" w:sz="0" w:space="0" w:color="auto"/>
            <w:left w:val="none" w:sz="0" w:space="0" w:color="auto"/>
            <w:bottom w:val="none" w:sz="0" w:space="0" w:color="auto"/>
            <w:right w:val="none" w:sz="0" w:space="0" w:color="auto"/>
          </w:divBdr>
        </w:div>
        <w:div w:id="200213259">
          <w:marLeft w:val="640"/>
          <w:marRight w:val="0"/>
          <w:marTop w:val="0"/>
          <w:marBottom w:val="0"/>
          <w:divBdr>
            <w:top w:val="none" w:sz="0" w:space="0" w:color="auto"/>
            <w:left w:val="none" w:sz="0" w:space="0" w:color="auto"/>
            <w:bottom w:val="none" w:sz="0" w:space="0" w:color="auto"/>
            <w:right w:val="none" w:sz="0" w:space="0" w:color="auto"/>
          </w:divBdr>
        </w:div>
        <w:div w:id="706874221">
          <w:marLeft w:val="640"/>
          <w:marRight w:val="0"/>
          <w:marTop w:val="0"/>
          <w:marBottom w:val="0"/>
          <w:divBdr>
            <w:top w:val="none" w:sz="0" w:space="0" w:color="auto"/>
            <w:left w:val="none" w:sz="0" w:space="0" w:color="auto"/>
            <w:bottom w:val="none" w:sz="0" w:space="0" w:color="auto"/>
            <w:right w:val="none" w:sz="0" w:space="0" w:color="auto"/>
          </w:divBdr>
        </w:div>
        <w:div w:id="705905786">
          <w:marLeft w:val="640"/>
          <w:marRight w:val="0"/>
          <w:marTop w:val="0"/>
          <w:marBottom w:val="0"/>
          <w:divBdr>
            <w:top w:val="none" w:sz="0" w:space="0" w:color="auto"/>
            <w:left w:val="none" w:sz="0" w:space="0" w:color="auto"/>
            <w:bottom w:val="none" w:sz="0" w:space="0" w:color="auto"/>
            <w:right w:val="none" w:sz="0" w:space="0" w:color="auto"/>
          </w:divBdr>
        </w:div>
        <w:div w:id="334458634">
          <w:marLeft w:val="640"/>
          <w:marRight w:val="0"/>
          <w:marTop w:val="0"/>
          <w:marBottom w:val="0"/>
          <w:divBdr>
            <w:top w:val="none" w:sz="0" w:space="0" w:color="auto"/>
            <w:left w:val="none" w:sz="0" w:space="0" w:color="auto"/>
            <w:bottom w:val="none" w:sz="0" w:space="0" w:color="auto"/>
            <w:right w:val="none" w:sz="0" w:space="0" w:color="auto"/>
          </w:divBdr>
        </w:div>
        <w:div w:id="1409037920">
          <w:marLeft w:val="640"/>
          <w:marRight w:val="0"/>
          <w:marTop w:val="0"/>
          <w:marBottom w:val="0"/>
          <w:divBdr>
            <w:top w:val="none" w:sz="0" w:space="0" w:color="auto"/>
            <w:left w:val="none" w:sz="0" w:space="0" w:color="auto"/>
            <w:bottom w:val="none" w:sz="0" w:space="0" w:color="auto"/>
            <w:right w:val="none" w:sz="0" w:space="0" w:color="auto"/>
          </w:divBdr>
        </w:div>
        <w:div w:id="1336569339">
          <w:marLeft w:val="640"/>
          <w:marRight w:val="0"/>
          <w:marTop w:val="0"/>
          <w:marBottom w:val="0"/>
          <w:divBdr>
            <w:top w:val="none" w:sz="0" w:space="0" w:color="auto"/>
            <w:left w:val="none" w:sz="0" w:space="0" w:color="auto"/>
            <w:bottom w:val="none" w:sz="0" w:space="0" w:color="auto"/>
            <w:right w:val="none" w:sz="0" w:space="0" w:color="auto"/>
          </w:divBdr>
        </w:div>
        <w:div w:id="513107855">
          <w:marLeft w:val="640"/>
          <w:marRight w:val="0"/>
          <w:marTop w:val="0"/>
          <w:marBottom w:val="0"/>
          <w:divBdr>
            <w:top w:val="none" w:sz="0" w:space="0" w:color="auto"/>
            <w:left w:val="none" w:sz="0" w:space="0" w:color="auto"/>
            <w:bottom w:val="none" w:sz="0" w:space="0" w:color="auto"/>
            <w:right w:val="none" w:sz="0" w:space="0" w:color="auto"/>
          </w:divBdr>
        </w:div>
        <w:div w:id="1004670013">
          <w:marLeft w:val="640"/>
          <w:marRight w:val="0"/>
          <w:marTop w:val="0"/>
          <w:marBottom w:val="0"/>
          <w:divBdr>
            <w:top w:val="none" w:sz="0" w:space="0" w:color="auto"/>
            <w:left w:val="none" w:sz="0" w:space="0" w:color="auto"/>
            <w:bottom w:val="none" w:sz="0" w:space="0" w:color="auto"/>
            <w:right w:val="none" w:sz="0" w:space="0" w:color="auto"/>
          </w:divBdr>
        </w:div>
        <w:div w:id="1253125552">
          <w:marLeft w:val="640"/>
          <w:marRight w:val="0"/>
          <w:marTop w:val="0"/>
          <w:marBottom w:val="0"/>
          <w:divBdr>
            <w:top w:val="none" w:sz="0" w:space="0" w:color="auto"/>
            <w:left w:val="none" w:sz="0" w:space="0" w:color="auto"/>
            <w:bottom w:val="none" w:sz="0" w:space="0" w:color="auto"/>
            <w:right w:val="none" w:sz="0" w:space="0" w:color="auto"/>
          </w:divBdr>
        </w:div>
        <w:div w:id="34627465">
          <w:marLeft w:val="640"/>
          <w:marRight w:val="0"/>
          <w:marTop w:val="0"/>
          <w:marBottom w:val="0"/>
          <w:divBdr>
            <w:top w:val="none" w:sz="0" w:space="0" w:color="auto"/>
            <w:left w:val="none" w:sz="0" w:space="0" w:color="auto"/>
            <w:bottom w:val="none" w:sz="0" w:space="0" w:color="auto"/>
            <w:right w:val="none" w:sz="0" w:space="0" w:color="auto"/>
          </w:divBdr>
        </w:div>
        <w:div w:id="1108162043">
          <w:marLeft w:val="640"/>
          <w:marRight w:val="0"/>
          <w:marTop w:val="0"/>
          <w:marBottom w:val="0"/>
          <w:divBdr>
            <w:top w:val="none" w:sz="0" w:space="0" w:color="auto"/>
            <w:left w:val="none" w:sz="0" w:space="0" w:color="auto"/>
            <w:bottom w:val="none" w:sz="0" w:space="0" w:color="auto"/>
            <w:right w:val="none" w:sz="0" w:space="0" w:color="auto"/>
          </w:divBdr>
        </w:div>
        <w:div w:id="1696688568">
          <w:marLeft w:val="640"/>
          <w:marRight w:val="0"/>
          <w:marTop w:val="0"/>
          <w:marBottom w:val="0"/>
          <w:divBdr>
            <w:top w:val="none" w:sz="0" w:space="0" w:color="auto"/>
            <w:left w:val="none" w:sz="0" w:space="0" w:color="auto"/>
            <w:bottom w:val="none" w:sz="0" w:space="0" w:color="auto"/>
            <w:right w:val="none" w:sz="0" w:space="0" w:color="auto"/>
          </w:divBdr>
        </w:div>
        <w:div w:id="203300807">
          <w:marLeft w:val="640"/>
          <w:marRight w:val="0"/>
          <w:marTop w:val="0"/>
          <w:marBottom w:val="0"/>
          <w:divBdr>
            <w:top w:val="none" w:sz="0" w:space="0" w:color="auto"/>
            <w:left w:val="none" w:sz="0" w:space="0" w:color="auto"/>
            <w:bottom w:val="none" w:sz="0" w:space="0" w:color="auto"/>
            <w:right w:val="none" w:sz="0" w:space="0" w:color="auto"/>
          </w:divBdr>
        </w:div>
        <w:div w:id="1120763299">
          <w:marLeft w:val="640"/>
          <w:marRight w:val="0"/>
          <w:marTop w:val="0"/>
          <w:marBottom w:val="0"/>
          <w:divBdr>
            <w:top w:val="none" w:sz="0" w:space="0" w:color="auto"/>
            <w:left w:val="none" w:sz="0" w:space="0" w:color="auto"/>
            <w:bottom w:val="none" w:sz="0" w:space="0" w:color="auto"/>
            <w:right w:val="none" w:sz="0" w:space="0" w:color="auto"/>
          </w:divBdr>
        </w:div>
        <w:div w:id="1595360049">
          <w:marLeft w:val="640"/>
          <w:marRight w:val="0"/>
          <w:marTop w:val="0"/>
          <w:marBottom w:val="0"/>
          <w:divBdr>
            <w:top w:val="none" w:sz="0" w:space="0" w:color="auto"/>
            <w:left w:val="none" w:sz="0" w:space="0" w:color="auto"/>
            <w:bottom w:val="none" w:sz="0" w:space="0" w:color="auto"/>
            <w:right w:val="none" w:sz="0" w:space="0" w:color="auto"/>
          </w:divBdr>
        </w:div>
        <w:div w:id="239757442">
          <w:marLeft w:val="640"/>
          <w:marRight w:val="0"/>
          <w:marTop w:val="0"/>
          <w:marBottom w:val="0"/>
          <w:divBdr>
            <w:top w:val="none" w:sz="0" w:space="0" w:color="auto"/>
            <w:left w:val="none" w:sz="0" w:space="0" w:color="auto"/>
            <w:bottom w:val="none" w:sz="0" w:space="0" w:color="auto"/>
            <w:right w:val="none" w:sz="0" w:space="0" w:color="auto"/>
          </w:divBdr>
        </w:div>
        <w:div w:id="1303539704">
          <w:marLeft w:val="640"/>
          <w:marRight w:val="0"/>
          <w:marTop w:val="0"/>
          <w:marBottom w:val="0"/>
          <w:divBdr>
            <w:top w:val="none" w:sz="0" w:space="0" w:color="auto"/>
            <w:left w:val="none" w:sz="0" w:space="0" w:color="auto"/>
            <w:bottom w:val="none" w:sz="0" w:space="0" w:color="auto"/>
            <w:right w:val="none" w:sz="0" w:space="0" w:color="auto"/>
          </w:divBdr>
        </w:div>
        <w:div w:id="1937788245">
          <w:marLeft w:val="640"/>
          <w:marRight w:val="0"/>
          <w:marTop w:val="0"/>
          <w:marBottom w:val="0"/>
          <w:divBdr>
            <w:top w:val="none" w:sz="0" w:space="0" w:color="auto"/>
            <w:left w:val="none" w:sz="0" w:space="0" w:color="auto"/>
            <w:bottom w:val="none" w:sz="0" w:space="0" w:color="auto"/>
            <w:right w:val="none" w:sz="0" w:space="0" w:color="auto"/>
          </w:divBdr>
        </w:div>
        <w:div w:id="916477575">
          <w:marLeft w:val="640"/>
          <w:marRight w:val="0"/>
          <w:marTop w:val="0"/>
          <w:marBottom w:val="0"/>
          <w:divBdr>
            <w:top w:val="none" w:sz="0" w:space="0" w:color="auto"/>
            <w:left w:val="none" w:sz="0" w:space="0" w:color="auto"/>
            <w:bottom w:val="none" w:sz="0" w:space="0" w:color="auto"/>
            <w:right w:val="none" w:sz="0" w:space="0" w:color="auto"/>
          </w:divBdr>
        </w:div>
        <w:div w:id="1960064708">
          <w:marLeft w:val="640"/>
          <w:marRight w:val="0"/>
          <w:marTop w:val="0"/>
          <w:marBottom w:val="0"/>
          <w:divBdr>
            <w:top w:val="none" w:sz="0" w:space="0" w:color="auto"/>
            <w:left w:val="none" w:sz="0" w:space="0" w:color="auto"/>
            <w:bottom w:val="none" w:sz="0" w:space="0" w:color="auto"/>
            <w:right w:val="none" w:sz="0" w:space="0" w:color="auto"/>
          </w:divBdr>
        </w:div>
        <w:div w:id="849101539">
          <w:marLeft w:val="640"/>
          <w:marRight w:val="0"/>
          <w:marTop w:val="0"/>
          <w:marBottom w:val="0"/>
          <w:divBdr>
            <w:top w:val="none" w:sz="0" w:space="0" w:color="auto"/>
            <w:left w:val="none" w:sz="0" w:space="0" w:color="auto"/>
            <w:bottom w:val="none" w:sz="0" w:space="0" w:color="auto"/>
            <w:right w:val="none" w:sz="0" w:space="0" w:color="auto"/>
          </w:divBdr>
        </w:div>
        <w:div w:id="994992759">
          <w:marLeft w:val="640"/>
          <w:marRight w:val="0"/>
          <w:marTop w:val="0"/>
          <w:marBottom w:val="0"/>
          <w:divBdr>
            <w:top w:val="none" w:sz="0" w:space="0" w:color="auto"/>
            <w:left w:val="none" w:sz="0" w:space="0" w:color="auto"/>
            <w:bottom w:val="none" w:sz="0" w:space="0" w:color="auto"/>
            <w:right w:val="none" w:sz="0" w:space="0" w:color="auto"/>
          </w:divBdr>
        </w:div>
        <w:div w:id="178281435">
          <w:marLeft w:val="640"/>
          <w:marRight w:val="0"/>
          <w:marTop w:val="0"/>
          <w:marBottom w:val="0"/>
          <w:divBdr>
            <w:top w:val="none" w:sz="0" w:space="0" w:color="auto"/>
            <w:left w:val="none" w:sz="0" w:space="0" w:color="auto"/>
            <w:bottom w:val="none" w:sz="0" w:space="0" w:color="auto"/>
            <w:right w:val="none" w:sz="0" w:space="0" w:color="auto"/>
          </w:divBdr>
        </w:div>
        <w:div w:id="1157721012">
          <w:marLeft w:val="640"/>
          <w:marRight w:val="0"/>
          <w:marTop w:val="0"/>
          <w:marBottom w:val="0"/>
          <w:divBdr>
            <w:top w:val="none" w:sz="0" w:space="0" w:color="auto"/>
            <w:left w:val="none" w:sz="0" w:space="0" w:color="auto"/>
            <w:bottom w:val="none" w:sz="0" w:space="0" w:color="auto"/>
            <w:right w:val="none" w:sz="0" w:space="0" w:color="auto"/>
          </w:divBdr>
        </w:div>
      </w:divsChild>
    </w:div>
    <w:div w:id="762724775">
      <w:bodyDiv w:val="1"/>
      <w:marLeft w:val="0"/>
      <w:marRight w:val="0"/>
      <w:marTop w:val="0"/>
      <w:marBottom w:val="0"/>
      <w:divBdr>
        <w:top w:val="none" w:sz="0" w:space="0" w:color="auto"/>
        <w:left w:val="none" w:sz="0" w:space="0" w:color="auto"/>
        <w:bottom w:val="none" w:sz="0" w:space="0" w:color="auto"/>
        <w:right w:val="none" w:sz="0" w:space="0" w:color="auto"/>
      </w:divBdr>
    </w:div>
    <w:div w:id="800344422">
      <w:bodyDiv w:val="1"/>
      <w:marLeft w:val="0"/>
      <w:marRight w:val="0"/>
      <w:marTop w:val="0"/>
      <w:marBottom w:val="0"/>
      <w:divBdr>
        <w:top w:val="none" w:sz="0" w:space="0" w:color="auto"/>
        <w:left w:val="none" w:sz="0" w:space="0" w:color="auto"/>
        <w:bottom w:val="none" w:sz="0" w:space="0" w:color="auto"/>
        <w:right w:val="none" w:sz="0" w:space="0" w:color="auto"/>
      </w:divBdr>
      <w:divsChild>
        <w:div w:id="402410739">
          <w:marLeft w:val="0"/>
          <w:marRight w:val="0"/>
          <w:marTop w:val="0"/>
          <w:marBottom w:val="0"/>
          <w:divBdr>
            <w:top w:val="none" w:sz="0" w:space="0" w:color="auto"/>
            <w:left w:val="none" w:sz="0" w:space="0" w:color="auto"/>
            <w:bottom w:val="none" w:sz="0" w:space="0" w:color="auto"/>
            <w:right w:val="none" w:sz="0" w:space="0" w:color="auto"/>
          </w:divBdr>
        </w:div>
      </w:divsChild>
    </w:div>
    <w:div w:id="804277714">
      <w:bodyDiv w:val="1"/>
      <w:marLeft w:val="0"/>
      <w:marRight w:val="0"/>
      <w:marTop w:val="0"/>
      <w:marBottom w:val="0"/>
      <w:divBdr>
        <w:top w:val="none" w:sz="0" w:space="0" w:color="auto"/>
        <w:left w:val="none" w:sz="0" w:space="0" w:color="auto"/>
        <w:bottom w:val="none" w:sz="0" w:space="0" w:color="auto"/>
        <w:right w:val="none" w:sz="0" w:space="0" w:color="auto"/>
      </w:divBdr>
      <w:divsChild>
        <w:div w:id="1649675512">
          <w:marLeft w:val="640"/>
          <w:marRight w:val="0"/>
          <w:marTop w:val="0"/>
          <w:marBottom w:val="0"/>
          <w:divBdr>
            <w:top w:val="none" w:sz="0" w:space="0" w:color="auto"/>
            <w:left w:val="none" w:sz="0" w:space="0" w:color="auto"/>
            <w:bottom w:val="none" w:sz="0" w:space="0" w:color="auto"/>
            <w:right w:val="none" w:sz="0" w:space="0" w:color="auto"/>
          </w:divBdr>
        </w:div>
        <w:div w:id="805854487">
          <w:marLeft w:val="640"/>
          <w:marRight w:val="0"/>
          <w:marTop w:val="0"/>
          <w:marBottom w:val="0"/>
          <w:divBdr>
            <w:top w:val="none" w:sz="0" w:space="0" w:color="auto"/>
            <w:left w:val="none" w:sz="0" w:space="0" w:color="auto"/>
            <w:bottom w:val="none" w:sz="0" w:space="0" w:color="auto"/>
            <w:right w:val="none" w:sz="0" w:space="0" w:color="auto"/>
          </w:divBdr>
        </w:div>
        <w:div w:id="1485271448">
          <w:marLeft w:val="640"/>
          <w:marRight w:val="0"/>
          <w:marTop w:val="0"/>
          <w:marBottom w:val="0"/>
          <w:divBdr>
            <w:top w:val="none" w:sz="0" w:space="0" w:color="auto"/>
            <w:left w:val="none" w:sz="0" w:space="0" w:color="auto"/>
            <w:bottom w:val="none" w:sz="0" w:space="0" w:color="auto"/>
            <w:right w:val="none" w:sz="0" w:space="0" w:color="auto"/>
          </w:divBdr>
        </w:div>
        <w:div w:id="1519271838">
          <w:marLeft w:val="640"/>
          <w:marRight w:val="0"/>
          <w:marTop w:val="0"/>
          <w:marBottom w:val="0"/>
          <w:divBdr>
            <w:top w:val="none" w:sz="0" w:space="0" w:color="auto"/>
            <w:left w:val="none" w:sz="0" w:space="0" w:color="auto"/>
            <w:bottom w:val="none" w:sz="0" w:space="0" w:color="auto"/>
            <w:right w:val="none" w:sz="0" w:space="0" w:color="auto"/>
          </w:divBdr>
        </w:div>
        <w:div w:id="1830709844">
          <w:marLeft w:val="640"/>
          <w:marRight w:val="0"/>
          <w:marTop w:val="0"/>
          <w:marBottom w:val="0"/>
          <w:divBdr>
            <w:top w:val="none" w:sz="0" w:space="0" w:color="auto"/>
            <w:left w:val="none" w:sz="0" w:space="0" w:color="auto"/>
            <w:bottom w:val="none" w:sz="0" w:space="0" w:color="auto"/>
            <w:right w:val="none" w:sz="0" w:space="0" w:color="auto"/>
          </w:divBdr>
        </w:div>
        <w:div w:id="1181358659">
          <w:marLeft w:val="640"/>
          <w:marRight w:val="0"/>
          <w:marTop w:val="0"/>
          <w:marBottom w:val="0"/>
          <w:divBdr>
            <w:top w:val="none" w:sz="0" w:space="0" w:color="auto"/>
            <w:left w:val="none" w:sz="0" w:space="0" w:color="auto"/>
            <w:bottom w:val="none" w:sz="0" w:space="0" w:color="auto"/>
            <w:right w:val="none" w:sz="0" w:space="0" w:color="auto"/>
          </w:divBdr>
        </w:div>
        <w:div w:id="288364363">
          <w:marLeft w:val="640"/>
          <w:marRight w:val="0"/>
          <w:marTop w:val="0"/>
          <w:marBottom w:val="0"/>
          <w:divBdr>
            <w:top w:val="none" w:sz="0" w:space="0" w:color="auto"/>
            <w:left w:val="none" w:sz="0" w:space="0" w:color="auto"/>
            <w:bottom w:val="none" w:sz="0" w:space="0" w:color="auto"/>
            <w:right w:val="none" w:sz="0" w:space="0" w:color="auto"/>
          </w:divBdr>
        </w:div>
        <w:div w:id="206065888">
          <w:marLeft w:val="640"/>
          <w:marRight w:val="0"/>
          <w:marTop w:val="0"/>
          <w:marBottom w:val="0"/>
          <w:divBdr>
            <w:top w:val="none" w:sz="0" w:space="0" w:color="auto"/>
            <w:left w:val="none" w:sz="0" w:space="0" w:color="auto"/>
            <w:bottom w:val="none" w:sz="0" w:space="0" w:color="auto"/>
            <w:right w:val="none" w:sz="0" w:space="0" w:color="auto"/>
          </w:divBdr>
        </w:div>
        <w:div w:id="1940868139">
          <w:marLeft w:val="640"/>
          <w:marRight w:val="0"/>
          <w:marTop w:val="0"/>
          <w:marBottom w:val="0"/>
          <w:divBdr>
            <w:top w:val="none" w:sz="0" w:space="0" w:color="auto"/>
            <w:left w:val="none" w:sz="0" w:space="0" w:color="auto"/>
            <w:bottom w:val="none" w:sz="0" w:space="0" w:color="auto"/>
            <w:right w:val="none" w:sz="0" w:space="0" w:color="auto"/>
          </w:divBdr>
        </w:div>
        <w:div w:id="1782920924">
          <w:marLeft w:val="640"/>
          <w:marRight w:val="0"/>
          <w:marTop w:val="0"/>
          <w:marBottom w:val="0"/>
          <w:divBdr>
            <w:top w:val="none" w:sz="0" w:space="0" w:color="auto"/>
            <w:left w:val="none" w:sz="0" w:space="0" w:color="auto"/>
            <w:bottom w:val="none" w:sz="0" w:space="0" w:color="auto"/>
            <w:right w:val="none" w:sz="0" w:space="0" w:color="auto"/>
          </w:divBdr>
        </w:div>
        <w:div w:id="316302739">
          <w:marLeft w:val="640"/>
          <w:marRight w:val="0"/>
          <w:marTop w:val="0"/>
          <w:marBottom w:val="0"/>
          <w:divBdr>
            <w:top w:val="none" w:sz="0" w:space="0" w:color="auto"/>
            <w:left w:val="none" w:sz="0" w:space="0" w:color="auto"/>
            <w:bottom w:val="none" w:sz="0" w:space="0" w:color="auto"/>
            <w:right w:val="none" w:sz="0" w:space="0" w:color="auto"/>
          </w:divBdr>
        </w:div>
        <w:div w:id="964122402">
          <w:marLeft w:val="640"/>
          <w:marRight w:val="0"/>
          <w:marTop w:val="0"/>
          <w:marBottom w:val="0"/>
          <w:divBdr>
            <w:top w:val="none" w:sz="0" w:space="0" w:color="auto"/>
            <w:left w:val="none" w:sz="0" w:space="0" w:color="auto"/>
            <w:bottom w:val="none" w:sz="0" w:space="0" w:color="auto"/>
            <w:right w:val="none" w:sz="0" w:space="0" w:color="auto"/>
          </w:divBdr>
        </w:div>
        <w:div w:id="356128996">
          <w:marLeft w:val="640"/>
          <w:marRight w:val="0"/>
          <w:marTop w:val="0"/>
          <w:marBottom w:val="0"/>
          <w:divBdr>
            <w:top w:val="none" w:sz="0" w:space="0" w:color="auto"/>
            <w:left w:val="none" w:sz="0" w:space="0" w:color="auto"/>
            <w:bottom w:val="none" w:sz="0" w:space="0" w:color="auto"/>
            <w:right w:val="none" w:sz="0" w:space="0" w:color="auto"/>
          </w:divBdr>
        </w:div>
        <w:div w:id="1847013955">
          <w:marLeft w:val="640"/>
          <w:marRight w:val="0"/>
          <w:marTop w:val="0"/>
          <w:marBottom w:val="0"/>
          <w:divBdr>
            <w:top w:val="none" w:sz="0" w:space="0" w:color="auto"/>
            <w:left w:val="none" w:sz="0" w:space="0" w:color="auto"/>
            <w:bottom w:val="none" w:sz="0" w:space="0" w:color="auto"/>
            <w:right w:val="none" w:sz="0" w:space="0" w:color="auto"/>
          </w:divBdr>
        </w:div>
        <w:div w:id="2043704828">
          <w:marLeft w:val="640"/>
          <w:marRight w:val="0"/>
          <w:marTop w:val="0"/>
          <w:marBottom w:val="0"/>
          <w:divBdr>
            <w:top w:val="none" w:sz="0" w:space="0" w:color="auto"/>
            <w:left w:val="none" w:sz="0" w:space="0" w:color="auto"/>
            <w:bottom w:val="none" w:sz="0" w:space="0" w:color="auto"/>
            <w:right w:val="none" w:sz="0" w:space="0" w:color="auto"/>
          </w:divBdr>
        </w:div>
        <w:div w:id="473762187">
          <w:marLeft w:val="640"/>
          <w:marRight w:val="0"/>
          <w:marTop w:val="0"/>
          <w:marBottom w:val="0"/>
          <w:divBdr>
            <w:top w:val="none" w:sz="0" w:space="0" w:color="auto"/>
            <w:left w:val="none" w:sz="0" w:space="0" w:color="auto"/>
            <w:bottom w:val="none" w:sz="0" w:space="0" w:color="auto"/>
            <w:right w:val="none" w:sz="0" w:space="0" w:color="auto"/>
          </w:divBdr>
        </w:div>
        <w:div w:id="2078548027">
          <w:marLeft w:val="640"/>
          <w:marRight w:val="0"/>
          <w:marTop w:val="0"/>
          <w:marBottom w:val="0"/>
          <w:divBdr>
            <w:top w:val="none" w:sz="0" w:space="0" w:color="auto"/>
            <w:left w:val="none" w:sz="0" w:space="0" w:color="auto"/>
            <w:bottom w:val="none" w:sz="0" w:space="0" w:color="auto"/>
            <w:right w:val="none" w:sz="0" w:space="0" w:color="auto"/>
          </w:divBdr>
        </w:div>
        <w:div w:id="107555948">
          <w:marLeft w:val="640"/>
          <w:marRight w:val="0"/>
          <w:marTop w:val="0"/>
          <w:marBottom w:val="0"/>
          <w:divBdr>
            <w:top w:val="none" w:sz="0" w:space="0" w:color="auto"/>
            <w:left w:val="none" w:sz="0" w:space="0" w:color="auto"/>
            <w:bottom w:val="none" w:sz="0" w:space="0" w:color="auto"/>
            <w:right w:val="none" w:sz="0" w:space="0" w:color="auto"/>
          </w:divBdr>
        </w:div>
        <w:div w:id="484931364">
          <w:marLeft w:val="640"/>
          <w:marRight w:val="0"/>
          <w:marTop w:val="0"/>
          <w:marBottom w:val="0"/>
          <w:divBdr>
            <w:top w:val="none" w:sz="0" w:space="0" w:color="auto"/>
            <w:left w:val="none" w:sz="0" w:space="0" w:color="auto"/>
            <w:bottom w:val="none" w:sz="0" w:space="0" w:color="auto"/>
            <w:right w:val="none" w:sz="0" w:space="0" w:color="auto"/>
          </w:divBdr>
        </w:div>
        <w:div w:id="2060400344">
          <w:marLeft w:val="640"/>
          <w:marRight w:val="0"/>
          <w:marTop w:val="0"/>
          <w:marBottom w:val="0"/>
          <w:divBdr>
            <w:top w:val="none" w:sz="0" w:space="0" w:color="auto"/>
            <w:left w:val="none" w:sz="0" w:space="0" w:color="auto"/>
            <w:bottom w:val="none" w:sz="0" w:space="0" w:color="auto"/>
            <w:right w:val="none" w:sz="0" w:space="0" w:color="auto"/>
          </w:divBdr>
        </w:div>
        <w:div w:id="170604555">
          <w:marLeft w:val="640"/>
          <w:marRight w:val="0"/>
          <w:marTop w:val="0"/>
          <w:marBottom w:val="0"/>
          <w:divBdr>
            <w:top w:val="none" w:sz="0" w:space="0" w:color="auto"/>
            <w:left w:val="none" w:sz="0" w:space="0" w:color="auto"/>
            <w:bottom w:val="none" w:sz="0" w:space="0" w:color="auto"/>
            <w:right w:val="none" w:sz="0" w:space="0" w:color="auto"/>
          </w:divBdr>
        </w:div>
        <w:div w:id="403071038">
          <w:marLeft w:val="640"/>
          <w:marRight w:val="0"/>
          <w:marTop w:val="0"/>
          <w:marBottom w:val="0"/>
          <w:divBdr>
            <w:top w:val="none" w:sz="0" w:space="0" w:color="auto"/>
            <w:left w:val="none" w:sz="0" w:space="0" w:color="auto"/>
            <w:bottom w:val="none" w:sz="0" w:space="0" w:color="auto"/>
            <w:right w:val="none" w:sz="0" w:space="0" w:color="auto"/>
          </w:divBdr>
        </w:div>
        <w:div w:id="2021003523">
          <w:marLeft w:val="640"/>
          <w:marRight w:val="0"/>
          <w:marTop w:val="0"/>
          <w:marBottom w:val="0"/>
          <w:divBdr>
            <w:top w:val="none" w:sz="0" w:space="0" w:color="auto"/>
            <w:left w:val="none" w:sz="0" w:space="0" w:color="auto"/>
            <w:bottom w:val="none" w:sz="0" w:space="0" w:color="auto"/>
            <w:right w:val="none" w:sz="0" w:space="0" w:color="auto"/>
          </w:divBdr>
        </w:div>
        <w:div w:id="1745175329">
          <w:marLeft w:val="640"/>
          <w:marRight w:val="0"/>
          <w:marTop w:val="0"/>
          <w:marBottom w:val="0"/>
          <w:divBdr>
            <w:top w:val="none" w:sz="0" w:space="0" w:color="auto"/>
            <w:left w:val="none" w:sz="0" w:space="0" w:color="auto"/>
            <w:bottom w:val="none" w:sz="0" w:space="0" w:color="auto"/>
            <w:right w:val="none" w:sz="0" w:space="0" w:color="auto"/>
          </w:divBdr>
        </w:div>
        <w:div w:id="1510366131">
          <w:marLeft w:val="640"/>
          <w:marRight w:val="0"/>
          <w:marTop w:val="0"/>
          <w:marBottom w:val="0"/>
          <w:divBdr>
            <w:top w:val="none" w:sz="0" w:space="0" w:color="auto"/>
            <w:left w:val="none" w:sz="0" w:space="0" w:color="auto"/>
            <w:bottom w:val="none" w:sz="0" w:space="0" w:color="auto"/>
            <w:right w:val="none" w:sz="0" w:space="0" w:color="auto"/>
          </w:divBdr>
        </w:div>
        <w:div w:id="1055199794">
          <w:marLeft w:val="640"/>
          <w:marRight w:val="0"/>
          <w:marTop w:val="0"/>
          <w:marBottom w:val="0"/>
          <w:divBdr>
            <w:top w:val="none" w:sz="0" w:space="0" w:color="auto"/>
            <w:left w:val="none" w:sz="0" w:space="0" w:color="auto"/>
            <w:bottom w:val="none" w:sz="0" w:space="0" w:color="auto"/>
            <w:right w:val="none" w:sz="0" w:space="0" w:color="auto"/>
          </w:divBdr>
        </w:div>
        <w:div w:id="257835122">
          <w:marLeft w:val="640"/>
          <w:marRight w:val="0"/>
          <w:marTop w:val="0"/>
          <w:marBottom w:val="0"/>
          <w:divBdr>
            <w:top w:val="none" w:sz="0" w:space="0" w:color="auto"/>
            <w:left w:val="none" w:sz="0" w:space="0" w:color="auto"/>
            <w:bottom w:val="none" w:sz="0" w:space="0" w:color="auto"/>
            <w:right w:val="none" w:sz="0" w:space="0" w:color="auto"/>
          </w:divBdr>
        </w:div>
        <w:div w:id="268779979">
          <w:marLeft w:val="640"/>
          <w:marRight w:val="0"/>
          <w:marTop w:val="0"/>
          <w:marBottom w:val="0"/>
          <w:divBdr>
            <w:top w:val="none" w:sz="0" w:space="0" w:color="auto"/>
            <w:left w:val="none" w:sz="0" w:space="0" w:color="auto"/>
            <w:bottom w:val="none" w:sz="0" w:space="0" w:color="auto"/>
            <w:right w:val="none" w:sz="0" w:space="0" w:color="auto"/>
          </w:divBdr>
        </w:div>
      </w:divsChild>
    </w:div>
    <w:div w:id="804737295">
      <w:bodyDiv w:val="1"/>
      <w:marLeft w:val="0"/>
      <w:marRight w:val="0"/>
      <w:marTop w:val="0"/>
      <w:marBottom w:val="0"/>
      <w:divBdr>
        <w:top w:val="none" w:sz="0" w:space="0" w:color="auto"/>
        <w:left w:val="none" w:sz="0" w:space="0" w:color="auto"/>
        <w:bottom w:val="none" w:sz="0" w:space="0" w:color="auto"/>
        <w:right w:val="none" w:sz="0" w:space="0" w:color="auto"/>
      </w:divBdr>
      <w:divsChild>
        <w:div w:id="1757363202">
          <w:marLeft w:val="0"/>
          <w:marRight w:val="0"/>
          <w:marTop w:val="0"/>
          <w:marBottom w:val="0"/>
          <w:divBdr>
            <w:top w:val="none" w:sz="0" w:space="0" w:color="auto"/>
            <w:left w:val="none" w:sz="0" w:space="0" w:color="auto"/>
            <w:bottom w:val="none" w:sz="0" w:space="0" w:color="auto"/>
            <w:right w:val="none" w:sz="0" w:space="0" w:color="auto"/>
          </w:divBdr>
        </w:div>
      </w:divsChild>
    </w:div>
    <w:div w:id="805508533">
      <w:bodyDiv w:val="1"/>
      <w:marLeft w:val="0"/>
      <w:marRight w:val="0"/>
      <w:marTop w:val="0"/>
      <w:marBottom w:val="0"/>
      <w:divBdr>
        <w:top w:val="none" w:sz="0" w:space="0" w:color="auto"/>
        <w:left w:val="none" w:sz="0" w:space="0" w:color="auto"/>
        <w:bottom w:val="none" w:sz="0" w:space="0" w:color="auto"/>
        <w:right w:val="none" w:sz="0" w:space="0" w:color="auto"/>
      </w:divBdr>
      <w:divsChild>
        <w:div w:id="2002197578">
          <w:marLeft w:val="640"/>
          <w:marRight w:val="0"/>
          <w:marTop w:val="0"/>
          <w:marBottom w:val="0"/>
          <w:divBdr>
            <w:top w:val="none" w:sz="0" w:space="0" w:color="auto"/>
            <w:left w:val="none" w:sz="0" w:space="0" w:color="auto"/>
            <w:bottom w:val="none" w:sz="0" w:space="0" w:color="auto"/>
            <w:right w:val="none" w:sz="0" w:space="0" w:color="auto"/>
          </w:divBdr>
        </w:div>
        <w:div w:id="1283078589">
          <w:marLeft w:val="640"/>
          <w:marRight w:val="0"/>
          <w:marTop w:val="0"/>
          <w:marBottom w:val="0"/>
          <w:divBdr>
            <w:top w:val="none" w:sz="0" w:space="0" w:color="auto"/>
            <w:left w:val="none" w:sz="0" w:space="0" w:color="auto"/>
            <w:bottom w:val="none" w:sz="0" w:space="0" w:color="auto"/>
            <w:right w:val="none" w:sz="0" w:space="0" w:color="auto"/>
          </w:divBdr>
        </w:div>
        <w:div w:id="70008966">
          <w:marLeft w:val="640"/>
          <w:marRight w:val="0"/>
          <w:marTop w:val="0"/>
          <w:marBottom w:val="0"/>
          <w:divBdr>
            <w:top w:val="none" w:sz="0" w:space="0" w:color="auto"/>
            <w:left w:val="none" w:sz="0" w:space="0" w:color="auto"/>
            <w:bottom w:val="none" w:sz="0" w:space="0" w:color="auto"/>
            <w:right w:val="none" w:sz="0" w:space="0" w:color="auto"/>
          </w:divBdr>
        </w:div>
        <w:div w:id="70584636">
          <w:marLeft w:val="640"/>
          <w:marRight w:val="0"/>
          <w:marTop w:val="0"/>
          <w:marBottom w:val="0"/>
          <w:divBdr>
            <w:top w:val="none" w:sz="0" w:space="0" w:color="auto"/>
            <w:left w:val="none" w:sz="0" w:space="0" w:color="auto"/>
            <w:bottom w:val="none" w:sz="0" w:space="0" w:color="auto"/>
            <w:right w:val="none" w:sz="0" w:space="0" w:color="auto"/>
          </w:divBdr>
        </w:div>
        <w:div w:id="1904483695">
          <w:marLeft w:val="640"/>
          <w:marRight w:val="0"/>
          <w:marTop w:val="0"/>
          <w:marBottom w:val="0"/>
          <w:divBdr>
            <w:top w:val="none" w:sz="0" w:space="0" w:color="auto"/>
            <w:left w:val="none" w:sz="0" w:space="0" w:color="auto"/>
            <w:bottom w:val="none" w:sz="0" w:space="0" w:color="auto"/>
            <w:right w:val="none" w:sz="0" w:space="0" w:color="auto"/>
          </w:divBdr>
        </w:div>
        <w:div w:id="381177443">
          <w:marLeft w:val="640"/>
          <w:marRight w:val="0"/>
          <w:marTop w:val="0"/>
          <w:marBottom w:val="0"/>
          <w:divBdr>
            <w:top w:val="none" w:sz="0" w:space="0" w:color="auto"/>
            <w:left w:val="none" w:sz="0" w:space="0" w:color="auto"/>
            <w:bottom w:val="none" w:sz="0" w:space="0" w:color="auto"/>
            <w:right w:val="none" w:sz="0" w:space="0" w:color="auto"/>
          </w:divBdr>
        </w:div>
        <w:div w:id="607928390">
          <w:marLeft w:val="640"/>
          <w:marRight w:val="0"/>
          <w:marTop w:val="0"/>
          <w:marBottom w:val="0"/>
          <w:divBdr>
            <w:top w:val="none" w:sz="0" w:space="0" w:color="auto"/>
            <w:left w:val="none" w:sz="0" w:space="0" w:color="auto"/>
            <w:bottom w:val="none" w:sz="0" w:space="0" w:color="auto"/>
            <w:right w:val="none" w:sz="0" w:space="0" w:color="auto"/>
          </w:divBdr>
        </w:div>
        <w:div w:id="962079560">
          <w:marLeft w:val="640"/>
          <w:marRight w:val="0"/>
          <w:marTop w:val="0"/>
          <w:marBottom w:val="0"/>
          <w:divBdr>
            <w:top w:val="none" w:sz="0" w:space="0" w:color="auto"/>
            <w:left w:val="none" w:sz="0" w:space="0" w:color="auto"/>
            <w:bottom w:val="none" w:sz="0" w:space="0" w:color="auto"/>
            <w:right w:val="none" w:sz="0" w:space="0" w:color="auto"/>
          </w:divBdr>
        </w:div>
        <w:div w:id="6107331">
          <w:marLeft w:val="640"/>
          <w:marRight w:val="0"/>
          <w:marTop w:val="0"/>
          <w:marBottom w:val="0"/>
          <w:divBdr>
            <w:top w:val="none" w:sz="0" w:space="0" w:color="auto"/>
            <w:left w:val="none" w:sz="0" w:space="0" w:color="auto"/>
            <w:bottom w:val="none" w:sz="0" w:space="0" w:color="auto"/>
            <w:right w:val="none" w:sz="0" w:space="0" w:color="auto"/>
          </w:divBdr>
        </w:div>
        <w:div w:id="1911382188">
          <w:marLeft w:val="640"/>
          <w:marRight w:val="0"/>
          <w:marTop w:val="0"/>
          <w:marBottom w:val="0"/>
          <w:divBdr>
            <w:top w:val="none" w:sz="0" w:space="0" w:color="auto"/>
            <w:left w:val="none" w:sz="0" w:space="0" w:color="auto"/>
            <w:bottom w:val="none" w:sz="0" w:space="0" w:color="auto"/>
            <w:right w:val="none" w:sz="0" w:space="0" w:color="auto"/>
          </w:divBdr>
        </w:div>
        <w:div w:id="1953898185">
          <w:marLeft w:val="640"/>
          <w:marRight w:val="0"/>
          <w:marTop w:val="0"/>
          <w:marBottom w:val="0"/>
          <w:divBdr>
            <w:top w:val="none" w:sz="0" w:space="0" w:color="auto"/>
            <w:left w:val="none" w:sz="0" w:space="0" w:color="auto"/>
            <w:bottom w:val="none" w:sz="0" w:space="0" w:color="auto"/>
            <w:right w:val="none" w:sz="0" w:space="0" w:color="auto"/>
          </w:divBdr>
        </w:div>
        <w:div w:id="482628106">
          <w:marLeft w:val="640"/>
          <w:marRight w:val="0"/>
          <w:marTop w:val="0"/>
          <w:marBottom w:val="0"/>
          <w:divBdr>
            <w:top w:val="none" w:sz="0" w:space="0" w:color="auto"/>
            <w:left w:val="none" w:sz="0" w:space="0" w:color="auto"/>
            <w:bottom w:val="none" w:sz="0" w:space="0" w:color="auto"/>
            <w:right w:val="none" w:sz="0" w:space="0" w:color="auto"/>
          </w:divBdr>
        </w:div>
        <w:div w:id="979073083">
          <w:marLeft w:val="640"/>
          <w:marRight w:val="0"/>
          <w:marTop w:val="0"/>
          <w:marBottom w:val="0"/>
          <w:divBdr>
            <w:top w:val="none" w:sz="0" w:space="0" w:color="auto"/>
            <w:left w:val="none" w:sz="0" w:space="0" w:color="auto"/>
            <w:bottom w:val="none" w:sz="0" w:space="0" w:color="auto"/>
            <w:right w:val="none" w:sz="0" w:space="0" w:color="auto"/>
          </w:divBdr>
        </w:div>
        <w:div w:id="1631352683">
          <w:marLeft w:val="640"/>
          <w:marRight w:val="0"/>
          <w:marTop w:val="0"/>
          <w:marBottom w:val="0"/>
          <w:divBdr>
            <w:top w:val="none" w:sz="0" w:space="0" w:color="auto"/>
            <w:left w:val="none" w:sz="0" w:space="0" w:color="auto"/>
            <w:bottom w:val="none" w:sz="0" w:space="0" w:color="auto"/>
            <w:right w:val="none" w:sz="0" w:space="0" w:color="auto"/>
          </w:divBdr>
        </w:div>
        <w:div w:id="1811940980">
          <w:marLeft w:val="640"/>
          <w:marRight w:val="0"/>
          <w:marTop w:val="0"/>
          <w:marBottom w:val="0"/>
          <w:divBdr>
            <w:top w:val="none" w:sz="0" w:space="0" w:color="auto"/>
            <w:left w:val="none" w:sz="0" w:space="0" w:color="auto"/>
            <w:bottom w:val="none" w:sz="0" w:space="0" w:color="auto"/>
            <w:right w:val="none" w:sz="0" w:space="0" w:color="auto"/>
          </w:divBdr>
        </w:div>
        <w:div w:id="1473255893">
          <w:marLeft w:val="640"/>
          <w:marRight w:val="0"/>
          <w:marTop w:val="0"/>
          <w:marBottom w:val="0"/>
          <w:divBdr>
            <w:top w:val="none" w:sz="0" w:space="0" w:color="auto"/>
            <w:left w:val="none" w:sz="0" w:space="0" w:color="auto"/>
            <w:bottom w:val="none" w:sz="0" w:space="0" w:color="auto"/>
            <w:right w:val="none" w:sz="0" w:space="0" w:color="auto"/>
          </w:divBdr>
        </w:div>
        <w:div w:id="460655826">
          <w:marLeft w:val="640"/>
          <w:marRight w:val="0"/>
          <w:marTop w:val="0"/>
          <w:marBottom w:val="0"/>
          <w:divBdr>
            <w:top w:val="none" w:sz="0" w:space="0" w:color="auto"/>
            <w:left w:val="none" w:sz="0" w:space="0" w:color="auto"/>
            <w:bottom w:val="none" w:sz="0" w:space="0" w:color="auto"/>
            <w:right w:val="none" w:sz="0" w:space="0" w:color="auto"/>
          </w:divBdr>
        </w:div>
        <w:div w:id="2055306652">
          <w:marLeft w:val="640"/>
          <w:marRight w:val="0"/>
          <w:marTop w:val="0"/>
          <w:marBottom w:val="0"/>
          <w:divBdr>
            <w:top w:val="none" w:sz="0" w:space="0" w:color="auto"/>
            <w:left w:val="none" w:sz="0" w:space="0" w:color="auto"/>
            <w:bottom w:val="none" w:sz="0" w:space="0" w:color="auto"/>
            <w:right w:val="none" w:sz="0" w:space="0" w:color="auto"/>
          </w:divBdr>
        </w:div>
        <w:div w:id="1909726994">
          <w:marLeft w:val="640"/>
          <w:marRight w:val="0"/>
          <w:marTop w:val="0"/>
          <w:marBottom w:val="0"/>
          <w:divBdr>
            <w:top w:val="none" w:sz="0" w:space="0" w:color="auto"/>
            <w:left w:val="none" w:sz="0" w:space="0" w:color="auto"/>
            <w:bottom w:val="none" w:sz="0" w:space="0" w:color="auto"/>
            <w:right w:val="none" w:sz="0" w:space="0" w:color="auto"/>
          </w:divBdr>
        </w:div>
        <w:div w:id="187984500">
          <w:marLeft w:val="640"/>
          <w:marRight w:val="0"/>
          <w:marTop w:val="0"/>
          <w:marBottom w:val="0"/>
          <w:divBdr>
            <w:top w:val="none" w:sz="0" w:space="0" w:color="auto"/>
            <w:left w:val="none" w:sz="0" w:space="0" w:color="auto"/>
            <w:bottom w:val="none" w:sz="0" w:space="0" w:color="auto"/>
            <w:right w:val="none" w:sz="0" w:space="0" w:color="auto"/>
          </w:divBdr>
        </w:div>
        <w:div w:id="635986927">
          <w:marLeft w:val="640"/>
          <w:marRight w:val="0"/>
          <w:marTop w:val="0"/>
          <w:marBottom w:val="0"/>
          <w:divBdr>
            <w:top w:val="none" w:sz="0" w:space="0" w:color="auto"/>
            <w:left w:val="none" w:sz="0" w:space="0" w:color="auto"/>
            <w:bottom w:val="none" w:sz="0" w:space="0" w:color="auto"/>
            <w:right w:val="none" w:sz="0" w:space="0" w:color="auto"/>
          </w:divBdr>
        </w:div>
        <w:div w:id="323438340">
          <w:marLeft w:val="640"/>
          <w:marRight w:val="0"/>
          <w:marTop w:val="0"/>
          <w:marBottom w:val="0"/>
          <w:divBdr>
            <w:top w:val="none" w:sz="0" w:space="0" w:color="auto"/>
            <w:left w:val="none" w:sz="0" w:space="0" w:color="auto"/>
            <w:bottom w:val="none" w:sz="0" w:space="0" w:color="auto"/>
            <w:right w:val="none" w:sz="0" w:space="0" w:color="auto"/>
          </w:divBdr>
        </w:div>
        <w:div w:id="130220805">
          <w:marLeft w:val="640"/>
          <w:marRight w:val="0"/>
          <w:marTop w:val="0"/>
          <w:marBottom w:val="0"/>
          <w:divBdr>
            <w:top w:val="none" w:sz="0" w:space="0" w:color="auto"/>
            <w:left w:val="none" w:sz="0" w:space="0" w:color="auto"/>
            <w:bottom w:val="none" w:sz="0" w:space="0" w:color="auto"/>
            <w:right w:val="none" w:sz="0" w:space="0" w:color="auto"/>
          </w:divBdr>
        </w:div>
        <w:div w:id="1696693757">
          <w:marLeft w:val="640"/>
          <w:marRight w:val="0"/>
          <w:marTop w:val="0"/>
          <w:marBottom w:val="0"/>
          <w:divBdr>
            <w:top w:val="none" w:sz="0" w:space="0" w:color="auto"/>
            <w:left w:val="none" w:sz="0" w:space="0" w:color="auto"/>
            <w:bottom w:val="none" w:sz="0" w:space="0" w:color="auto"/>
            <w:right w:val="none" w:sz="0" w:space="0" w:color="auto"/>
          </w:divBdr>
        </w:div>
        <w:div w:id="1825972984">
          <w:marLeft w:val="640"/>
          <w:marRight w:val="0"/>
          <w:marTop w:val="0"/>
          <w:marBottom w:val="0"/>
          <w:divBdr>
            <w:top w:val="none" w:sz="0" w:space="0" w:color="auto"/>
            <w:left w:val="none" w:sz="0" w:space="0" w:color="auto"/>
            <w:bottom w:val="none" w:sz="0" w:space="0" w:color="auto"/>
            <w:right w:val="none" w:sz="0" w:space="0" w:color="auto"/>
          </w:divBdr>
        </w:div>
        <w:div w:id="1609465286">
          <w:marLeft w:val="640"/>
          <w:marRight w:val="0"/>
          <w:marTop w:val="0"/>
          <w:marBottom w:val="0"/>
          <w:divBdr>
            <w:top w:val="none" w:sz="0" w:space="0" w:color="auto"/>
            <w:left w:val="none" w:sz="0" w:space="0" w:color="auto"/>
            <w:bottom w:val="none" w:sz="0" w:space="0" w:color="auto"/>
            <w:right w:val="none" w:sz="0" w:space="0" w:color="auto"/>
          </w:divBdr>
        </w:div>
        <w:div w:id="1847357482">
          <w:marLeft w:val="640"/>
          <w:marRight w:val="0"/>
          <w:marTop w:val="0"/>
          <w:marBottom w:val="0"/>
          <w:divBdr>
            <w:top w:val="none" w:sz="0" w:space="0" w:color="auto"/>
            <w:left w:val="none" w:sz="0" w:space="0" w:color="auto"/>
            <w:bottom w:val="none" w:sz="0" w:space="0" w:color="auto"/>
            <w:right w:val="none" w:sz="0" w:space="0" w:color="auto"/>
          </w:divBdr>
        </w:div>
        <w:div w:id="1367633353">
          <w:marLeft w:val="640"/>
          <w:marRight w:val="0"/>
          <w:marTop w:val="0"/>
          <w:marBottom w:val="0"/>
          <w:divBdr>
            <w:top w:val="none" w:sz="0" w:space="0" w:color="auto"/>
            <w:left w:val="none" w:sz="0" w:space="0" w:color="auto"/>
            <w:bottom w:val="none" w:sz="0" w:space="0" w:color="auto"/>
            <w:right w:val="none" w:sz="0" w:space="0" w:color="auto"/>
          </w:divBdr>
        </w:div>
        <w:div w:id="808328286">
          <w:marLeft w:val="640"/>
          <w:marRight w:val="0"/>
          <w:marTop w:val="0"/>
          <w:marBottom w:val="0"/>
          <w:divBdr>
            <w:top w:val="none" w:sz="0" w:space="0" w:color="auto"/>
            <w:left w:val="none" w:sz="0" w:space="0" w:color="auto"/>
            <w:bottom w:val="none" w:sz="0" w:space="0" w:color="auto"/>
            <w:right w:val="none" w:sz="0" w:space="0" w:color="auto"/>
          </w:divBdr>
        </w:div>
        <w:div w:id="789934682">
          <w:marLeft w:val="640"/>
          <w:marRight w:val="0"/>
          <w:marTop w:val="0"/>
          <w:marBottom w:val="0"/>
          <w:divBdr>
            <w:top w:val="none" w:sz="0" w:space="0" w:color="auto"/>
            <w:left w:val="none" w:sz="0" w:space="0" w:color="auto"/>
            <w:bottom w:val="none" w:sz="0" w:space="0" w:color="auto"/>
            <w:right w:val="none" w:sz="0" w:space="0" w:color="auto"/>
          </w:divBdr>
        </w:div>
        <w:div w:id="558830166">
          <w:marLeft w:val="640"/>
          <w:marRight w:val="0"/>
          <w:marTop w:val="0"/>
          <w:marBottom w:val="0"/>
          <w:divBdr>
            <w:top w:val="none" w:sz="0" w:space="0" w:color="auto"/>
            <w:left w:val="none" w:sz="0" w:space="0" w:color="auto"/>
            <w:bottom w:val="none" w:sz="0" w:space="0" w:color="auto"/>
            <w:right w:val="none" w:sz="0" w:space="0" w:color="auto"/>
          </w:divBdr>
        </w:div>
        <w:div w:id="935557940">
          <w:marLeft w:val="640"/>
          <w:marRight w:val="0"/>
          <w:marTop w:val="0"/>
          <w:marBottom w:val="0"/>
          <w:divBdr>
            <w:top w:val="none" w:sz="0" w:space="0" w:color="auto"/>
            <w:left w:val="none" w:sz="0" w:space="0" w:color="auto"/>
            <w:bottom w:val="none" w:sz="0" w:space="0" w:color="auto"/>
            <w:right w:val="none" w:sz="0" w:space="0" w:color="auto"/>
          </w:divBdr>
        </w:div>
        <w:div w:id="27342313">
          <w:marLeft w:val="640"/>
          <w:marRight w:val="0"/>
          <w:marTop w:val="0"/>
          <w:marBottom w:val="0"/>
          <w:divBdr>
            <w:top w:val="none" w:sz="0" w:space="0" w:color="auto"/>
            <w:left w:val="none" w:sz="0" w:space="0" w:color="auto"/>
            <w:bottom w:val="none" w:sz="0" w:space="0" w:color="auto"/>
            <w:right w:val="none" w:sz="0" w:space="0" w:color="auto"/>
          </w:divBdr>
        </w:div>
        <w:div w:id="1384594480">
          <w:marLeft w:val="640"/>
          <w:marRight w:val="0"/>
          <w:marTop w:val="0"/>
          <w:marBottom w:val="0"/>
          <w:divBdr>
            <w:top w:val="none" w:sz="0" w:space="0" w:color="auto"/>
            <w:left w:val="none" w:sz="0" w:space="0" w:color="auto"/>
            <w:bottom w:val="none" w:sz="0" w:space="0" w:color="auto"/>
            <w:right w:val="none" w:sz="0" w:space="0" w:color="auto"/>
          </w:divBdr>
        </w:div>
        <w:div w:id="1325009147">
          <w:marLeft w:val="640"/>
          <w:marRight w:val="0"/>
          <w:marTop w:val="0"/>
          <w:marBottom w:val="0"/>
          <w:divBdr>
            <w:top w:val="none" w:sz="0" w:space="0" w:color="auto"/>
            <w:left w:val="none" w:sz="0" w:space="0" w:color="auto"/>
            <w:bottom w:val="none" w:sz="0" w:space="0" w:color="auto"/>
            <w:right w:val="none" w:sz="0" w:space="0" w:color="auto"/>
          </w:divBdr>
        </w:div>
        <w:div w:id="873158303">
          <w:marLeft w:val="640"/>
          <w:marRight w:val="0"/>
          <w:marTop w:val="0"/>
          <w:marBottom w:val="0"/>
          <w:divBdr>
            <w:top w:val="none" w:sz="0" w:space="0" w:color="auto"/>
            <w:left w:val="none" w:sz="0" w:space="0" w:color="auto"/>
            <w:bottom w:val="none" w:sz="0" w:space="0" w:color="auto"/>
            <w:right w:val="none" w:sz="0" w:space="0" w:color="auto"/>
          </w:divBdr>
        </w:div>
      </w:divsChild>
    </w:div>
    <w:div w:id="826633907">
      <w:bodyDiv w:val="1"/>
      <w:marLeft w:val="0"/>
      <w:marRight w:val="0"/>
      <w:marTop w:val="0"/>
      <w:marBottom w:val="0"/>
      <w:divBdr>
        <w:top w:val="none" w:sz="0" w:space="0" w:color="auto"/>
        <w:left w:val="none" w:sz="0" w:space="0" w:color="auto"/>
        <w:bottom w:val="none" w:sz="0" w:space="0" w:color="auto"/>
        <w:right w:val="none" w:sz="0" w:space="0" w:color="auto"/>
      </w:divBdr>
      <w:divsChild>
        <w:div w:id="1712416565">
          <w:marLeft w:val="640"/>
          <w:marRight w:val="0"/>
          <w:marTop w:val="0"/>
          <w:marBottom w:val="0"/>
          <w:divBdr>
            <w:top w:val="none" w:sz="0" w:space="0" w:color="auto"/>
            <w:left w:val="none" w:sz="0" w:space="0" w:color="auto"/>
            <w:bottom w:val="none" w:sz="0" w:space="0" w:color="auto"/>
            <w:right w:val="none" w:sz="0" w:space="0" w:color="auto"/>
          </w:divBdr>
        </w:div>
        <w:div w:id="1303924526">
          <w:marLeft w:val="640"/>
          <w:marRight w:val="0"/>
          <w:marTop w:val="0"/>
          <w:marBottom w:val="0"/>
          <w:divBdr>
            <w:top w:val="none" w:sz="0" w:space="0" w:color="auto"/>
            <w:left w:val="none" w:sz="0" w:space="0" w:color="auto"/>
            <w:bottom w:val="none" w:sz="0" w:space="0" w:color="auto"/>
            <w:right w:val="none" w:sz="0" w:space="0" w:color="auto"/>
          </w:divBdr>
        </w:div>
        <w:div w:id="395933468">
          <w:marLeft w:val="640"/>
          <w:marRight w:val="0"/>
          <w:marTop w:val="0"/>
          <w:marBottom w:val="0"/>
          <w:divBdr>
            <w:top w:val="none" w:sz="0" w:space="0" w:color="auto"/>
            <w:left w:val="none" w:sz="0" w:space="0" w:color="auto"/>
            <w:bottom w:val="none" w:sz="0" w:space="0" w:color="auto"/>
            <w:right w:val="none" w:sz="0" w:space="0" w:color="auto"/>
          </w:divBdr>
        </w:div>
        <w:div w:id="1269006307">
          <w:marLeft w:val="640"/>
          <w:marRight w:val="0"/>
          <w:marTop w:val="0"/>
          <w:marBottom w:val="0"/>
          <w:divBdr>
            <w:top w:val="none" w:sz="0" w:space="0" w:color="auto"/>
            <w:left w:val="none" w:sz="0" w:space="0" w:color="auto"/>
            <w:bottom w:val="none" w:sz="0" w:space="0" w:color="auto"/>
            <w:right w:val="none" w:sz="0" w:space="0" w:color="auto"/>
          </w:divBdr>
        </w:div>
        <w:div w:id="1770616212">
          <w:marLeft w:val="640"/>
          <w:marRight w:val="0"/>
          <w:marTop w:val="0"/>
          <w:marBottom w:val="0"/>
          <w:divBdr>
            <w:top w:val="none" w:sz="0" w:space="0" w:color="auto"/>
            <w:left w:val="none" w:sz="0" w:space="0" w:color="auto"/>
            <w:bottom w:val="none" w:sz="0" w:space="0" w:color="auto"/>
            <w:right w:val="none" w:sz="0" w:space="0" w:color="auto"/>
          </w:divBdr>
        </w:div>
        <w:div w:id="1386903857">
          <w:marLeft w:val="640"/>
          <w:marRight w:val="0"/>
          <w:marTop w:val="0"/>
          <w:marBottom w:val="0"/>
          <w:divBdr>
            <w:top w:val="none" w:sz="0" w:space="0" w:color="auto"/>
            <w:left w:val="none" w:sz="0" w:space="0" w:color="auto"/>
            <w:bottom w:val="none" w:sz="0" w:space="0" w:color="auto"/>
            <w:right w:val="none" w:sz="0" w:space="0" w:color="auto"/>
          </w:divBdr>
        </w:div>
        <w:div w:id="1665477644">
          <w:marLeft w:val="640"/>
          <w:marRight w:val="0"/>
          <w:marTop w:val="0"/>
          <w:marBottom w:val="0"/>
          <w:divBdr>
            <w:top w:val="none" w:sz="0" w:space="0" w:color="auto"/>
            <w:left w:val="none" w:sz="0" w:space="0" w:color="auto"/>
            <w:bottom w:val="none" w:sz="0" w:space="0" w:color="auto"/>
            <w:right w:val="none" w:sz="0" w:space="0" w:color="auto"/>
          </w:divBdr>
        </w:div>
        <w:div w:id="236793041">
          <w:marLeft w:val="640"/>
          <w:marRight w:val="0"/>
          <w:marTop w:val="0"/>
          <w:marBottom w:val="0"/>
          <w:divBdr>
            <w:top w:val="none" w:sz="0" w:space="0" w:color="auto"/>
            <w:left w:val="none" w:sz="0" w:space="0" w:color="auto"/>
            <w:bottom w:val="none" w:sz="0" w:space="0" w:color="auto"/>
            <w:right w:val="none" w:sz="0" w:space="0" w:color="auto"/>
          </w:divBdr>
        </w:div>
        <w:div w:id="29453586">
          <w:marLeft w:val="640"/>
          <w:marRight w:val="0"/>
          <w:marTop w:val="0"/>
          <w:marBottom w:val="0"/>
          <w:divBdr>
            <w:top w:val="none" w:sz="0" w:space="0" w:color="auto"/>
            <w:left w:val="none" w:sz="0" w:space="0" w:color="auto"/>
            <w:bottom w:val="none" w:sz="0" w:space="0" w:color="auto"/>
            <w:right w:val="none" w:sz="0" w:space="0" w:color="auto"/>
          </w:divBdr>
        </w:div>
        <w:div w:id="1476025743">
          <w:marLeft w:val="640"/>
          <w:marRight w:val="0"/>
          <w:marTop w:val="0"/>
          <w:marBottom w:val="0"/>
          <w:divBdr>
            <w:top w:val="none" w:sz="0" w:space="0" w:color="auto"/>
            <w:left w:val="none" w:sz="0" w:space="0" w:color="auto"/>
            <w:bottom w:val="none" w:sz="0" w:space="0" w:color="auto"/>
            <w:right w:val="none" w:sz="0" w:space="0" w:color="auto"/>
          </w:divBdr>
        </w:div>
        <w:div w:id="1342047210">
          <w:marLeft w:val="640"/>
          <w:marRight w:val="0"/>
          <w:marTop w:val="0"/>
          <w:marBottom w:val="0"/>
          <w:divBdr>
            <w:top w:val="none" w:sz="0" w:space="0" w:color="auto"/>
            <w:left w:val="none" w:sz="0" w:space="0" w:color="auto"/>
            <w:bottom w:val="none" w:sz="0" w:space="0" w:color="auto"/>
            <w:right w:val="none" w:sz="0" w:space="0" w:color="auto"/>
          </w:divBdr>
        </w:div>
        <w:div w:id="588469328">
          <w:marLeft w:val="640"/>
          <w:marRight w:val="0"/>
          <w:marTop w:val="0"/>
          <w:marBottom w:val="0"/>
          <w:divBdr>
            <w:top w:val="none" w:sz="0" w:space="0" w:color="auto"/>
            <w:left w:val="none" w:sz="0" w:space="0" w:color="auto"/>
            <w:bottom w:val="none" w:sz="0" w:space="0" w:color="auto"/>
            <w:right w:val="none" w:sz="0" w:space="0" w:color="auto"/>
          </w:divBdr>
        </w:div>
        <w:div w:id="1767648113">
          <w:marLeft w:val="640"/>
          <w:marRight w:val="0"/>
          <w:marTop w:val="0"/>
          <w:marBottom w:val="0"/>
          <w:divBdr>
            <w:top w:val="none" w:sz="0" w:space="0" w:color="auto"/>
            <w:left w:val="none" w:sz="0" w:space="0" w:color="auto"/>
            <w:bottom w:val="none" w:sz="0" w:space="0" w:color="auto"/>
            <w:right w:val="none" w:sz="0" w:space="0" w:color="auto"/>
          </w:divBdr>
        </w:div>
        <w:div w:id="1833134847">
          <w:marLeft w:val="640"/>
          <w:marRight w:val="0"/>
          <w:marTop w:val="0"/>
          <w:marBottom w:val="0"/>
          <w:divBdr>
            <w:top w:val="none" w:sz="0" w:space="0" w:color="auto"/>
            <w:left w:val="none" w:sz="0" w:space="0" w:color="auto"/>
            <w:bottom w:val="none" w:sz="0" w:space="0" w:color="auto"/>
            <w:right w:val="none" w:sz="0" w:space="0" w:color="auto"/>
          </w:divBdr>
        </w:div>
        <w:div w:id="1778990104">
          <w:marLeft w:val="640"/>
          <w:marRight w:val="0"/>
          <w:marTop w:val="0"/>
          <w:marBottom w:val="0"/>
          <w:divBdr>
            <w:top w:val="none" w:sz="0" w:space="0" w:color="auto"/>
            <w:left w:val="none" w:sz="0" w:space="0" w:color="auto"/>
            <w:bottom w:val="none" w:sz="0" w:space="0" w:color="auto"/>
            <w:right w:val="none" w:sz="0" w:space="0" w:color="auto"/>
          </w:divBdr>
        </w:div>
        <w:div w:id="147794111">
          <w:marLeft w:val="640"/>
          <w:marRight w:val="0"/>
          <w:marTop w:val="0"/>
          <w:marBottom w:val="0"/>
          <w:divBdr>
            <w:top w:val="none" w:sz="0" w:space="0" w:color="auto"/>
            <w:left w:val="none" w:sz="0" w:space="0" w:color="auto"/>
            <w:bottom w:val="none" w:sz="0" w:space="0" w:color="auto"/>
            <w:right w:val="none" w:sz="0" w:space="0" w:color="auto"/>
          </w:divBdr>
        </w:div>
        <w:div w:id="1462960537">
          <w:marLeft w:val="640"/>
          <w:marRight w:val="0"/>
          <w:marTop w:val="0"/>
          <w:marBottom w:val="0"/>
          <w:divBdr>
            <w:top w:val="none" w:sz="0" w:space="0" w:color="auto"/>
            <w:left w:val="none" w:sz="0" w:space="0" w:color="auto"/>
            <w:bottom w:val="none" w:sz="0" w:space="0" w:color="auto"/>
            <w:right w:val="none" w:sz="0" w:space="0" w:color="auto"/>
          </w:divBdr>
        </w:div>
        <w:div w:id="2085100530">
          <w:marLeft w:val="640"/>
          <w:marRight w:val="0"/>
          <w:marTop w:val="0"/>
          <w:marBottom w:val="0"/>
          <w:divBdr>
            <w:top w:val="none" w:sz="0" w:space="0" w:color="auto"/>
            <w:left w:val="none" w:sz="0" w:space="0" w:color="auto"/>
            <w:bottom w:val="none" w:sz="0" w:space="0" w:color="auto"/>
            <w:right w:val="none" w:sz="0" w:space="0" w:color="auto"/>
          </w:divBdr>
        </w:div>
        <w:div w:id="967315466">
          <w:marLeft w:val="640"/>
          <w:marRight w:val="0"/>
          <w:marTop w:val="0"/>
          <w:marBottom w:val="0"/>
          <w:divBdr>
            <w:top w:val="none" w:sz="0" w:space="0" w:color="auto"/>
            <w:left w:val="none" w:sz="0" w:space="0" w:color="auto"/>
            <w:bottom w:val="none" w:sz="0" w:space="0" w:color="auto"/>
            <w:right w:val="none" w:sz="0" w:space="0" w:color="auto"/>
          </w:divBdr>
        </w:div>
        <w:div w:id="1033841291">
          <w:marLeft w:val="640"/>
          <w:marRight w:val="0"/>
          <w:marTop w:val="0"/>
          <w:marBottom w:val="0"/>
          <w:divBdr>
            <w:top w:val="none" w:sz="0" w:space="0" w:color="auto"/>
            <w:left w:val="none" w:sz="0" w:space="0" w:color="auto"/>
            <w:bottom w:val="none" w:sz="0" w:space="0" w:color="auto"/>
            <w:right w:val="none" w:sz="0" w:space="0" w:color="auto"/>
          </w:divBdr>
        </w:div>
        <w:div w:id="1861312897">
          <w:marLeft w:val="640"/>
          <w:marRight w:val="0"/>
          <w:marTop w:val="0"/>
          <w:marBottom w:val="0"/>
          <w:divBdr>
            <w:top w:val="none" w:sz="0" w:space="0" w:color="auto"/>
            <w:left w:val="none" w:sz="0" w:space="0" w:color="auto"/>
            <w:bottom w:val="none" w:sz="0" w:space="0" w:color="auto"/>
            <w:right w:val="none" w:sz="0" w:space="0" w:color="auto"/>
          </w:divBdr>
        </w:div>
        <w:div w:id="1485781504">
          <w:marLeft w:val="640"/>
          <w:marRight w:val="0"/>
          <w:marTop w:val="0"/>
          <w:marBottom w:val="0"/>
          <w:divBdr>
            <w:top w:val="none" w:sz="0" w:space="0" w:color="auto"/>
            <w:left w:val="none" w:sz="0" w:space="0" w:color="auto"/>
            <w:bottom w:val="none" w:sz="0" w:space="0" w:color="auto"/>
            <w:right w:val="none" w:sz="0" w:space="0" w:color="auto"/>
          </w:divBdr>
        </w:div>
        <w:div w:id="2014527521">
          <w:marLeft w:val="640"/>
          <w:marRight w:val="0"/>
          <w:marTop w:val="0"/>
          <w:marBottom w:val="0"/>
          <w:divBdr>
            <w:top w:val="none" w:sz="0" w:space="0" w:color="auto"/>
            <w:left w:val="none" w:sz="0" w:space="0" w:color="auto"/>
            <w:bottom w:val="none" w:sz="0" w:space="0" w:color="auto"/>
            <w:right w:val="none" w:sz="0" w:space="0" w:color="auto"/>
          </w:divBdr>
        </w:div>
        <w:div w:id="1292858539">
          <w:marLeft w:val="640"/>
          <w:marRight w:val="0"/>
          <w:marTop w:val="0"/>
          <w:marBottom w:val="0"/>
          <w:divBdr>
            <w:top w:val="none" w:sz="0" w:space="0" w:color="auto"/>
            <w:left w:val="none" w:sz="0" w:space="0" w:color="auto"/>
            <w:bottom w:val="none" w:sz="0" w:space="0" w:color="auto"/>
            <w:right w:val="none" w:sz="0" w:space="0" w:color="auto"/>
          </w:divBdr>
        </w:div>
        <w:div w:id="1155489288">
          <w:marLeft w:val="640"/>
          <w:marRight w:val="0"/>
          <w:marTop w:val="0"/>
          <w:marBottom w:val="0"/>
          <w:divBdr>
            <w:top w:val="none" w:sz="0" w:space="0" w:color="auto"/>
            <w:left w:val="none" w:sz="0" w:space="0" w:color="auto"/>
            <w:bottom w:val="none" w:sz="0" w:space="0" w:color="auto"/>
            <w:right w:val="none" w:sz="0" w:space="0" w:color="auto"/>
          </w:divBdr>
        </w:div>
        <w:div w:id="1481271358">
          <w:marLeft w:val="640"/>
          <w:marRight w:val="0"/>
          <w:marTop w:val="0"/>
          <w:marBottom w:val="0"/>
          <w:divBdr>
            <w:top w:val="none" w:sz="0" w:space="0" w:color="auto"/>
            <w:left w:val="none" w:sz="0" w:space="0" w:color="auto"/>
            <w:bottom w:val="none" w:sz="0" w:space="0" w:color="auto"/>
            <w:right w:val="none" w:sz="0" w:space="0" w:color="auto"/>
          </w:divBdr>
        </w:div>
        <w:div w:id="687754935">
          <w:marLeft w:val="640"/>
          <w:marRight w:val="0"/>
          <w:marTop w:val="0"/>
          <w:marBottom w:val="0"/>
          <w:divBdr>
            <w:top w:val="none" w:sz="0" w:space="0" w:color="auto"/>
            <w:left w:val="none" w:sz="0" w:space="0" w:color="auto"/>
            <w:bottom w:val="none" w:sz="0" w:space="0" w:color="auto"/>
            <w:right w:val="none" w:sz="0" w:space="0" w:color="auto"/>
          </w:divBdr>
        </w:div>
        <w:div w:id="524906290">
          <w:marLeft w:val="640"/>
          <w:marRight w:val="0"/>
          <w:marTop w:val="0"/>
          <w:marBottom w:val="0"/>
          <w:divBdr>
            <w:top w:val="none" w:sz="0" w:space="0" w:color="auto"/>
            <w:left w:val="none" w:sz="0" w:space="0" w:color="auto"/>
            <w:bottom w:val="none" w:sz="0" w:space="0" w:color="auto"/>
            <w:right w:val="none" w:sz="0" w:space="0" w:color="auto"/>
          </w:divBdr>
        </w:div>
        <w:div w:id="845365553">
          <w:marLeft w:val="640"/>
          <w:marRight w:val="0"/>
          <w:marTop w:val="0"/>
          <w:marBottom w:val="0"/>
          <w:divBdr>
            <w:top w:val="none" w:sz="0" w:space="0" w:color="auto"/>
            <w:left w:val="none" w:sz="0" w:space="0" w:color="auto"/>
            <w:bottom w:val="none" w:sz="0" w:space="0" w:color="auto"/>
            <w:right w:val="none" w:sz="0" w:space="0" w:color="auto"/>
          </w:divBdr>
        </w:div>
      </w:divsChild>
    </w:div>
    <w:div w:id="869686968">
      <w:bodyDiv w:val="1"/>
      <w:marLeft w:val="0"/>
      <w:marRight w:val="0"/>
      <w:marTop w:val="0"/>
      <w:marBottom w:val="0"/>
      <w:divBdr>
        <w:top w:val="none" w:sz="0" w:space="0" w:color="auto"/>
        <w:left w:val="none" w:sz="0" w:space="0" w:color="auto"/>
        <w:bottom w:val="none" w:sz="0" w:space="0" w:color="auto"/>
        <w:right w:val="none" w:sz="0" w:space="0" w:color="auto"/>
      </w:divBdr>
      <w:divsChild>
        <w:div w:id="45178692">
          <w:marLeft w:val="640"/>
          <w:marRight w:val="0"/>
          <w:marTop w:val="0"/>
          <w:marBottom w:val="0"/>
          <w:divBdr>
            <w:top w:val="none" w:sz="0" w:space="0" w:color="auto"/>
            <w:left w:val="none" w:sz="0" w:space="0" w:color="auto"/>
            <w:bottom w:val="none" w:sz="0" w:space="0" w:color="auto"/>
            <w:right w:val="none" w:sz="0" w:space="0" w:color="auto"/>
          </w:divBdr>
        </w:div>
        <w:div w:id="73165870">
          <w:marLeft w:val="640"/>
          <w:marRight w:val="0"/>
          <w:marTop w:val="0"/>
          <w:marBottom w:val="0"/>
          <w:divBdr>
            <w:top w:val="none" w:sz="0" w:space="0" w:color="auto"/>
            <w:left w:val="none" w:sz="0" w:space="0" w:color="auto"/>
            <w:bottom w:val="none" w:sz="0" w:space="0" w:color="auto"/>
            <w:right w:val="none" w:sz="0" w:space="0" w:color="auto"/>
          </w:divBdr>
        </w:div>
        <w:div w:id="261649300">
          <w:marLeft w:val="640"/>
          <w:marRight w:val="0"/>
          <w:marTop w:val="0"/>
          <w:marBottom w:val="0"/>
          <w:divBdr>
            <w:top w:val="none" w:sz="0" w:space="0" w:color="auto"/>
            <w:left w:val="none" w:sz="0" w:space="0" w:color="auto"/>
            <w:bottom w:val="none" w:sz="0" w:space="0" w:color="auto"/>
            <w:right w:val="none" w:sz="0" w:space="0" w:color="auto"/>
          </w:divBdr>
        </w:div>
        <w:div w:id="313800646">
          <w:marLeft w:val="640"/>
          <w:marRight w:val="0"/>
          <w:marTop w:val="0"/>
          <w:marBottom w:val="0"/>
          <w:divBdr>
            <w:top w:val="none" w:sz="0" w:space="0" w:color="auto"/>
            <w:left w:val="none" w:sz="0" w:space="0" w:color="auto"/>
            <w:bottom w:val="none" w:sz="0" w:space="0" w:color="auto"/>
            <w:right w:val="none" w:sz="0" w:space="0" w:color="auto"/>
          </w:divBdr>
        </w:div>
        <w:div w:id="676421321">
          <w:marLeft w:val="640"/>
          <w:marRight w:val="0"/>
          <w:marTop w:val="0"/>
          <w:marBottom w:val="0"/>
          <w:divBdr>
            <w:top w:val="none" w:sz="0" w:space="0" w:color="auto"/>
            <w:left w:val="none" w:sz="0" w:space="0" w:color="auto"/>
            <w:bottom w:val="none" w:sz="0" w:space="0" w:color="auto"/>
            <w:right w:val="none" w:sz="0" w:space="0" w:color="auto"/>
          </w:divBdr>
        </w:div>
        <w:div w:id="797335690">
          <w:marLeft w:val="640"/>
          <w:marRight w:val="0"/>
          <w:marTop w:val="0"/>
          <w:marBottom w:val="0"/>
          <w:divBdr>
            <w:top w:val="none" w:sz="0" w:space="0" w:color="auto"/>
            <w:left w:val="none" w:sz="0" w:space="0" w:color="auto"/>
            <w:bottom w:val="none" w:sz="0" w:space="0" w:color="auto"/>
            <w:right w:val="none" w:sz="0" w:space="0" w:color="auto"/>
          </w:divBdr>
        </w:div>
        <w:div w:id="1001271497">
          <w:marLeft w:val="640"/>
          <w:marRight w:val="0"/>
          <w:marTop w:val="0"/>
          <w:marBottom w:val="0"/>
          <w:divBdr>
            <w:top w:val="none" w:sz="0" w:space="0" w:color="auto"/>
            <w:left w:val="none" w:sz="0" w:space="0" w:color="auto"/>
            <w:bottom w:val="none" w:sz="0" w:space="0" w:color="auto"/>
            <w:right w:val="none" w:sz="0" w:space="0" w:color="auto"/>
          </w:divBdr>
        </w:div>
        <w:div w:id="1212159501">
          <w:marLeft w:val="640"/>
          <w:marRight w:val="0"/>
          <w:marTop w:val="0"/>
          <w:marBottom w:val="0"/>
          <w:divBdr>
            <w:top w:val="none" w:sz="0" w:space="0" w:color="auto"/>
            <w:left w:val="none" w:sz="0" w:space="0" w:color="auto"/>
            <w:bottom w:val="none" w:sz="0" w:space="0" w:color="auto"/>
            <w:right w:val="none" w:sz="0" w:space="0" w:color="auto"/>
          </w:divBdr>
        </w:div>
        <w:div w:id="1428697038">
          <w:marLeft w:val="640"/>
          <w:marRight w:val="0"/>
          <w:marTop w:val="0"/>
          <w:marBottom w:val="0"/>
          <w:divBdr>
            <w:top w:val="none" w:sz="0" w:space="0" w:color="auto"/>
            <w:left w:val="none" w:sz="0" w:space="0" w:color="auto"/>
            <w:bottom w:val="none" w:sz="0" w:space="0" w:color="auto"/>
            <w:right w:val="none" w:sz="0" w:space="0" w:color="auto"/>
          </w:divBdr>
        </w:div>
        <w:div w:id="1500147183">
          <w:marLeft w:val="640"/>
          <w:marRight w:val="0"/>
          <w:marTop w:val="0"/>
          <w:marBottom w:val="0"/>
          <w:divBdr>
            <w:top w:val="none" w:sz="0" w:space="0" w:color="auto"/>
            <w:left w:val="none" w:sz="0" w:space="0" w:color="auto"/>
            <w:bottom w:val="none" w:sz="0" w:space="0" w:color="auto"/>
            <w:right w:val="none" w:sz="0" w:space="0" w:color="auto"/>
          </w:divBdr>
        </w:div>
        <w:div w:id="1641349330">
          <w:marLeft w:val="640"/>
          <w:marRight w:val="0"/>
          <w:marTop w:val="0"/>
          <w:marBottom w:val="0"/>
          <w:divBdr>
            <w:top w:val="none" w:sz="0" w:space="0" w:color="auto"/>
            <w:left w:val="none" w:sz="0" w:space="0" w:color="auto"/>
            <w:bottom w:val="none" w:sz="0" w:space="0" w:color="auto"/>
            <w:right w:val="none" w:sz="0" w:space="0" w:color="auto"/>
          </w:divBdr>
        </w:div>
        <w:div w:id="1756634483">
          <w:marLeft w:val="640"/>
          <w:marRight w:val="0"/>
          <w:marTop w:val="0"/>
          <w:marBottom w:val="0"/>
          <w:divBdr>
            <w:top w:val="none" w:sz="0" w:space="0" w:color="auto"/>
            <w:left w:val="none" w:sz="0" w:space="0" w:color="auto"/>
            <w:bottom w:val="none" w:sz="0" w:space="0" w:color="auto"/>
            <w:right w:val="none" w:sz="0" w:space="0" w:color="auto"/>
          </w:divBdr>
        </w:div>
        <w:div w:id="2042052006">
          <w:marLeft w:val="640"/>
          <w:marRight w:val="0"/>
          <w:marTop w:val="0"/>
          <w:marBottom w:val="0"/>
          <w:divBdr>
            <w:top w:val="none" w:sz="0" w:space="0" w:color="auto"/>
            <w:left w:val="none" w:sz="0" w:space="0" w:color="auto"/>
            <w:bottom w:val="none" w:sz="0" w:space="0" w:color="auto"/>
            <w:right w:val="none" w:sz="0" w:space="0" w:color="auto"/>
          </w:divBdr>
        </w:div>
      </w:divsChild>
    </w:div>
    <w:div w:id="871646644">
      <w:bodyDiv w:val="1"/>
      <w:marLeft w:val="0"/>
      <w:marRight w:val="0"/>
      <w:marTop w:val="0"/>
      <w:marBottom w:val="0"/>
      <w:divBdr>
        <w:top w:val="none" w:sz="0" w:space="0" w:color="auto"/>
        <w:left w:val="none" w:sz="0" w:space="0" w:color="auto"/>
        <w:bottom w:val="none" w:sz="0" w:space="0" w:color="auto"/>
        <w:right w:val="none" w:sz="0" w:space="0" w:color="auto"/>
      </w:divBdr>
      <w:divsChild>
        <w:div w:id="229391458">
          <w:marLeft w:val="640"/>
          <w:marRight w:val="0"/>
          <w:marTop w:val="0"/>
          <w:marBottom w:val="0"/>
          <w:divBdr>
            <w:top w:val="none" w:sz="0" w:space="0" w:color="auto"/>
            <w:left w:val="none" w:sz="0" w:space="0" w:color="auto"/>
            <w:bottom w:val="none" w:sz="0" w:space="0" w:color="auto"/>
            <w:right w:val="none" w:sz="0" w:space="0" w:color="auto"/>
          </w:divBdr>
        </w:div>
        <w:div w:id="246699056">
          <w:marLeft w:val="640"/>
          <w:marRight w:val="0"/>
          <w:marTop w:val="0"/>
          <w:marBottom w:val="0"/>
          <w:divBdr>
            <w:top w:val="none" w:sz="0" w:space="0" w:color="auto"/>
            <w:left w:val="none" w:sz="0" w:space="0" w:color="auto"/>
            <w:bottom w:val="none" w:sz="0" w:space="0" w:color="auto"/>
            <w:right w:val="none" w:sz="0" w:space="0" w:color="auto"/>
          </w:divBdr>
        </w:div>
        <w:div w:id="286399436">
          <w:marLeft w:val="640"/>
          <w:marRight w:val="0"/>
          <w:marTop w:val="0"/>
          <w:marBottom w:val="0"/>
          <w:divBdr>
            <w:top w:val="none" w:sz="0" w:space="0" w:color="auto"/>
            <w:left w:val="none" w:sz="0" w:space="0" w:color="auto"/>
            <w:bottom w:val="none" w:sz="0" w:space="0" w:color="auto"/>
            <w:right w:val="none" w:sz="0" w:space="0" w:color="auto"/>
          </w:divBdr>
        </w:div>
        <w:div w:id="307130444">
          <w:marLeft w:val="640"/>
          <w:marRight w:val="0"/>
          <w:marTop w:val="0"/>
          <w:marBottom w:val="0"/>
          <w:divBdr>
            <w:top w:val="none" w:sz="0" w:space="0" w:color="auto"/>
            <w:left w:val="none" w:sz="0" w:space="0" w:color="auto"/>
            <w:bottom w:val="none" w:sz="0" w:space="0" w:color="auto"/>
            <w:right w:val="none" w:sz="0" w:space="0" w:color="auto"/>
          </w:divBdr>
        </w:div>
        <w:div w:id="371811607">
          <w:marLeft w:val="640"/>
          <w:marRight w:val="0"/>
          <w:marTop w:val="0"/>
          <w:marBottom w:val="0"/>
          <w:divBdr>
            <w:top w:val="none" w:sz="0" w:space="0" w:color="auto"/>
            <w:left w:val="none" w:sz="0" w:space="0" w:color="auto"/>
            <w:bottom w:val="none" w:sz="0" w:space="0" w:color="auto"/>
            <w:right w:val="none" w:sz="0" w:space="0" w:color="auto"/>
          </w:divBdr>
        </w:div>
        <w:div w:id="897205379">
          <w:marLeft w:val="640"/>
          <w:marRight w:val="0"/>
          <w:marTop w:val="0"/>
          <w:marBottom w:val="0"/>
          <w:divBdr>
            <w:top w:val="none" w:sz="0" w:space="0" w:color="auto"/>
            <w:left w:val="none" w:sz="0" w:space="0" w:color="auto"/>
            <w:bottom w:val="none" w:sz="0" w:space="0" w:color="auto"/>
            <w:right w:val="none" w:sz="0" w:space="0" w:color="auto"/>
          </w:divBdr>
        </w:div>
        <w:div w:id="1017467529">
          <w:marLeft w:val="640"/>
          <w:marRight w:val="0"/>
          <w:marTop w:val="0"/>
          <w:marBottom w:val="0"/>
          <w:divBdr>
            <w:top w:val="none" w:sz="0" w:space="0" w:color="auto"/>
            <w:left w:val="none" w:sz="0" w:space="0" w:color="auto"/>
            <w:bottom w:val="none" w:sz="0" w:space="0" w:color="auto"/>
            <w:right w:val="none" w:sz="0" w:space="0" w:color="auto"/>
          </w:divBdr>
        </w:div>
        <w:div w:id="1200364515">
          <w:marLeft w:val="640"/>
          <w:marRight w:val="0"/>
          <w:marTop w:val="0"/>
          <w:marBottom w:val="0"/>
          <w:divBdr>
            <w:top w:val="none" w:sz="0" w:space="0" w:color="auto"/>
            <w:left w:val="none" w:sz="0" w:space="0" w:color="auto"/>
            <w:bottom w:val="none" w:sz="0" w:space="0" w:color="auto"/>
            <w:right w:val="none" w:sz="0" w:space="0" w:color="auto"/>
          </w:divBdr>
        </w:div>
        <w:div w:id="1241524893">
          <w:marLeft w:val="640"/>
          <w:marRight w:val="0"/>
          <w:marTop w:val="0"/>
          <w:marBottom w:val="0"/>
          <w:divBdr>
            <w:top w:val="none" w:sz="0" w:space="0" w:color="auto"/>
            <w:left w:val="none" w:sz="0" w:space="0" w:color="auto"/>
            <w:bottom w:val="none" w:sz="0" w:space="0" w:color="auto"/>
            <w:right w:val="none" w:sz="0" w:space="0" w:color="auto"/>
          </w:divBdr>
        </w:div>
        <w:div w:id="1288514352">
          <w:marLeft w:val="640"/>
          <w:marRight w:val="0"/>
          <w:marTop w:val="0"/>
          <w:marBottom w:val="0"/>
          <w:divBdr>
            <w:top w:val="none" w:sz="0" w:space="0" w:color="auto"/>
            <w:left w:val="none" w:sz="0" w:space="0" w:color="auto"/>
            <w:bottom w:val="none" w:sz="0" w:space="0" w:color="auto"/>
            <w:right w:val="none" w:sz="0" w:space="0" w:color="auto"/>
          </w:divBdr>
        </w:div>
        <w:div w:id="1301613328">
          <w:marLeft w:val="640"/>
          <w:marRight w:val="0"/>
          <w:marTop w:val="0"/>
          <w:marBottom w:val="0"/>
          <w:divBdr>
            <w:top w:val="none" w:sz="0" w:space="0" w:color="auto"/>
            <w:left w:val="none" w:sz="0" w:space="0" w:color="auto"/>
            <w:bottom w:val="none" w:sz="0" w:space="0" w:color="auto"/>
            <w:right w:val="none" w:sz="0" w:space="0" w:color="auto"/>
          </w:divBdr>
        </w:div>
        <w:div w:id="1459956550">
          <w:marLeft w:val="640"/>
          <w:marRight w:val="0"/>
          <w:marTop w:val="0"/>
          <w:marBottom w:val="0"/>
          <w:divBdr>
            <w:top w:val="none" w:sz="0" w:space="0" w:color="auto"/>
            <w:left w:val="none" w:sz="0" w:space="0" w:color="auto"/>
            <w:bottom w:val="none" w:sz="0" w:space="0" w:color="auto"/>
            <w:right w:val="none" w:sz="0" w:space="0" w:color="auto"/>
          </w:divBdr>
        </w:div>
        <w:div w:id="1913660081">
          <w:marLeft w:val="640"/>
          <w:marRight w:val="0"/>
          <w:marTop w:val="0"/>
          <w:marBottom w:val="0"/>
          <w:divBdr>
            <w:top w:val="none" w:sz="0" w:space="0" w:color="auto"/>
            <w:left w:val="none" w:sz="0" w:space="0" w:color="auto"/>
            <w:bottom w:val="none" w:sz="0" w:space="0" w:color="auto"/>
            <w:right w:val="none" w:sz="0" w:space="0" w:color="auto"/>
          </w:divBdr>
        </w:div>
      </w:divsChild>
    </w:div>
    <w:div w:id="875656340">
      <w:bodyDiv w:val="1"/>
      <w:marLeft w:val="0"/>
      <w:marRight w:val="0"/>
      <w:marTop w:val="0"/>
      <w:marBottom w:val="0"/>
      <w:divBdr>
        <w:top w:val="none" w:sz="0" w:space="0" w:color="auto"/>
        <w:left w:val="none" w:sz="0" w:space="0" w:color="auto"/>
        <w:bottom w:val="none" w:sz="0" w:space="0" w:color="auto"/>
        <w:right w:val="none" w:sz="0" w:space="0" w:color="auto"/>
      </w:divBdr>
      <w:divsChild>
        <w:div w:id="492138108">
          <w:marLeft w:val="0"/>
          <w:marRight w:val="0"/>
          <w:marTop w:val="0"/>
          <w:marBottom w:val="0"/>
          <w:divBdr>
            <w:top w:val="none" w:sz="0" w:space="0" w:color="auto"/>
            <w:left w:val="none" w:sz="0" w:space="0" w:color="auto"/>
            <w:bottom w:val="none" w:sz="0" w:space="0" w:color="auto"/>
            <w:right w:val="none" w:sz="0" w:space="0" w:color="auto"/>
          </w:divBdr>
        </w:div>
      </w:divsChild>
    </w:div>
    <w:div w:id="879510789">
      <w:bodyDiv w:val="1"/>
      <w:marLeft w:val="0"/>
      <w:marRight w:val="0"/>
      <w:marTop w:val="0"/>
      <w:marBottom w:val="0"/>
      <w:divBdr>
        <w:top w:val="none" w:sz="0" w:space="0" w:color="auto"/>
        <w:left w:val="none" w:sz="0" w:space="0" w:color="auto"/>
        <w:bottom w:val="none" w:sz="0" w:space="0" w:color="auto"/>
        <w:right w:val="none" w:sz="0" w:space="0" w:color="auto"/>
      </w:divBdr>
      <w:divsChild>
        <w:div w:id="1695954952">
          <w:marLeft w:val="0"/>
          <w:marRight w:val="0"/>
          <w:marTop w:val="0"/>
          <w:marBottom w:val="0"/>
          <w:divBdr>
            <w:top w:val="none" w:sz="0" w:space="0" w:color="auto"/>
            <w:left w:val="none" w:sz="0" w:space="0" w:color="auto"/>
            <w:bottom w:val="none" w:sz="0" w:space="0" w:color="auto"/>
            <w:right w:val="none" w:sz="0" w:space="0" w:color="auto"/>
          </w:divBdr>
        </w:div>
      </w:divsChild>
    </w:div>
    <w:div w:id="886139819">
      <w:bodyDiv w:val="1"/>
      <w:marLeft w:val="0"/>
      <w:marRight w:val="0"/>
      <w:marTop w:val="0"/>
      <w:marBottom w:val="0"/>
      <w:divBdr>
        <w:top w:val="none" w:sz="0" w:space="0" w:color="auto"/>
        <w:left w:val="none" w:sz="0" w:space="0" w:color="auto"/>
        <w:bottom w:val="none" w:sz="0" w:space="0" w:color="auto"/>
        <w:right w:val="none" w:sz="0" w:space="0" w:color="auto"/>
      </w:divBdr>
    </w:div>
    <w:div w:id="897129769">
      <w:bodyDiv w:val="1"/>
      <w:marLeft w:val="0"/>
      <w:marRight w:val="0"/>
      <w:marTop w:val="0"/>
      <w:marBottom w:val="0"/>
      <w:divBdr>
        <w:top w:val="none" w:sz="0" w:space="0" w:color="auto"/>
        <w:left w:val="none" w:sz="0" w:space="0" w:color="auto"/>
        <w:bottom w:val="none" w:sz="0" w:space="0" w:color="auto"/>
        <w:right w:val="none" w:sz="0" w:space="0" w:color="auto"/>
      </w:divBdr>
      <w:divsChild>
        <w:div w:id="1506246492">
          <w:marLeft w:val="640"/>
          <w:marRight w:val="0"/>
          <w:marTop w:val="0"/>
          <w:marBottom w:val="0"/>
          <w:divBdr>
            <w:top w:val="none" w:sz="0" w:space="0" w:color="auto"/>
            <w:left w:val="none" w:sz="0" w:space="0" w:color="auto"/>
            <w:bottom w:val="none" w:sz="0" w:space="0" w:color="auto"/>
            <w:right w:val="none" w:sz="0" w:space="0" w:color="auto"/>
          </w:divBdr>
        </w:div>
        <w:div w:id="633561994">
          <w:marLeft w:val="640"/>
          <w:marRight w:val="0"/>
          <w:marTop w:val="0"/>
          <w:marBottom w:val="0"/>
          <w:divBdr>
            <w:top w:val="none" w:sz="0" w:space="0" w:color="auto"/>
            <w:left w:val="none" w:sz="0" w:space="0" w:color="auto"/>
            <w:bottom w:val="none" w:sz="0" w:space="0" w:color="auto"/>
            <w:right w:val="none" w:sz="0" w:space="0" w:color="auto"/>
          </w:divBdr>
        </w:div>
        <w:div w:id="1222524163">
          <w:marLeft w:val="640"/>
          <w:marRight w:val="0"/>
          <w:marTop w:val="0"/>
          <w:marBottom w:val="0"/>
          <w:divBdr>
            <w:top w:val="none" w:sz="0" w:space="0" w:color="auto"/>
            <w:left w:val="none" w:sz="0" w:space="0" w:color="auto"/>
            <w:bottom w:val="none" w:sz="0" w:space="0" w:color="auto"/>
            <w:right w:val="none" w:sz="0" w:space="0" w:color="auto"/>
          </w:divBdr>
        </w:div>
        <w:div w:id="632029194">
          <w:marLeft w:val="640"/>
          <w:marRight w:val="0"/>
          <w:marTop w:val="0"/>
          <w:marBottom w:val="0"/>
          <w:divBdr>
            <w:top w:val="none" w:sz="0" w:space="0" w:color="auto"/>
            <w:left w:val="none" w:sz="0" w:space="0" w:color="auto"/>
            <w:bottom w:val="none" w:sz="0" w:space="0" w:color="auto"/>
            <w:right w:val="none" w:sz="0" w:space="0" w:color="auto"/>
          </w:divBdr>
        </w:div>
        <w:div w:id="1905025084">
          <w:marLeft w:val="640"/>
          <w:marRight w:val="0"/>
          <w:marTop w:val="0"/>
          <w:marBottom w:val="0"/>
          <w:divBdr>
            <w:top w:val="none" w:sz="0" w:space="0" w:color="auto"/>
            <w:left w:val="none" w:sz="0" w:space="0" w:color="auto"/>
            <w:bottom w:val="none" w:sz="0" w:space="0" w:color="auto"/>
            <w:right w:val="none" w:sz="0" w:space="0" w:color="auto"/>
          </w:divBdr>
        </w:div>
        <w:div w:id="1538734837">
          <w:marLeft w:val="640"/>
          <w:marRight w:val="0"/>
          <w:marTop w:val="0"/>
          <w:marBottom w:val="0"/>
          <w:divBdr>
            <w:top w:val="none" w:sz="0" w:space="0" w:color="auto"/>
            <w:left w:val="none" w:sz="0" w:space="0" w:color="auto"/>
            <w:bottom w:val="none" w:sz="0" w:space="0" w:color="auto"/>
            <w:right w:val="none" w:sz="0" w:space="0" w:color="auto"/>
          </w:divBdr>
        </w:div>
        <w:div w:id="1670983445">
          <w:marLeft w:val="640"/>
          <w:marRight w:val="0"/>
          <w:marTop w:val="0"/>
          <w:marBottom w:val="0"/>
          <w:divBdr>
            <w:top w:val="none" w:sz="0" w:space="0" w:color="auto"/>
            <w:left w:val="none" w:sz="0" w:space="0" w:color="auto"/>
            <w:bottom w:val="none" w:sz="0" w:space="0" w:color="auto"/>
            <w:right w:val="none" w:sz="0" w:space="0" w:color="auto"/>
          </w:divBdr>
        </w:div>
        <w:div w:id="1183938049">
          <w:marLeft w:val="640"/>
          <w:marRight w:val="0"/>
          <w:marTop w:val="0"/>
          <w:marBottom w:val="0"/>
          <w:divBdr>
            <w:top w:val="none" w:sz="0" w:space="0" w:color="auto"/>
            <w:left w:val="none" w:sz="0" w:space="0" w:color="auto"/>
            <w:bottom w:val="none" w:sz="0" w:space="0" w:color="auto"/>
            <w:right w:val="none" w:sz="0" w:space="0" w:color="auto"/>
          </w:divBdr>
        </w:div>
        <w:div w:id="1241140992">
          <w:marLeft w:val="640"/>
          <w:marRight w:val="0"/>
          <w:marTop w:val="0"/>
          <w:marBottom w:val="0"/>
          <w:divBdr>
            <w:top w:val="none" w:sz="0" w:space="0" w:color="auto"/>
            <w:left w:val="none" w:sz="0" w:space="0" w:color="auto"/>
            <w:bottom w:val="none" w:sz="0" w:space="0" w:color="auto"/>
            <w:right w:val="none" w:sz="0" w:space="0" w:color="auto"/>
          </w:divBdr>
        </w:div>
        <w:div w:id="1280529184">
          <w:marLeft w:val="640"/>
          <w:marRight w:val="0"/>
          <w:marTop w:val="0"/>
          <w:marBottom w:val="0"/>
          <w:divBdr>
            <w:top w:val="none" w:sz="0" w:space="0" w:color="auto"/>
            <w:left w:val="none" w:sz="0" w:space="0" w:color="auto"/>
            <w:bottom w:val="none" w:sz="0" w:space="0" w:color="auto"/>
            <w:right w:val="none" w:sz="0" w:space="0" w:color="auto"/>
          </w:divBdr>
        </w:div>
        <w:div w:id="1516459435">
          <w:marLeft w:val="640"/>
          <w:marRight w:val="0"/>
          <w:marTop w:val="0"/>
          <w:marBottom w:val="0"/>
          <w:divBdr>
            <w:top w:val="none" w:sz="0" w:space="0" w:color="auto"/>
            <w:left w:val="none" w:sz="0" w:space="0" w:color="auto"/>
            <w:bottom w:val="none" w:sz="0" w:space="0" w:color="auto"/>
            <w:right w:val="none" w:sz="0" w:space="0" w:color="auto"/>
          </w:divBdr>
        </w:div>
        <w:div w:id="921255250">
          <w:marLeft w:val="640"/>
          <w:marRight w:val="0"/>
          <w:marTop w:val="0"/>
          <w:marBottom w:val="0"/>
          <w:divBdr>
            <w:top w:val="none" w:sz="0" w:space="0" w:color="auto"/>
            <w:left w:val="none" w:sz="0" w:space="0" w:color="auto"/>
            <w:bottom w:val="none" w:sz="0" w:space="0" w:color="auto"/>
            <w:right w:val="none" w:sz="0" w:space="0" w:color="auto"/>
          </w:divBdr>
        </w:div>
        <w:div w:id="1871186798">
          <w:marLeft w:val="640"/>
          <w:marRight w:val="0"/>
          <w:marTop w:val="0"/>
          <w:marBottom w:val="0"/>
          <w:divBdr>
            <w:top w:val="none" w:sz="0" w:space="0" w:color="auto"/>
            <w:left w:val="none" w:sz="0" w:space="0" w:color="auto"/>
            <w:bottom w:val="none" w:sz="0" w:space="0" w:color="auto"/>
            <w:right w:val="none" w:sz="0" w:space="0" w:color="auto"/>
          </w:divBdr>
        </w:div>
        <w:div w:id="80684577">
          <w:marLeft w:val="640"/>
          <w:marRight w:val="0"/>
          <w:marTop w:val="0"/>
          <w:marBottom w:val="0"/>
          <w:divBdr>
            <w:top w:val="none" w:sz="0" w:space="0" w:color="auto"/>
            <w:left w:val="none" w:sz="0" w:space="0" w:color="auto"/>
            <w:bottom w:val="none" w:sz="0" w:space="0" w:color="auto"/>
            <w:right w:val="none" w:sz="0" w:space="0" w:color="auto"/>
          </w:divBdr>
        </w:div>
        <w:div w:id="408312348">
          <w:marLeft w:val="640"/>
          <w:marRight w:val="0"/>
          <w:marTop w:val="0"/>
          <w:marBottom w:val="0"/>
          <w:divBdr>
            <w:top w:val="none" w:sz="0" w:space="0" w:color="auto"/>
            <w:left w:val="none" w:sz="0" w:space="0" w:color="auto"/>
            <w:bottom w:val="none" w:sz="0" w:space="0" w:color="auto"/>
            <w:right w:val="none" w:sz="0" w:space="0" w:color="auto"/>
          </w:divBdr>
        </w:div>
        <w:div w:id="2134671065">
          <w:marLeft w:val="640"/>
          <w:marRight w:val="0"/>
          <w:marTop w:val="0"/>
          <w:marBottom w:val="0"/>
          <w:divBdr>
            <w:top w:val="none" w:sz="0" w:space="0" w:color="auto"/>
            <w:left w:val="none" w:sz="0" w:space="0" w:color="auto"/>
            <w:bottom w:val="none" w:sz="0" w:space="0" w:color="auto"/>
            <w:right w:val="none" w:sz="0" w:space="0" w:color="auto"/>
          </w:divBdr>
        </w:div>
        <w:div w:id="368722317">
          <w:marLeft w:val="640"/>
          <w:marRight w:val="0"/>
          <w:marTop w:val="0"/>
          <w:marBottom w:val="0"/>
          <w:divBdr>
            <w:top w:val="none" w:sz="0" w:space="0" w:color="auto"/>
            <w:left w:val="none" w:sz="0" w:space="0" w:color="auto"/>
            <w:bottom w:val="none" w:sz="0" w:space="0" w:color="auto"/>
            <w:right w:val="none" w:sz="0" w:space="0" w:color="auto"/>
          </w:divBdr>
        </w:div>
        <w:div w:id="1815442372">
          <w:marLeft w:val="640"/>
          <w:marRight w:val="0"/>
          <w:marTop w:val="0"/>
          <w:marBottom w:val="0"/>
          <w:divBdr>
            <w:top w:val="none" w:sz="0" w:space="0" w:color="auto"/>
            <w:left w:val="none" w:sz="0" w:space="0" w:color="auto"/>
            <w:bottom w:val="none" w:sz="0" w:space="0" w:color="auto"/>
            <w:right w:val="none" w:sz="0" w:space="0" w:color="auto"/>
          </w:divBdr>
        </w:div>
        <w:div w:id="1442841038">
          <w:marLeft w:val="640"/>
          <w:marRight w:val="0"/>
          <w:marTop w:val="0"/>
          <w:marBottom w:val="0"/>
          <w:divBdr>
            <w:top w:val="none" w:sz="0" w:space="0" w:color="auto"/>
            <w:left w:val="none" w:sz="0" w:space="0" w:color="auto"/>
            <w:bottom w:val="none" w:sz="0" w:space="0" w:color="auto"/>
            <w:right w:val="none" w:sz="0" w:space="0" w:color="auto"/>
          </w:divBdr>
        </w:div>
        <w:div w:id="740098643">
          <w:marLeft w:val="640"/>
          <w:marRight w:val="0"/>
          <w:marTop w:val="0"/>
          <w:marBottom w:val="0"/>
          <w:divBdr>
            <w:top w:val="none" w:sz="0" w:space="0" w:color="auto"/>
            <w:left w:val="none" w:sz="0" w:space="0" w:color="auto"/>
            <w:bottom w:val="none" w:sz="0" w:space="0" w:color="auto"/>
            <w:right w:val="none" w:sz="0" w:space="0" w:color="auto"/>
          </w:divBdr>
        </w:div>
        <w:div w:id="515074086">
          <w:marLeft w:val="640"/>
          <w:marRight w:val="0"/>
          <w:marTop w:val="0"/>
          <w:marBottom w:val="0"/>
          <w:divBdr>
            <w:top w:val="none" w:sz="0" w:space="0" w:color="auto"/>
            <w:left w:val="none" w:sz="0" w:space="0" w:color="auto"/>
            <w:bottom w:val="none" w:sz="0" w:space="0" w:color="auto"/>
            <w:right w:val="none" w:sz="0" w:space="0" w:color="auto"/>
          </w:divBdr>
        </w:div>
        <w:div w:id="1074473100">
          <w:marLeft w:val="640"/>
          <w:marRight w:val="0"/>
          <w:marTop w:val="0"/>
          <w:marBottom w:val="0"/>
          <w:divBdr>
            <w:top w:val="none" w:sz="0" w:space="0" w:color="auto"/>
            <w:left w:val="none" w:sz="0" w:space="0" w:color="auto"/>
            <w:bottom w:val="none" w:sz="0" w:space="0" w:color="auto"/>
            <w:right w:val="none" w:sz="0" w:space="0" w:color="auto"/>
          </w:divBdr>
        </w:div>
        <w:div w:id="1033846865">
          <w:marLeft w:val="640"/>
          <w:marRight w:val="0"/>
          <w:marTop w:val="0"/>
          <w:marBottom w:val="0"/>
          <w:divBdr>
            <w:top w:val="none" w:sz="0" w:space="0" w:color="auto"/>
            <w:left w:val="none" w:sz="0" w:space="0" w:color="auto"/>
            <w:bottom w:val="none" w:sz="0" w:space="0" w:color="auto"/>
            <w:right w:val="none" w:sz="0" w:space="0" w:color="auto"/>
          </w:divBdr>
        </w:div>
        <w:div w:id="1844393611">
          <w:marLeft w:val="640"/>
          <w:marRight w:val="0"/>
          <w:marTop w:val="0"/>
          <w:marBottom w:val="0"/>
          <w:divBdr>
            <w:top w:val="none" w:sz="0" w:space="0" w:color="auto"/>
            <w:left w:val="none" w:sz="0" w:space="0" w:color="auto"/>
            <w:bottom w:val="none" w:sz="0" w:space="0" w:color="auto"/>
            <w:right w:val="none" w:sz="0" w:space="0" w:color="auto"/>
          </w:divBdr>
        </w:div>
        <w:div w:id="1824466057">
          <w:marLeft w:val="640"/>
          <w:marRight w:val="0"/>
          <w:marTop w:val="0"/>
          <w:marBottom w:val="0"/>
          <w:divBdr>
            <w:top w:val="none" w:sz="0" w:space="0" w:color="auto"/>
            <w:left w:val="none" w:sz="0" w:space="0" w:color="auto"/>
            <w:bottom w:val="none" w:sz="0" w:space="0" w:color="auto"/>
            <w:right w:val="none" w:sz="0" w:space="0" w:color="auto"/>
          </w:divBdr>
        </w:div>
        <w:div w:id="976183174">
          <w:marLeft w:val="640"/>
          <w:marRight w:val="0"/>
          <w:marTop w:val="0"/>
          <w:marBottom w:val="0"/>
          <w:divBdr>
            <w:top w:val="none" w:sz="0" w:space="0" w:color="auto"/>
            <w:left w:val="none" w:sz="0" w:space="0" w:color="auto"/>
            <w:bottom w:val="none" w:sz="0" w:space="0" w:color="auto"/>
            <w:right w:val="none" w:sz="0" w:space="0" w:color="auto"/>
          </w:divBdr>
        </w:div>
        <w:div w:id="666979566">
          <w:marLeft w:val="640"/>
          <w:marRight w:val="0"/>
          <w:marTop w:val="0"/>
          <w:marBottom w:val="0"/>
          <w:divBdr>
            <w:top w:val="none" w:sz="0" w:space="0" w:color="auto"/>
            <w:left w:val="none" w:sz="0" w:space="0" w:color="auto"/>
            <w:bottom w:val="none" w:sz="0" w:space="0" w:color="auto"/>
            <w:right w:val="none" w:sz="0" w:space="0" w:color="auto"/>
          </w:divBdr>
        </w:div>
        <w:div w:id="183136484">
          <w:marLeft w:val="640"/>
          <w:marRight w:val="0"/>
          <w:marTop w:val="0"/>
          <w:marBottom w:val="0"/>
          <w:divBdr>
            <w:top w:val="none" w:sz="0" w:space="0" w:color="auto"/>
            <w:left w:val="none" w:sz="0" w:space="0" w:color="auto"/>
            <w:bottom w:val="none" w:sz="0" w:space="0" w:color="auto"/>
            <w:right w:val="none" w:sz="0" w:space="0" w:color="auto"/>
          </w:divBdr>
        </w:div>
        <w:div w:id="134764896">
          <w:marLeft w:val="640"/>
          <w:marRight w:val="0"/>
          <w:marTop w:val="0"/>
          <w:marBottom w:val="0"/>
          <w:divBdr>
            <w:top w:val="none" w:sz="0" w:space="0" w:color="auto"/>
            <w:left w:val="none" w:sz="0" w:space="0" w:color="auto"/>
            <w:bottom w:val="none" w:sz="0" w:space="0" w:color="auto"/>
            <w:right w:val="none" w:sz="0" w:space="0" w:color="auto"/>
          </w:divBdr>
        </w:div>
        <w:div w:id="427039456">
          <w:marLeft w:val="640"/>
          <w:marRight w:val="0"/>
          <w:marTop w:val="0"/>
          <w:marBottom w:val="0"/>
          <w:divBdr>
            <w:top w:val="none" w:sz="0" w:space="0" w:color="auto"/>
            <w:left w:val="none" w:sz="0" w:space="0" w:color="auto"/>
            <w:bottom w:val="none" w:sz="0" w:space="0" w:color="auto"/>
            <w:right w:val="none" w:sz="0" w:space="0" w:color="auto"/>
          </w:divBdr>
        </w:div>
        <w:div w:id="230845350">
          <w:marLeft w:val="640"/>
          <w:marRight w:val="0"/>
          <w:marTop w:val="0"/>
          <w:marBottom w:val="0"/>
          <w:divBdr>
            <w:top w:val="none" w:sz="0" w:space="0" w:color="auto"/>
            <w:left w:val="none" w:sz="0" w:space="0" w:color="auto"/>
            <w:bottom w:val="none" w:sz="0" w:space="0" w:color="auto"/>
            <w:right w:val="none" w:sz="0" w:space="0" w:color="auto"/>
          </w:divBdr>
        </w:div>
        <w:div w:id="1681464877">
          <w:marLeft w:val="640"/>
          <w:marRight w:val="0"/>
          <w:marTop w:val="0"/>
          <w:marBottom w:val="0"/>
          <w:divBdr>
            <w:top w:val="none" w:sz="0" w:space="0" w:color="auto"/>
            <w:left w:val="none" w:sz="0" w:space="0" w:color="auto"/>
            <w:bottom w:val="none" w:sz="0" w:space="0" w:color="auto"/>
            <w:right w:val="none" w:sz="0" w:space="0" w:color="auto"/>
          </w:divBdr>
        </w:div>
      </w:divsChild>
    </w:div>
    <w:div w:id="910038591">
      <w:bodyDiv w:val="1"/>
      <w:marLeft w:val="0"/>
      <w:marRight w:val="0"/>
      <w:marTop w:val="0"/>
      <w:marBottom w:val="0"/>
      <w:divBdr>
        <w:top w:val="none" w:sz="0" w:space="0" w:color="auto"/>
        <w:left w:val="none" w:sz="0" w:space="0" w:color="auto"/>
        <w:bottom w:val="none" w:sz="0" w:space="0" w:color="auto"/>
        <w:right w:val="none" w:sz="0" w:space="0" w:color="auto"/>
      </w:divBdr>
      <w:divsChild>
        <w:div w:id="37516620">
          <w:marLeft w:val="640"/>
          <w:marRight w:val="0"/>
          <w:marTop w:val="0"/>
          <w:marBottom w:val="0"/>
          <w:divBdr>
            <w:top w:val="none" w:sz="0" w:space="0" w:color="auto"/>
            <w:left w:val="none" w:sz="0" w:space="0" w:color="auto"/>
            <w:bottom w:val="none" w:sz="0" w:space="0" w:color="auto"/>
            <w:right w:val="none" w:sz="0" w:space="0" w:color="auto"/>
          </w:divBdr>
        </w:div>
        <w:div w:id="125397364">
          <w:marLeft w:val="640"/>
          <w:marRight w:val="0"/>
          <w:marTop w:val="0"/>
          <w:marBottom w:val="0"/>
          <w:divBdr>
            <w:top w:val="none" w:sz="0" w:space="0" w:color="auto"/>
            <w:left w:val="none" w:sz="0" w:space="0" w:color="auto"/>
            <w:bottom w:val="none" w:sz="0" w:space="0" w:color="auto"/>
            <w:right w:val="none" w:sz="0" w:space="0" w:color="auto"/>
          </w:divBdr>
        </w:div>
        <w:div w:id="219171186">
          <w:marLeft w:val="640"/>
          <w:marRight w:val="0"/>
          <w:marTop w:val="0"/>
          <w:marBottom w:val="0"/>
          <w:divBdr>
            <w:top w:val="none" w:sz="0" w:space="0" w:color="auto"/>
            <w:left w:val="none" w:sz="0" w:space="0" w:color="auto"/>
            <w:bottom w:val="none" w:sz="0" w:space="0" w:color="auto"/>
            <w:right w:val="none" w:sz="0" w:space="0" w:color="auto"/>
          </w:divBdr>
        </w:div>
        <w:div w:id="221254049">
          <w:marLeft w:val="640"/>
          <w:marRight w:val="0"/>
          <w:marTop w:val="0"/>
          <w:marBottom w:val="0"/>
          <w:divBdr>
            <w:top w:val="none" w:sz="0" w:space="0" w:color="auto"/>
            <w:left w:val="none" w:sz="0" w:space="0" w:color="auto"/>
            <w:bottom w:val="none" w:sz="0" w:space="0" w:color="auto"/>
            <w:right w:val="none" w:sz="0" w:space="0" w:color="auto"/>
          </w:divBdr>
        </w:div>
        <w:div w:id="333997623">
          <w:marLeft w:val="640"/>
          <w:marRight w:val="0"/>
          <w:marTop w:val="0"/>
          <w:marBottom w:val="0"/>
          <w:divBdr>
            <w:top w:val="none" w:sz="0" w:space="0" w:color="auto"/>
            <w:left w:val="none" w:sz="0" w:space="0" w:color="auto"/>
            <w:bottom w:val="none" w:sz="0" w:space="0" w:color="auto"/>
            <w:right w:val="none" w:sz="0" w:space="0" w:color="auto"/>
          </w:divBdr>
        </w:div>
        <w:div w:id="348726324">
          <w:marLeft w:val="640"/>
          <w:marRight w:val="0"/>
          <w:marTop w:val="0"/>
          <w:marBottom w:val="0"/>
          <w:divBdr>
            <w:top w:val="none" w:sz="0" w:space="0" w:color="auto"/>
            <w:left w:val="none" w:sz="0" w:space="0" w:color="auto"/>
            <w:bottom w:val="none" w:sz="0" w:space="0" w:color="auto"/>
            <w:right w:val="none" w:sz="0" w:space="0" w:color="auto"/>
          </w:divBdr>
        </w:div>
        <w:div w:id="557672723">
          <w:marLeft w:val="640"/>
          <w:marRight w:val="0"/>
          <w:marTop w:val="0"/>
          <w:marBottom w:val="0"/>
          <w:divBdr>
            <w:top w:val="none" w:sz="0" w:space="0" w:color="auto"/>
            <w:left w:val="none" w:sz="0" w:space="0" w:color="auto"/>
            <w:bottom w:val="none" w:sz="0" w:space="0" w:color="auto"/>
            <w:right w:val="none" w:sz="0" w:space="0" w:color="auto"/>
          </w:divBdr>
        </w:div>
        <w:div w:id="574241358">
          <w:marLeft w:val="640"/>
          <w:marRight w:val="0"/>
          <w:marTop w:val="0"/>
          <w:marBottom w:val="0"/>
          <w:divBdr>
            <w:top w:val="none" w:sz="0" w:space="0" w:color="auto"/>
            <w:left w:val="none" w:sz="0" w:space="0" w:color="auto"/>
            <w:bottom w:val="none" w:sz="0" w:space="0" w:color="auto"/>
            <w:right w:val="none" w:sz="0" w:space="0" w:color="auto"/>
          </w:divBdr>
        </w:div>
        <w:div w:id="746195426">
          <w:marLeft w:val="640"/>
          <w:marRight w:val="0"/>
          <w:marTop w:val="0"/>
          <w:marBottom w:val="0"/>
          <w:divBdr>
            <w:top w:val="none" w:sz="0" w:space="0" w:color="auto"/>
            <w:left w:val="none" w:sz="0" w:space="0" w:color="auto"/>
            <w:bottom w:val="none" w:sz="0" w:space="0" w:color="auto"/>
            <w:right w:val="none" w:sz="0" w:space="0" w:color="auto"/>
          </w:divBdr>
        </w:div>
        <w:div w:id="998847177">
          <w:marLeft w:val="640"/>
          <w:marRight w:val="0"/>
          <w:marTop w:val="0"/>
          <w:marBottom w:val="0"/>
          <w:divBdr>
            <w:top w:val="none" w:sz="0" w:space="0" w:color="auto"/>
            <w:left w:val="none" w:sz="0" w:space="0" w:color="auto"/>
            <w:bottom w:val="none" w:sz="0" w:space="0" w:color="auto"/>
            <w:right w:val="none" w:sz="0" w:space="0" w:color="auto"/>
          </w:divBdr>
        </w:div>
        <w:div w:id="1273132189">
          <w:marLeft w:val="640"/>
          <w:marRight w:val="0"/>
          <w:marTop w:val="0"/>
          <w:marBottom w:val="0"/>
          <w:divBdr>
            <w:top w:val="none" w:sz="0" w:space="0" w:color="auto"/>
            <w:left w:val="none" w:sz="0" w:space="0" w:color="auto"/>
            <w:bottom w:val="none" w:sz="0" w:space="0" w:color="auto"/>
            <w:right w:val="none" w:sz="0" w:space="0" w:color="auto"/>
          </w:divBdr>
        </w:div>
        <w:div w:id="1419059984">
          <w:marLeft w:val="640"/>
          <w:marRight w:val="0"/>
          <w:marTop w:val="0"/>
          <w:marBottom w:val="0"/>
          <w:divBdr>
            <w:top w:val="none" w:sz="0" w:space="0" w:color="auto"/>
            <w:left w:val="none" w:sz="0" w:space="0" w:color="auto"/>
            <w:bottom w:val="none" w:sz="0" w:space="0" w:color="auto"/>
            <w:right w:val="none" w:sz="0" w:space="0" w:color="auto"/>
          </w:divBdr>
        </w:div>
        <w:div w:id="1714573498">
          <w:marLeft w:val="640"/>
          <w:marRight w:val="0"/>
          <w:marTop w:val="0"/>
          <w:marBottom w:val="0"/>
          <w:divBdr>
            <w:top w:val="none" w:sz="0" w:space="0" w:color="auto"/>
            <w:left w:val="none" w:sz="0" w:space="0" w:color="auto"/>
            <w:bottom w:val="none" w:sz="0" w:space="0" w:color="auto"/>
            <w:right w:val="none" w:sz="0" w:space="0" w:color="auto"/>
          </w:divBdr>
        </w:div>
        <w:div w:id="1785610578">
          <w:marLeft w:val="640"/>
          <w:marRight w:val="0"/>
          <w:marTop w:val="0"/>
          <w:marBottom w:val="0"/>
          <w:divBdr>
            <w:top w:val="none" w:sz="0" w:space="0" w:color="auto"/>
            <w:left w:val="none" w:sz="0" w:space="0" w:color="auto"/>
            <w:bottom w:val="none" w:sz="0" w:space="0" w:color="auto"/>
            <w:right w:val="none" w:sz="0" w:space="0" w:color="auto"/>
          </w:divBdr>
        </w:div>
      </w:divsChild>
    </w:div>
    <w:div w:id="918321997">
      <w:bodyDiv w:val="1"/>
      <w:marLeft w:val="0"/>
      <w:marRight w:val="0"/>
      <w:marTop w:val="0"/>
      <w:marBottom w:val="0"/>
      <w:divBdr>
        <w:top w:val="none" w:sz="0" w:space="0" w:color="auto"/>
        <w:left w:val="none" w:sz="0" w:space="0" w:color="auto"/>
        <w:bottom w:val="none" w:sz="0" w:space="0" w:color="auto"/>
        <w:right w:val="none" w:sz="0" w:space="0" w:color="auto"/>
      </w:divBdr>
    </w:div>
    <w:div w:id="954140765">
      <w:bodyDiv w:val="1"/>
      <w:marLeft w:val="0"/>
      <w:marRight w:val="0"/>
      <w:marTop w:val="0"/>
      <w:marBottom w:val="0"/>
      <w:divBdr>
        <w:top w:val="none" w:sz="0" w:space="0" w:color="auto"/>
        <w:left w:val="none" w:sz="0" w:space="0" w:color="auto"/>
        <w:bottom w:val="none" w:sz="0" w:space="0" w:color="auto"/>
        <w:right w:val="none" w:sz="0" w:space="0" w:color="auto"/>
      </w:divBdr>
    </w:div>
    <w:div w:id="967249115">
      <w:bodyDiv w:val="1"/>
      <w:marLeft w:val="0"/>
      <w:marRight w:val="0"/>
      <w:marTop w:val="0"/>
      <w:marBottom w:val="0"/>
      <w:divBdr>
        <w:top w:val="none" w:sz="0" w:space="0" w:color="auto"/>
        <w:left w:val="none" w:sz="0" w:space="0" w:color="auto"/>
        <w:bottom w:val="none" w:sz="0" w:space="0" w:color="auto"/>
        <w:right w:val="none" w:sz="0" w:space="0" w:color="auto"/>
      </w:divBdr>
    </w:div>
    <w:div w:id="1000088105">
      <w:bodyDiv w:val="1"/>
      <w:marLeft w:val="0"/>
      <w:marRight w:val="0"/>
      <w:marTop w:val="0"/>
      <w:marBottom w:val="0"/>
      <w:divBdr>
        <w:top w:val="none" w:sz="0" w:space="0" w:color="auto"/>
        <w:left w:val="none" w:sz="0" w:space="0" w:color="auto"/>
        <w:bottom w:val="none" w:sz="0" w:space="0" w:color="auto"/>
        <w:right w:val="none" w:sz="0" w:space="0" w:color="auto"/>
      </w:divBdr>
    </w:div>
    <w:div w:id="1005978437">
      <w:bodyDiv w:val="1"/>
      <w:marLeft w:val="0"/>
      <w:marRight w:val="0"/>
      <w:marTop w:val="0"/>
      <w:marBottom w:val="0"/>
      <w:divBdr>
        <w:top w:val="none" w:sz="0" w:space="0" w:color="auto"/>
        <w:left w:val="none" w:sz="0" w:space="0" w:color="auto"/>
        <w:bottom w:val="none" w:sz="0" w:space="0" w:color="auto"/>
        <w:right w:val="none" w:sz="0" w:space="0" w:color="auto"/>
      </w:divBdr>
    </w:div>
    <w:div w:id="1007710574">
      <w:bodyDiv w:val="1"/>
      <w:marLeft w:val="0"/>
      <w:marRight w:val="0"/>
      <w:marTop w:val="0"/>
      <w:marBottom w:val="0"/>
      <w:divBdr>
        <w:top w:val="none" w:sz="0" w:space="0" w:color="auto"/>
        <w:left w:val="none" w:sz="0" w:space="0" w:color="auto"/>
        <w:bottom w:val="none" w:sz="0" w:space="0" w:color="auto"/>
        <w:right w:val="none" w:sz="0" w:space="0" w:color="auto"/>
      </w:divBdr>
      <w:divsChild>
        <w:div w:id="189805569">
          <w:marLeft w:val="640"/>
          <w:marRight w:val="0"/>
          <w:marTop w:val="0"/>
          <w:marBottom w:val="0"/>
          <w:divBdr>
            <w:top w:val="none" w:sz="0" w:space="0" w:color="auto"/>
            <w:left w:val="none" w:sz="0" w:space="0" w:color="auto"/>
            <w:bottom w:val="none" w:sz="0" w:space="0" w:color="auto"/>
            <w:right w:val="none" w:sz="0" w:space="0" w:color="auto"/>
          </w:divBdr>
        </w:div>
        <w:div w:id="249318312">
          <w:marLeft w:val="640"/>
          <w:marRight w:val="0"/>
          <w:marTop w:val="0"/>
          <w:marBottom w:val="0"/>
          <w:divBdr>
            <w:top w:val="none" w:sz="0" w:space="0" w:color="auto"/>
            <w:left w:val="none" w:sz="0" w:space="0" w:color="auto"/>
            <w:bottom w:val="none" w:sz="0" w:space="0" w:color="auto"/>
            <w:right w:val="none" w:sz="0" w:space="0" w:color="auto"/>
          </w:divBdr>
        </w:div>
        <w:div w:id="422456151">
          <w:marLeft w:val="640"/>
          <w:marRight w:val="0"/>
          <w:marTop w:val="0"/>
          <w:marBottom w:val="0"/>
          <w:divBdr>
            <w:top w:val="none" w:sz="0" w:space="0" w:color="auto"/>
            <w:left w:val="none" w:sz="0" w:space="0" w:color="auto"/>
            <w:bottom w:val="none" w:sz="0" w:space="0" w:color="auto"/>
            <w:right w:val="none" w:sz="0" w:space="0" w:color="auto"/>
          </w:divBdr>
        </w:div>
        <w:div w:id="570502064">
          <w:marLeft w:val="640"/>
          <w:marRight w:val="0"/>
          <w:marTop w:val="0"/>
          <w:marBottom w:val="0"/>
          <w:divBdr>
            <w:top w:val="none" w:sz="0" w:space="0" w:color="auto"/>
            <w:left w:val="none" w:sz="0" w:space="0" w:color="auto"/>
            <w:bottom w:val="none" w:sz="0" w:space="0" w:color="auto"/>
            <w:right w:val="none" w:sz="0" w:space="0" w:color="auto"/>
          </w:divBdr>
        </w:div>
        <w:div w:id="703096054">
          <w:marLeft w:val="640"/>
          <w:marRight w:val="0"/>
          <w:marTop w:val="0"/>
          <w:marBottom w:val="0"/>
          <w:divBdr>
            <w:top w:val="none" w:sz="0" w:space="0" w:color="auto"/>
            <w:left w:val="none" w:sz="0" w:space="0" w:color="auto"/>
            <w:bottom w:val="none" w:sz="0" w:space="0" w:color="auto"/>
            <w:right w:val="none" w:sz="0" w:space="0" w:color="auto"/>
          </w:divBdr>
        </w:div>
        <w:div w:id="708918001">
          <w:marLeft w:val="640"/>
          <w:marRight w:val="0"/>
          <w:marTop w:val="0"/>
          <w:marBottom w:val="0"/>
          <w:divBdr>
            <w:top w:val="none" w:sz="0" w:space="0" w:color="auto"/>
            <w:left w:val="none" w:sz="0" w:space="0" w:color="auto"/>
            <w:bottom w:val="none" w:sz="0" w:space="0" w:color="auto"/>
            <w:right w:val="none" w:sz="0" w:space="0" w:color="auto"/>
          </w:divBdr>
        </w:div>
        <w:div w:id="740567784">
          <w:marLeft w:val="640"/>
          <w:marRight w:val="0"/>
          <w:marTop w:val="0"/>
          <w:marBottom w:val="0"/>
          <w:divBdr>
            <w:top w:val="none" w:sz="0" w:space="0" w:color="auto"/>
            <w:left w:val="none" w:sz="0" w:space="0" w:color="auto"/>
            <w:bottom w:val="none" w:sz="0" w:space="0" w:color="auto"/>
            <w:right w:val="none" w:sz="0" w:space="0" w:color="auto"/>
          </w:divBdr>
        </w:div>
        <w:div w:id="879559108">
          <w:marLeft w:val="640"/>
          <w:marRight w:val="0"/>
          <w:marTop w:val="0"/>
          <w:marBottom w:val="0"/>
          <w:divBdr>
            <w:top w:val="none" w:sz="0" w:space="0" w:color="auto"/>
            <w:left w:val="none" w:sz="0" w:space="0" w:color="auto"/>
            <w:bottom w:val="none" w:sz="0" w:space="0" w:color="auto"/>
            <w:right w:val="none" w:sz="0" w:space="0" w:color="auto"/>
          </w:divBdr>
        </w:div>
        <w:div w:id="903375056">
          <w:marLeft w:val="640"/>
          <w:marRight w:val="0"/>
          <w:marTop w:val="0"/>
          <w:marBottom w:val="0"/>
          <w:divBdr>
            <w:top w:val="none" w:sz="0" w:space="0" w:color="auto"/>
            <w:left w:val="none" w:sz="0" w:space="0" w:color="auto"/>
            <w:bottom w:val="none" w:sz="0" w:space="0" w:color="auto"/>
            <w:right w:val="none" w:sz="0" w:space="0" w:color="auto"/>
          </w:divBdr>
        </w:div>
        <w:div w:id="1000542486">
          <w:marLeft w:val="640"/>
          <w:marRight w:val="0"/>
          <w:marTop w:val="0"/>
          <w:marBottom w:val="0"/>
          <w:divBdr>
            <w:top w:val="none" w:sz="0" w:space="0" w:color="auto"/>
            <w:left w:val="none" w:sz="0" w:space="0" w:color="auto"/>
            <w:bottom w:val="none" w:sz="0" w:space="0" w:color="auto"/>
            <w:right w:val="none" w:sz="0" w:space="0" w:color="auto"/>
          </w:divBdr>
        </w:div>
        <w:div w:id="1227961334">
          <w:marLeft w:val="640"/>
          <w:marRight w:val="0"/>
          <w:marTop w:val="0"/>
          <w:marBottom w:val="0"/>
          <w:divBdr>
            <w:top w:val="none" w:sz="0" w:space="0" w:color="auto"/>
            <w:left w:val="none" w:sz="0" w:space="0" w:color="auto"/>
            <w:bottom w:val="none" w:sz="0" w:space="0" w:color="auto"/>
            <w:right w:val="none" w:sz="0" w:space="0" w:color="auto"/>
          </w:divBdr>
        </w:div>
        <w:div w:id="1821532984">
          <w:marLeft w:val="640"/>
          <w:marRight w:val="0"/>
          <w:marTop w:val="0"/>
          <w:marBottom w:val="0"/>
          <w:divBdr>
            <w:top w:val="none" w:sz="0" w:space="0" w:color="auto"/>
            <w:left w:val="none" w:sz="0" w:space="0" w:color="auto"/>
            <w:bottom w:val="none" w:sz="0" w:space="0" w:color="auto"/>
            <w:right w:val="none" w:sz="0" w:space="0" w:color="auto"/>
          </w:divBdr>
        </w:div>
        <w:div w:id="1886019040">
          <w:marLeft w:val="640"/>
          <w:marRight w:val="0"/>
          <w:marTop w:val="0"/>
          <w:marBottom w:val="0"/>
          <w:divBdr>
            <w:top w:val="none" w:sz="0" w:space="0" w:color="auto"/>
            <w:left w:val="none" w:sz="0" w:space="0" w:color="auto"/>
            <w:bottom w:val="none" w:sz="0" w:space="0" w:color="auto"/>
            <w:right w:val="none" w:sz="0" w:space="0" w:color="auto"/>
          </w:divBdr>
        </w:div>
      </w:divsChild>
    </w:div>
    <w:div w:id="1014577529">
      <w:bodyDiv w:val="1"/>
      <w:marLeft w:val="0"/>
      <w:marRight w:val="0"/>
      <w:marTop w:val="0"/>
      <w:marBottom w:val="0"/>
      <w:divBdr>
        <w:top w:val="none" w:sz="0" w:space="0" w:color="auto"/>
        <w:left w:val="none" w:sz="0" w:space="0" w:color="auto"/>
        <w:bottom w:val="none" w:sz="0" w:space="0" w:color="auto"/>
        <w:right w:val="none" w:sz="0" w:space="0" w:color="auto"/>
      </w:divBdr>
      <w:divsChild>
        <w:div w:id="53625968">
          <w:marLeft w:val="640"/>
          <w:marRight w:val="0"/>
          <w:marTop w:val="0"/>
          <w:marBottom w:val="0"/>
          <w:divBdr>
            <w:top w:val="none" w:sz="0" w:space="0" w:color="auto"/>
            <w:left w:val="none" w:sz="0" w:space="0" w:color="auto"/>
            <w:bottom w:val="none" w:sz="0" w:space="0" w:color="auto"/>
            <w:right w:val="none" w:sz="0" w:space="0" w:color="auto"/>
          </w:divBdr>
        </w:div>
        <w:div w:id="174731536">
          <w:marLeft w:val="640"/>
          <w:marRight w:val="0"/>
          <w:marTop w:val="0"/>
          <w:marBottom w:val="0"/>
          <w:divBdr>
            <w:top w:val="none" w:sz="0" w:space="0" w:color="auto"/>
            <w:left w:val="none" w:sz="0" w:space="0" w:color="auto"/>
            <w:bottom w:val="none" w:sz="0" w:space="0" w:color="auto"/>
            <w:right w:val="none" w:sz="0" w:space="0" w:color="auto"/>
          </w:divBdr>
        </w:div>
        <w:div w:id="286011187">
          <w:marLeft w:val="640"/>
          <w:marRight w:val="0"/>
          <w:marTop w:val="0"/>
          <w:marBottom w:val="0"/>
          <w:divBdr>
            <w:top w:val="none" w:sz="0" w:space="0" w:color="auto"/>
            <w:left w:val="none" w:sz="0" w:space="0" w:color="auto"/>
            <w:bottom w:val="none" w:sz="0" w:space="0" w:color="auto"/>
            <w:right w:val="none" w:sz="0" w:space="0" w:color="auto"/>
          </w:divBdr>
        </w:div>
        <w:div w:id="315112934">
          <w:marLeft w:val="640"/>
          <w:marRight w:val="0"/>
          <w:marTop w:val="0"/>
          <w:marBottom w:val="0"/>
          <w:divBdr>
            <w:top w:val="none" w:sz="0" w:space="0" w:color="auto"/>
            <w:left w:val="none" w:sz="0" w:space="0" w:color="auto"/>
            <w:bottom w:val="none" w:sz="0" w:space="0" w:color="auto"/>
            <w:right w:val="none" w:sz="0" w:space="0" w:color="auto"/>
          </w:divBdr>
        </w:div>
        <w:div w:id="460071915">
          <w:marLeft w:val="640"/>
          <w:marRight w:val="0"/>
          <w:marTop w:val="0"/>
          <w:marBottom w:val="0"/>
          <w:divBdr>
            <w:top w:val="none" w:sz="0" w:space="0" w:color="auto"/>
            <w:left w:val="none" w:sz="0" w:space="0" w:color="auto"/>
            <w:bottom w:val="none" w:sz="0" w:space="0" w:color="auto"/>
            <w:right w:val="none" w:sz="0" w:space="0" w:color="auto"/>
          </w:divBdr>
        </w:div>
        <w:div w:id="497233762">
          <w:marLeft w:val="640"/>
          <w:marRight w:val="0"/>
          <w:marTop w:val="0"/>
          <w:marBottom w:val="0"/>
          <w:divBdr>
            <w:top w:val="none" w:sz="0" w:space="0" w:color="auto"/>
            <w:left w:val="none" w:sz="0" w:space="0" w:color="auto"/>
            <w:bottom w:val="none" w:sz="0" w:space="0" w:color="auto"/>
            <w:right w:val="none" w:sz="0" w:space="0" w:color="auto"/>
          </w:divBdr>
        </w:div>
        <w:div w:id="609238360">
          <w:marLeft w:val="640"/>
          <w:marRight w:val="0"/>
          <w:marTop w:val="0"/>
          <w:marBottom w:val="0"/>
          <w:divBdr>
            <w:top w:val="none" w:sz="0" w:space="0" w:color="auto"/>
            <w:left w:val="none" w:sz="0" w:space="0" w:color="auto"/>
            <w:bottom w:val="none" w:sz="0" w:space="0" w:color="auto"/>
            <w:right w:val="none" w:sz="0" w:space="0" w:color="auto"/>
          </w:divBdr>
        </w:div>
        <w:div w:id="736053914">
          <w:marLeft w:val="640"/>
          <w:marRight w:val="0"/>
          <w:marTop w:val="0"/>
          <w:marBottom w:val="0"/>
          <w:divBdr>
            <w:top w:val="none" w:sz="0" w:space="0" w:color="auto"/>
            <w:left w:val="none" w:sz="0" w:space="0" w:color="auto"/>
            <w:bottom w:val="none" w:sz="0" w:space="0" w:color="auto"/>
            <w:right w:val="none" w:sz="0" w:space="0" w:color="auto"/>
          </w:divBdr>
        </w:div>
        <w:div w:id="971978123">
          <w:marLeft w:val="640"/>
          <w:marRight w:val="0"/>
          <w:marTop w:val="0"/>
          <w:marBottom w:val="0"/>
          <w:divBdr>
            <w:top w:val="none" w:sz="0" w:space="0" w:color="auto"/>
            <w:left w:val="none" w:sz="0" w:space="0" w:color="auto"/>
            <w:bottom w:val="none" w:sz="0" w:space="0" w:color="auto"/>
            <w:right w:val="none" w:sz="0" w:space="0" w:color="auto"/>
          </w:divBdr>
        </w:div>
        <w:div w:id="1103037658">
          <w:marLeft w:val="640"/>
          <w:marRight w:val="0"/>
          <w:marTop w:val="0"/>
          <w:marBottom w:val="0"/>
          <w:divBdr>
            <w:top w:val="none" w:sz="0" w:space="0" w:color="auto"/>
            <w:left w:val="none" w:sz="0" w:space="0" w:color="auto"/>
            <w:bottom w:val="none" w:sz="0" w:space="0" w:color="auto"/>
            <w:right w:val="none" w:sz="0" w:space="0" w:color="auto"/>
          </w:divBdr>
        </w:div>
        <w:div w:id="1183518321">
          <w:marLeft w:val="640"/>
          <w:marRight w:val="0"/>
          <w:marTop w:val="0"/>
          <w:marBottom w:val="0"/>
          <w:divBdr>
            <w:top w:val="none" w:sz="0" w:space="0" w:color="auto"/>
            <w:left w:val="none" w:sz="0" w:space="0" w:color="auto"/>
            <w:bottom w:val="none" w:sz="0" w:space="0" w:color="auto"/>
            <w:right w:val="none" w:sz="0" w:space="0" w:color="auto"/>
          </w:divBdr>
        </w:div>
        <w:div w:id="1410884165">
          <w:marLeft w:val="640"/>
          <w:marRight w:val="0"/>
          <w:marTop w:val="0"/>
          <w:marBottom w:val="0"/>
          <w:divBdr>
            <w:top w:val="none" w:sz="0" w:space="0" w:color="auto"/>
            <w:left w:val="none" w:sz="0" w:space="0" w:color="auto"/>
            <w:bottom w:val="none" w:sz="0" w:space="0" w:color="auto"/>
            <w:right w:val="none" w:sz="0" w:space="0" w:color="auto"/>
          </w:divBdr>
        </w:div>
        <w:div w:id="1881743412">
          <w:marLeft w:val="640"/>
          <w:marRight w:val="0"/>
          <w:marTop w:val="0"/>
          <w:marBottom w:val="0"/>
          <w:divBdr>
            <w:top w:val="none" w:sz="0" w:space="0" w:color="auto"/>
            <w:left w:val="none" w:sz="0" w:space="0" w:color="auto"/>
            <w:bottom w:val="none" w:sz="0" w:space="0" w:color="auto"/>
            <w:right w:val="none" w:sz="0" w:space="0" w:color="auto"/>
          </w:divBdr>
        </w:div>
        <w:div w:id="1932659281">
          <w:marLeft w:val="640"/>
          <w:marRight w:val="0"/>
          <w:marTop w:val="0"/>
          <w:marBottom w:val="0"/>
          <w:divBdr>
            <w:top w:val="none" w:sz="0" w:space="0" w:color="auto"/>
            <w:left w:val="none" w:sz="0" w:space="0" w:color="auto"/>
            <w:bottom w:val="none" w:sz="0" w:space="0" w:color="auto"/>
            <w:right w:val="none" w:sz="0" w:space="0" w:color="auto"/>
          </w:divBdr>
        </w:div>
      </w:divsChild>
    </w:div>
    <w:div w:id="1041980978">
      <w:bodyDiv w:val="1"/>
      <w:marLeft w:val="0"/>
      <w:marRight w:val="0"/>
      <w:marTop w:val="0"/>
      <w:marBottom w:val="0"/>
      <w:divBdr>
        <w:top w:val="none" w:sz="0" w:space="0" w:color="auto"/>
        <w:left w:val="none" w:sz="0" w:space="0" w:color="auto"/>
        <w:bottom w:val="none" w:sz="0" w:space="0" w:color="auto"/>
        <w:right w:val="none" w:sz="0" w:space="0" w:color="auto"/>
      </w:divBdr>
      <w:divsChild>
        <w:div w:id="73016507">
          <w:marLeft w:val="640"/>
          <w:marRight w:val="0"/>
          <w:marTop w:val="0"/>
          <w:marBottom w:val="0"/>
          <w:divBdr>
            <w:top w:val="none" w:sz="0" w:space="0" w:color="auto"/>
            <w:left w:val="none" w:sz="0" w:space="0" w:color="auto"/>
            <w:bottom w:val="none" w:sz="0" w:space="0" w:color="auto"/>
            <w:right w:val="none" w:sz="0" w:space="0" w:color="auto"/>
          </w:divBdr>
        </w:div>
        <w:div w:id="94792412">
          <w:marLeft w:val="640"/>
          <w:marRight w:val="0"/>
          <w:marTop w:val="0"/>
          <w:marBottom w:val="0"/>
          <w:divBdr>
            <w:top w:val="none" w:sz="0" w:space="0" w:color="auto"/>
            <w:left w:val="none" w:sz="0" w:space="0" w:color="auto"/>
            <w:bottom w:val="none" w:sz="0" w:space="0" w:color="auto"/>
            <w:right w:val="none" w:sz="0" w:space="0" w:color="auto"/>
          </w:divBdr>
        </w:div>
        <w:div w:id="192229403">
          <w:marLeft w:val="640"/>
          <w:marRight w:val="0"/>
          <w:marTop w:val="0"/>
          <w:marBottom w:val="0"/>
          <w:divBdr>
            <w:top w:val="none" w:sz="0" w:space="0" w:color="auto"/>
            <w:left w:val="none" w:sz="0" w:space="0" w:color="auto"/>
            <w:bottom w:val="none" w:sz="0" w:space="0" w:color="auto"/>
            <w:right w:val="none" w:sz="0" w:space="0" w:color="auto"/>
          </w:divBdr>
        </w:div>
        <w:div w:id="272441530">
          <w:marLeft w:val="640"/>
          <w:marRight w:val="0"/>
          <w:marTop w:val="0"/>
          <w:marBottom w:val="0"/>
          <w:divBdr>
            <w:top w:val="none" w:sz="0" w:space="0" w:color="auto"/>
            <w:left w:val="none" w:sz="0" w:space="0" w:color="auto"/>
            <w:bottom w:val="none" w:sz="0" w:space="0" w:color="auto"/>
            <w:right w:val="none" w:sz="0" w:space="0" w:color="auto"/>
          </w:divBdr>
        </w:div>
        <w:div w:id="275908600">
          <w:marLeft w:val="640"/>
          <w:marRight w:val="0"/>
          <w:marTop w:val="0"/>
          <w:marBottom w:val="0"/>
          <w:divBdr>
            <w:top w:val="none" w:sz="0" w:space="0" w:color="auto"/>
            <w:left w:val="none" w:sz="0" w:space="0" w:color="auto"/>
            <w:bottom w:val="none" w:sz="0" w:space="0" w:color="auto"/>
            <w:right w:val="none" w:sz="0" w:space="0" w:color="auto"/>
          </w:divBdr>
        </w:div>
        <w:div w:id="379134645">
          <w:marLeft w:val="640"/>
          <w:marRight w:val="0"/>
          <w:marTop w:val="0"/>
          <w:marBottom w:val="0"/>
          <w:divBdr>
            <w:top w:val="none" w:sz="0" w:space="0" w:color="auto"/>
            <w:left w:val="none" w:sz="0" w:space="0" w:color="auto"/>
            <w:bottom w:val="none" w:sz="0" w:space="0" w:color="auto"/>
            <w:right w:val="none" w:sz="0" w:space="0" w:color="auto"/>
          </w:divBdr>
        </w:div>
        <w:div w:id="671303040">
          <w:marLeft w:val="640"/>
          <w:marRight w:val="0"/>
          <w:marTop w:val="0"/>
          <w:marBottom w:val="0"/>
          <w:divBdr>
            <w:top w:val="none" w:sz="0" w:space="0" w:color="auto"/>
            <w:left w:val="none" w:sz="0" w:space="0" w:color="auto"/>
            <w:bottom w:val="none" w:sz="0" w:space="0" w:color="auto"/>
            <w:right w:val="none" w:sz="0" w:space="0" w:color="auto"/>
          </w:divBdr>
        </w:div>
        <w:div w:id="795412805">
          <w:marLeft w:val="640"/>
          <w:marRight w:val="0"/>
          <w:marTop w:val="0"/>
          <w:marBottom w:val="0"/>
          <w:divBdr>
            <w:top w:val="none" w:sz="0" w:space="0" w:color="auto"/>
            <w:left w:val="none" w:sz="0" w:space="0" w:color="auto"/>
            <w:bottom w:val="none" w:sz="0" w:space="0" w:color="auto"/>
            <w:right w:val="none" w:sz="0" w:space="0" w:color="auto"/>
          </w:divBdr>
        </w:div>
        <w:div w:id="1049380049">
          <w:marLeft w:val="640"/>
          <w:marRight w:val="0"/>
          <w:marTop w:val="0"/>
          <w:marBottom w:val="0"/>
          <w:divBdr>
            <w:top w:val="none" w:sz="0" w:space="0" w:color="auto"/>
            <w:left w:val="none" w:sz="0" w:space="0" w:color="auto"/>
            <w:bottom w:val="none" w:sz="0" w:space="0" w:color="auto"/>
            <w:right w:val="none" w:sz="0" w:space="0" w:color="auto"/>
          </w:divBdr>
        </w:div>
        <w:div w:id="1163275280">
          <w:marLeft w:val="640"/>
          <w:marRight w:val="0"/>
          <w:marTop w:val="0"/>
          <w:marBottom w:val="0"/>
          <w:divBdr>
            <w:top w:val="none" w:sz="0" w:space="0" w:color="auto"/>
            <w:left w:val="none" w:sz="0" w:space="0" w:color="auto"/>
            <w:bottom w:val="none" w:sz="0" w:space="0" w:color="auto"/>
            <w:right w:val="none" w:sz="0" w:space="0" w:color="auto"/>
          </w:divBdr>
        </w:div>
        <w:div w:id="1174759657">
          <w:marLeft w:val="640"/>
          <w:marRight w:val="0"/>
          <w:marTop w:val="0"/>
          <w:marBottom w:val="0"/>
          <w:divBdr>
            <w:top w:val="none" w:sz="0" w:space="0" w:color="auto"/>
            <w:left w:val="none" w:sz="0" w:space="0" w:color="auto"/>
            <w:bottom w:val="none" w:sz="0" w:space="0" w:color="auto"/>
            <w:right w:val="none" w:sz="0" w:space="0" w:color="auto"/>
          </w:divBdr>
        </w:div>
        <w:div w:id="1223712605">
          <w:marLeft w:val="640"/>
          <w:marRight w:val="0"/>
          <w:marTop w:val="0"/>
          <w:marBottom w:val="0"/>
          <w:divBdr>
            <w:top w:val="none" w:sz="0" w:space="0" w:color="auto"/>
            <w:left w:val="none" w:sz="0" w:space="0" w:color="auto"/>
            <w:bottom w:val="none" w:sz="0" w:space="0" w:color="auto"/>
            <w:right w:val="none" w:sz="0" w:space="0" w:color="auto"/>
          </w:divBdr>
        </w:div>
        <w:div w:id="1671059093">
          <w:marLeft w:val="640"/>
          <w:marRight w:val="0"/>
          <w:marTop w:val="0"/>
          <w:marBottom w:val="0"/>
          <w:divBdr>
            <w:top w:val="none" w:sz="0" w:space="0" w:color="auto"/>
            <w:left w:val="none" w:sz="0" w:space="0" w:color="auto"/>
            <w:bottom w:val="none" w:sz="0" w:space="0" w:color="auto"/>
            <w:right w:val="none" w:sz="0" w:space="0" w:color="auto"/>
          </w:divBdr>
        </w:div>
        <w:div w:id="1822456549">
          <w:marLeft w:val="640"/>
          <w:marRight w:val="0"/>
          <w:marTop w:val="0"/>
          <w:marBottom w:val="0"/>
          <w:divBdr>
            <w:top w:val="none" w:sz="0" w:space="0" w:color="auto"/>
            <w:left w:val="none" w:sz="0" w:space="0" w:color="auto"/>
            <w:bottom w:val="none" w:sz="0" w:space="0" w:color="auto"/>
            <w:right w:val="none" w:sz="0" w:space="0" w:color="auto"/>
          </w:divBdr>
        </w:div>
        <w:div w:id="1985575441">
          <w:marLeft w:val="640"/>
          <w:marRight w:val="0"/>
          <w:marTop w:val="0"/>
          <w:marBottom w:val="0"/>
          <w:divBdr>
            <w:top w:val="none" w:sz="0" w:space="0" w:color="auto"/>
            <w:left w:val="none" w:sz="0" w:space="0" w:color="auto"/>
            <w:bottom w:val="none" w:sz="0" w:space="0" w:color="auto"/>
            <w:right w:val="none" w:sz="0" w:space="0" w:color="auto"/>
          </w:divBdr>
        </w:div>
      </w:divsChild>
    </w:div>
    <w:div w:id="1058668630">
      <w:bodyDiv w:val="1"/>
      <w:marLeft w:val="0"/>
      <w:marRight w:val="0"/>
      <w:marTop w:val="0"/>
      <w:marBottom w:val="0"/>
      <w:divBdr>
        <w:top w:val="none" w:sz="0" w:space="0" w:color="auto"/>
        <w:left w:val="none" w:sz="0" w:space="0" w:color="auto"/>
        <w:bottom w:val="none" w:sz="0" w:space="0" w:color="auto"/>
        <w:right w:val="none" w:sz="0" w:space="0" w:color="auto"/>
      </w:divBdr>
      <w:divsChild>
        <w:div w:id="720714000">
          <w:marLeft w:val="640"/>
          <w:marRight w:val="0"/>
          <w:marTop w:val="0"/>
          <w:marBottom w:val="0"/>
          <w:divBdr>
            <w:top w:val="none" w:sz="0" w:space="0" w:color="auto"/>
            <w:left w:val="none" w:sz="0" w:space="0" w:color="auto"/>
            <w:bottom w:val="none" w:sz="0" w:space="0" w:color="auto"/>
            <w:right w:val="none" w:sz="0" w:space="0" w:color="auto"/>
          </w:divBdr>
        </w:div>
        <w:div w:id="1330525109">
          <w:marLeft w:val="640"/>
          <w:marRight w:val="0"/>
          <w:marTop w:val="0"/>
          <w:marBottom w:val="0"/>
          <w:divBdr>
            <w:top w:val="none" w:sz="0" w:space="0" w:color="auto"/>
            <w:left w:val="none" w:sz="0" w:space="0" w:color="auto"/>
            <w:bottom w:val="none" w:sz="0" w:space="0" w:color="auto"/>
            <w:right w:val="none" w:sz="0" w:space="0" w:color="auto"/>
          </w:divBdr>
        </w:div>
        <w:div w:id="1117529060">
          <w:marLeft w:val="640"/>
          <w:marRight w:val="0"/>
          <w:marTop w:val="0"/>
          <w:marBottom w:val="0"/>
          <w:divBdr>
            <w:top w:val="none" w:sz="0" w:space="0" w:color="auto"/>
            <w:left w:val="none" w:sz="0" w:space="0" w:color="auto"/>
            <w:bottom w:val="none" w:sz="0" w:space="0" w:color="auto"/>
            <w:right w:val="none" w:sz="0" w:space="0" w:color="auto"/>
          </w:divBdr>
        </w:div>
        <w:div w:id="685253205">
          <w:marLeft w:val="640"/>
          <w:marRight w:val="0"/>
          <w:marTop w:val="0"/>
          <w:marBottom w:val="0"/>
          <w:divBdr>
            <w:top w:val="none" w:sz="0" w:space="0" w:color="auto"/>
            <w:left w:val="none" w:sz="0" w:space="0" w:color="auto"/>
            <w:bottom w:val="none" w:sz="0" w:space="0" w:color="auto"/>
            <w:right w:val="none" w:sz="0" w:space="0" w:color="auto"/>
          </w:divBdr>
        </w:div>
        <w:div w:id="78214845">
          <w:marLeft w:val="640"/>
          <w:marRight w:val="0"/>
          <w:marTop w:val="0"/>
          <w:marBottom w:val="0"/>
          <w:divBdr>
            <w:top w:val="none" w:sz="0" w:space="0" w:color="auto"/>
            <w:left w:val="none" w:sz="0" w:space="0" w:color="auto"/>
            <w:bottom w:val="none" w:sz="0" w:space="0" w:color="auto"/>
            <w:right w:val="none" w:sz="0" w:space="0" w:color="auto"/>
          </w:divBdr>
        </w:div>
        <w:div w:id="1677616131">
          <w:marLeft w:val="640"/>
          <w:marRight w:val="0"/>
          <w:marTop w:val="0"/>
          <w:marBottom w:val="0"/>
          <w:divBdr>
            <w:top w:val="none" w:sz="0" w:space="0" w:color="auto"/>
            <w:left w:val="none" w:sz="0" w:space="0" w:color="auto"/>
            <w:bottom w:val="none" w:sz="0" w:space="0" w:color="auto"/>
            <w:right w:val="none" w:sz="0" w:space="0" w:color="auto"/>
          </w:divBdr>
        </w:div>
        <w:div w:id="421488944">
          <w:marLeft w:val="640"/>
          <w:marRight w:val="0"/>
          <w:marTop w:val="0"/>
          <w:marBottom w:val="0"/>
          <w:divBdr>
            <w:top w:val="none" w:sz="0" w:space="0" w:color="auto"/>
            <w:left w:val="none" w:sz="0" w:space="0" w:color="auto"/>
            <w:bottom w:val="none" w:sz="0" w:space="0" w:color="auto"/>
            <w:right w:val="none" w:sz="0" w:space="0" w:color="auto"/>
          </w:divBdr>
        </w:div>
        <w:div w:id="381365720">
          <w:marLeft w:val="640"/>
          <w:marRight w:val="0"/>
          <w:marTop w:val="0"/>
          <w:marBottom w:val="0"/>
          <w:divBdr>
            <w:top w:val="none" w:sz="0" w:space="0" w:color="auto"/>
            <w:left w:val="none" w:sz="0" w:space="0" w:color="auto"/>
            <w:bottom w:val="none" w:sz="0" w:space="0" w:color="auto"/>
            <w:right w:val="none" w:sz="0" w:space="0" w:color="auto"/>
          </w:divBdr>
        </w:div>
        <w:div w:id="524027956">
          <w:marLeft w:val="640"/>
          <w:marRight w:val="0"/>
          <w:marTop w:val="0"/>
          <w:marBottom w:val="0"/>
          <w:divBdr>
            <w:top w:val="none" w:sz="0" w:space="0" w:color="auto"/>
            <w:left w:val="none" w:sz="0" w:space="0" w:color="auto"/>
            <w:bottom w:val="none" w:sz="0" w:space="0" w:color="auto"/>
            <w:right w:val="none" w:sz="0" w:space="0" w:color="auto"/>
          </w:divBdr>
        </w:div>
        <w:div w:id="1332298345">
          <w:marLeft w:val="640"/>
          <w:marRight w:val="0"/>
          <w:marTop w:val="0"/>
          <w:marBottom w:val="0"/>
          <w:divBdr>
            <w:top w:val="none" w:sz="0" w:space="0" w:color="auto"/>
            <w:left w:val="none" w:sz="0" w:space="0" w:color="auto"/>
            <w:bottom w:val="none" w:sz="0" w:space="0" w:color="auto"/>
            <w:right w:val="none" w:sz="0" w:space="0" w:color="auto"/>
          </w:divBdr>
        </w:div>
        <w:div w:id="870073942">
          <w:marLeft w:val="640"/>
          <w:marRight w:val="0"/>
          <w:marTop w:val="0"/>
          <w:marBottom w:val="0"/>
          <w:divBdr>
            <w:top w:val="none" w:sz="0" w:space="0" w:color="auto"/>
            <w:left w:val="none" w:sz="0" w:space="0" w:color="auto"/>
            <w:bottom w:val="none" w:sz="0" w:space="0" w:color="auto"/>
            <w:right w:val="none" w:sz="0" w:space="0" w:color="auto"/>
          </w:divBdr>
        </w:div>
        <w:div w:id="967659072">
          <w:marLeft w:val="640"/>
          <w:marRight w:val="0"/>
          <w:marTop w:val="0"/>
          <w:marBottom w:val="0"/>
          <w:divBdr>
            <w:top w:val="none" w:sz="0" w:space="0" w:color="auto"/>
            <w:left w:val="none" w:sz="0" w:space="0" w:color="auto"/>
            <w:bottom w:val="none" w:sz="0" w:space="0" w:color="auto"/>
            <w:right w:val="none" w:sz="0" w:space="0" w:color="auto"/>
          </w:divBdr>
        </w:div>
        <w:div w:id="146634941">
          <w:marLeft w:val="640"/>
          <w:marRight w:val="0"/>
          <w:marTop w:val="0"/>
          <w:marBottom w:val="0"/>
          <w:divBdr>
            <w:top w:val="none" w:sz="0" w:space="0" w:color="auto"/>
            <w:left w:val="none" w:sz="0" w:space="0" w:color="auto"/>
            <w:bottom w:val="none" w:sz="0" w:space="0" w:color="auto"/>
            <w:right w:val="none" w:sz="0" w:space="0" w:color="auto"/>
          </w:divBdr>
        </w:div>
        <w:div w:id="795027882">
          <w:marLeft w:val="640"/>
          <w:marRight w:val="0"/>
          <w:marTop w:val="0"/>
          <w:marBottom w:val="0"/>
          <w:divBdr>
            <w:top w:val="none" w:sz="0" w:space="0" w:color="auto"/>
            <w:left w:val="none" w:sz="0" w:space="0" w:color="auto"/>
            <w:bottom w:val="none" w:sz="0" w:space="0" w:color="auto"/>
            <w:right w:val="none" w:sz="0" w:space="0" w:color="auto"/>
          </w:divBdr>
        </w:div>
        <w:div w:id="1044250871">
          <w:marLeft w:val="640"/>
          <w:marRight w:val="0"/>
          <w:marTop w:val="0"/>
          <w:marBottom w:val="0"/>
          <w:divBdr>
            <w:top w:val="none" w:sz="0" w:space="0" w:color="auto"/>
            <w:left w:val="none" w:sz="0" w:space="0" w:color="auto"/>
            <w:bottom w:val="none" w:sz="0" w:space="0" w:color="auto"/>
            <w:right w:val="none" w:sz="0" w:space="0" w:color="auto"/>
          </w:divBdr>
        </w:div>
        <w:div w:id="1376849110">
          <w:marLeft w:val="640"/>
          <w:marRight w:val="0"/>
          <w:marTop w:val="0"/>
          <w:marBottom w:val="0"/>
          <w:divBdr>
            <w:top w:val="none" w:sz="0" w:space="0" w:color="auto"/>
            <w:left w:val="none" w:sz="0" w:space="0" w:color="auto"/>
            <w:bottom w:val="none" w:sz="0" w:space="0" w:color="auto"/>
            <w:right w:val="none" w:sz="0" w:space="0" w:color="auto"/>
          </w:divBdr>
        </w:div>
        <w:div w:id="1474057396">
          <w:marLeft w:val="640"/>
          <w:marRight w:val="0"/>
          <w:marTop w:val="0"/>
          <w:marBottom w:val="0"/>
          <w:divBdr>
            <w:top w:val="none" w:sz="0" w:space="0" w:color="auto"/>
            <w:left w:val="none" w:sz="0" w:space="0" w:color="auto"/>
            <w:bottom w:val="none" w:sz="0" w:space="0" w:color="auto"/>
            <w:right w:val="none" w:sz="0" w:space="0" w:color="auto"/>
          </w:divBdr>
        </w:div>
        <w:div w:id="791704567">
          <w:marLeft w:val="640"/>
          <w:marRight w:val="0"/>
          <w:marTop w:val="0"/>
          <w:marBottom w:val="0"/>
          <w:divBdr>
            <w:top w:val="none" w:sz="0" w:space="0" w:color="auto"/>
            <w:left w:val="none" w:sz="0" w:space="0" w:color="auto"/>
            <w:bottom w:val="none" w:sz="0" w:space="0" w:color="auto"/>
            <w:right w:val="none" w:sz="0" w:space="0" w:color="auto"/>
          </w:divBdr>
        </w:div>
        <w:div w:id="1363284699">
          <w:marLeft w:val="640"/>
          <w:marRight w:val="0"/>
          <w:marTop w:val="0"/>
          <w:marBottom w:val="0"/>
          <w:divBdr>
            <w:top w:val="none" w:sz="0" w:space="0" w:color="auto"/>
            <w:left w:val="none" w:sz="0" w:space="0" w:color="auto"/>
            <w:bottom w:val="none" w:sz="0" w:space="0" w:color="auto"/>
            <w:right w:val="none" w:sz="0" w:space="0" w:color="auto"/>
          </w:divBdr>
        </w:div>
        <w:div w:id="279267994">
          <w:marLeft w:val="640"/>
          <w:marRight w:val="0"/>
          <w:marTop w:val="0"/>
          <w:marBottom w:val="0"/>
          <w:divBdr>
            <w:top w:val="none" w:sz="0" w:space="0" w:color="auto"/>
            <w:left w:val="none" w:sz="0" w:space="0" w:color="auto"/>
            <w:bottom w:val="none" w:sz="0" w:space="0" w:color="auto"/>
            <w:right w:val="none" w:sz="0" w:space="0" w:color="auto"/>
          </w:divBdr>
        </w:div>
        <w:div w:id="1071541903">
          <w:marLeft w:val="640"/>
          <w:marRight w:val="0"/>
          <w:marTop w:val="0"/>
          <w:marBottom w:val="0"/>
          <w:divBdr>
            <w:top w:val="none" w:sz="0" w:space="0" w:color="auto"/>
            <w:left w:val="none" w:sz="0" w:space="0" w:color="auto"/>
            <w:bottom w:val="none" w:sz="0" w:space="0" w:color="auto"/>
            <w:right w:val="none" w:sz="0" w:space="0" w:color="auto"/>
          </w:divBdr>
        </w:div>
        <w:div w:id="799105090">
          <w:marLeft w:val="640"/>
          <w:marRight w:val="0"/>
          <w:marTop w:val="0"/>
          <w:marBottom w:val="0"/>
          <w:divBdr>
            <w:top w:val="none" w:sz="0" w:space="0" w:color="auto"/>
            <w:left w:val="none" w:sz="0" w:space="0" w:color="auto"/>
            <w:bottom w:val="none" w:sz="0" w:space="0" w:color="auto"/>
            <w:right w:val="none" w:sz="0" w:space="0" w:color="auto"/>
          </w:divBdr>
        </w:div>
        <w:div w:id="1500390528">
          <w:marLeft w:val="640"/>
          <w:marRight w:val="0"/>
          <w:marTop w:val="0"/>
          <w:marBottom w:val="0"/>
          <w:divBdr>
            <w:top w:val="none" w:sz="0" w:space="0" w:color="auto"/>
            <w:left w:val="none" w:sz="0" w:space="0" w:color="auto"/>
            <w:bottom w:val="none" w:sz="0" w:space="0" w:color="auto"/>
            <w:right w:val="none" w:sz="0" w:space="0" w:color="auto"/>
          </w:divBdr>
        </w:div>
        <w:div w:id="489903056">
          <w:marLeft w:val="640"/>
          <w:marRight w:val="0"/>
          <w:marTop w:val="0"/>
          <w:marBottom w:val="0"/>
          <w:divBdr>
            <w:top w:val="none" w:sz="0" w:space="0" w:color="auto"/>
            <w:left w:val="none" w:sz="0" w:space="0" w:color="auto"/>
            <w:bottom w:val="none" w:sz="0" w:space="0" w:color="auto"/>
            <w:right w:val="none" w:sz="0" w:space="0" w:color="auto"/>
          </w:divBdr>
        </w:div>
        <w:div w:id="1399475973">
          <w:marLeft w:val="640"/>
          <w:marRight w:val="0"/>
          <w:marTop w:val="0"/>
          <w:marBottom w:val="0"/>
          <w:divBdr>
            <w:top w:val="none" w:sz="0" w:space="0" w:color="auto"/>
            <w:left w:val="none" w:sz="0" w:space="0" w:color="auto"/>
            <w:bottom w:val="none" w:sz="0" w:space="0" w:color="auto"/>
            <w:right w:val="none" w:sz="0" w:space="0" w:color="auto"/>
          </w:divBdr>
        </w:div>
        <w:div w:id="1985810160">
          <w:marLeft w:val="640"/>
          <w:marRight w:val="0"/>
          <w:marTop w:val="0"/>
          <w:marBottom w:val="0"/>
          <w:divBdr>
            <w:top w:val="none" w:sz="0" w:space="0" w:color="auto"/>
            <w:left w:val="none" w:sz="0" w:space="0" w:color="auto"/>
            <w:bottom w:val="none" w:sz="0" w:space="0" w:color="auto"/>
            <w:right w:val="none" w:sz="0" w:space="0" w:color="auto"/>
          </w:divBdr>
        </w:div>
        <w:div w:id="1105420229">
          <w:marLeft w:val="640"/>
          <w:marRight w:val="0"/>
          <w:marTop w:val="0"/>
          <w:marBottom w:val="0"/>
          <w:divBdr>
            <w:top w:val="none" w:sz="0" w:space="0" w:color="auto"/>
            <w:left w:val="none" w:sz="0" w:space="0" w:color="auto"/>
            <w:bottom w:val="none" w:sz="0" w:space="0" w:color="auto"/>
            <w:right w:val="none" w:sz="0" w:space="0" w:color="auto"/>
          </w:divBdr>
        </w:div>
        <w:div w:id="1270427597">
          <w:marLeft w:val="640"/>
          <w:marRight w:val="0"/>
          <w:marTop w:val="0"/>
          <w:marBottom w:val="0"/>
          <w:divBdr>
            <w:top w:val="none" w:sz="0" w:space="0" w:color="auto"/>
            <w:left w:val="none" w:sz="0" w:space="0" w:color="auto"/>
            <w:bottom w:val="none" w:sz="0" w:space="0" w:color="auto"/>
            <w:right w:val="none" w:sz="0" w:space="0" w:color="auto"/>
          </w:divBdr>
        </w:div>
        <w:div w:id="1700282526">
          <w:marLeft w:val="640"/>
          <w:marRight w:val="0"/>
          <w:marTop w:val="0"/>
          <w:marBottom w:val="0"/>
          <w:divBdr>
            <w:top w:val="none" w:sz="0" w:space="0" w:color="auto"/>
            <w:left w:val="none" w:sz="0" w:space="0" w:color="auto"/>
            <w:bottom w:val="none" w:sz="0" w:space="0" w:color="auto"/>
            <w:right w:val="none" w:sz="0" w:space="0" w:color="auto"/>
          </w:divBdr>
        </w:div>
        <w:div w:id="1095786345">
          <w:marLeft w:val="640"/>
          <w:marRight w:val="0"/>
          <w:marTop w:val="0"/>
          <w:marBottom w:val="0"/>
          <w:divBdr>
            <w:top w:val="none" w:sz="0" w:space="0" w:color="auto"/>
            <w:left w:val="none" w:sz="0" w:space="0" w:color="auto"/>
            <w:bottom w:val="none" w:sz="0" w:space="0" w:color="auto"/>
            <w:right w:val="none" w:sz="0" w:space="0" w:color="auto"/>
          </w:divBdr>
        </w:div>
        <w:div w:id="309795948">
          <w:marLeft w:val="640"/>
          <w:marRight w:val="0"/>
          <w:marTop w:val="0"/>
          <w:marBottom w:val="0"/>
          <w:divBdr>
            <w:top w:val="none" w:sz="0" w:space="0" w:color="auto"/>
            <w:left w:val="none" w:sz="0" w:space="0" w:color="auto"/>
            <w:bottom w:val="none" w:sz="0" w:space="0" w:color="auto"/>
            <w:right w:val="none" w:sz="0" w:space="0" w:color="auto"/>
          </w:divBdr>
        </w:div>
        <w:div w:id="1993899213">
          <w:marLeft w:val="640"/>
          <w:marRight w:val="0"/>
          <w:marTop w:val="0"/>
          <w:marBottom w:val="0"/>
          <w:divBdr>
            <w:top w:val="none" w:sz="0" w:space="0" w:color="auto"/>
            <w:left w:val="none" w:sz="0" w:space="0" w:color="auto"/>
            <w:bottom w:val="none" w:sz="0" w:space="0" w:color="auto"/>
            <w:right w:val="none" w:sz="0" w:space="0" w:color="auto"/>
          </w:divBdr>
        </w:div>
      </w:divsChild>
    </w:div>
    <w:div w:id="1061371067">
      <w:bodyDiv w:val="1"/>
      <w:marLeft w:val="0"/>
      <w:marRight w:val="0"/>
      <w:marTop w:val="0"/>
      <w:marBottom w:val="0"/>
      <w:divBdr>
        <w:top w:val="none" w:sz="0" w:space="0" w:color="auto"/>
        <w:left w:val="none" w:sz="0" w:space="0" w:color="auto"/>
        <w:bottom w:val="none" w:sz="0" w:space="0" w:color="auto"/>
        <w:right w:val="none" w:sz="0" w:space="0" w:color="auto"/>
      </w:divBdr>
      <w:divsChild>
        <w:div w:id="321783367">
          <w:marLeft w:val="640"/>
          <w:marRight w:val="0"/>
          <w:marTop w:val="0"/>
          <w:marBottom w:val="0"/>
          <w:divBdr>
            <w:top w:val="none" w:sz="0" w:space="0" w:color="auto"/>
            <w:left w:val="none" w:sz="0" w:space="0" w:color="auto"/>
            <w:bottom w:val="none" w:sz="0" w:space="0" w:color="auto"/>
            <w:right w:val="none" w:sz="0" w:space="0" w:color="auto"/>
          </w:divBdr>
        </w:div>
        <w:div w:id="539361353">
          <w:marLeft w:val="640"/>
          <w:marRight w:val="0"/>
          <w:marTop w:val="0"/>
          <w:marBottom w:val="0"/>
          <w:divBdr>
            <w:top w:val="none" w:sz="0" w:space="0" w:color="auto"/>
            <w:left w:val="none" w:sz="0" w:space="0" w:color="auto"/>
            <w:bottom w:val="none" w:sz="0" w:space="0" w:color="auto"/>
            <w:right w:val="none" w:sz="0" w:space="0" w:color="auto"/>
          </w:divBdr>
        </w:div>
        <w:div w:id="749036693">
          <w:marLeft w:val="640"/>
          <w:marRight w:val="0"/>
          <w:marTop w:val="0"/>
          <w:marBottom w:val="0"/>
          <w:divBdr>
            <w:top w:val="none" w:sz="0" w:space="0" w:color="auto"/>
            <w:left w:val="none" w:sz="0" w:space="0" w:color="auto"/>
            <w:bottom w:val="none" w:sz="0" w:space="0" w:color="auto"/>
            <w:right w:val="none" w:sz="0" w:space="0" w:color="auto"/>
          </w:divBdr>
        </w:div>
        <w:div w:id="822740667">
          <w:marLeft w:val="640"/>
          <w:marRight w:val="0"/>
          <w:marTop w:val="0"/>
          <w:marBottom w:val="0"/>
          <w:divBdr>
            <w:top w:val="none" w:sz="0" w:space="0" w:color="auto"/>
            <w:left w:val="none" w:sz="0" w:space="0" w:color="auto"/>
            <w:bottom w:val="none" w:sz="0" w:space="0" w:color="auto"/>
            <w:right w:val="none" w:sz="0" w:space="0" w:color="auto"/>
          </w:divBdr>
        </w:div>
        <w:div w:id="1165054496">
          <w:marLeft w:val="640"/>
          <w:marRight w:val="0"/>
          <w:marTop w:val="0"/>
          <w:marBottom w:val="0"/>
          <w:divBdr>
            <w:top w:val="none" w:sz="0" w:space="0" w:color="auto"/>
            <w:left w:val="none" w:sz="0" w:space="0" w:color="auto"/>
            <w:bottom w:val="none" w:sz="0" w:space="0" w:color="auto"/>
            <w:right w:val="none" w:sz="0" w:space="0" w:color="auto"/>
          </w:divBdr>
        </w:div>
        <w:div w:id="1288388560">
          <w:marLeft w:val="640"/>
          <w:marRight w:val="0"/>
          <w:marTop w:val="0"/>
          <w:marBottom w:val="0"/>
          <w:divBdr>
            <w:top w:val="none" w:sz="0" w:space="0" w:color="auto"/>
            <w:left w:val="none" w:sz="0" w:space="0" w:color="auto"/>
            <w:bottom w:val="none" w:sz="0" w:space="0" w:color="auto"/>
            <w:right w:val="none" w:sz="0" w:space="0" w:color="auto"/>
          </w:divBdr>
        </w:div>
        <w:div w:id="1339233101">
          <w:marLeft w:val="640"/>
          <w:marRight w:val="0"/>
          <w:marTop w:val="0"/>
          <w:marBottom w:val="0"/>
          <w:divBdr>
            <w:top w:val="none" w:sz="0" w:space="0" w:color="auto"/>
            <w:left w:val="none" w:sz="0" w:space="0" w:color="auto"/>
            <w:bottom w:val="none" w:sz="0" w:space="0" w:color="auto"/>
            <w:right w:val="none" w:sz="0" w:space="0" w:color="auto"/>
          </w:divBdr>
        </w:div>
        <w:div w:id="1352684882">
          <w:marLeft w:val="640"/>
          <w:marRight w:val="0"/>
          <w:marTop w:val="0"/>
          <w:marBottom w:val="0"/>
          <w:divBdr>
            <w:top w:val="none" w:sz="0" w:space="0" w:color="auto"/>
            <w:left w:val="none" w:sz="0" w:space="0" w:color="auto"/>
            <w:bottom w:val="none" w:sz="0" w:space="0" w:color="auto"/>
            <w:right w:val="none" w:sz="0" w:space="0" w:color="auto"/>
          </w:divBdr>
        </w:div>
        <w:div w:id="1392265561">
          <w:marLeft w:val="640"/>
          <w:marRight w:val="0"/>
          <w:marTop w:val="0"/>
          <w:marBottom w:val="0"/>
          <w:divBdr>
            <w:top w:val="none" w:sz="0" w:space="0" w:color="auto"/>
            <w:left w:val="none" w:sz="0" w:space="0" w:color="auto"/>
            <w:bottom w:val="none" w:sz="0" w:space="0" w:color="auto"/>
            <w:right w:val="none" w:sz="0" w:space="0" w:color="auto"/>
          </w:divBdr>
        </w:div>
        <w:div w:id="1418020886">
          <w:marLeft w:val="640"/>
          <w:marRight w:val="0"/>
          <w:marTop w:val="0"/>
          <w:marBottom w:val="0"/>
          <w:divBdr>
            <w:top w:val="none" w:sz="0" w:space="0" w:color="auto"/>
            <w:left w:val="none" w:sz="0" w:space="0" w:color="auto"/>
            <w:bottom w:val="none" w:sz="0" w:space="0" w:color="auto"/>
            <w:right w:val="none" w:sz="0" w:space="0" w:color="auto"/>
          </w:divBdr>
        </w:div>
        <w:div w:id="1427194563">
          <w:marLeft w:val="640"/>
          <w:marRight w:val="0"/>
          <w:marTop w:val="0"/>
          <w:marBottom w:val="0"/>
          <w:divBdr>
            <w:top w:val="none" w:sz="0" w:space="0" w:color="auto"/>
            <w:left w:val="none" w:sz="0" w:space="0" w:color="auto"/>
            <w:bottom w:val="none" w:sz="0" w:space="0" w:color="auto"/>
            <w:right w:val="none" w:sz="0" w:space="0" w:color="auto"/>
          </w:divBdr>
        </w:div>
        <w:div w:id="1465661345">
          <w:marLeft w:val="640"/>
          <w:marRight w:val="0"/>
          <w:marTop w:val="0"/>
          <w:marBottom w:val="0"/>
          <w:divBdr>
            <w:top w:val="none" w:sz="0" w:space="0" w:color="auto"/>
            <w:left w:val="none" w:sz="0" w:space="0" w:color="auto"/>
            <w:bottom w:val="none" w:sz="0" w:space="0" w:color="auto"/>
            <w:right w:val="none" w:sz="0" w:space="0" w:color="auto"/>
          </w:divBdr>
        </w:div>
        <w:div w:id="1519733541">
          <w:marLeft w:val="640"/>
          <w:marRight w:val="0"/>
          <w:marTop w:val="0"/>
          <w:marBottom w:val="0"/>
          <w:divBdr>
            <w:top w:val="none" w:sz="0" w:space="0" w:color="auto"/>
            <w:left w:val="none" w:sz="0" w:space="0" w:color="auto"/>
            <w:bottom w:val="none" w:sz="0" w:space="0" w:color="auto"/>
            <w:right w:val="none" w:sz="0" w:space="0" w:color="auto"/>
          </w:divBdr>
        </w:div>
        <w:div w:id="1529878536">
          <w:marLeft w:val="640"/>
          <w:marRight w:val="0"/>
          <w:marTop w:val="0"/>
          <w:marBottom w:val="0"/>
          <w:divBdr>
            <w:top w:val="none" w:sz="0" w:space="0" w:color="auto"/>
            <w:left w:val="none" w:sz="0" w:space="0" w:color="auto"/>
            <w:bottom w:val="none" w:sz="0" w:space="0" w:color="auto"/>
            <w:right w:val="none" w:sz="0" w:space="0" w:color="auto"/>
          </w:divBdr>
        </w:div>
        <w:div w:id="1756435822">
          <w:marLeft w:val="640"/>
          <w:marRight w:val="0"/>
          <w:marTop w:val="0"/>
          <w:marBottom w:val="0"/>
          <w:divBdr>
            <w:top w:val="none" w:sz="0" w:space="0" w:color="auto"/>
            <w:left w:val="none" w:sz="0" w:space="0" w:color="auto"/>
            <w:bottom w:val="none" w:sz="0" w:space="0" w:color="auto"/>
            <w:right w:val="none" w:sz="0" w:space="0" w:color="auto"/>
          </w:divBdr>
        </w:div>
        <w:div w:id="2005694420">
          <w:marLeft w:val="640"/>
          <w:marRight w:val="0"/>
          <w:marTop w:val="0"/>
          <w:marBottom w:val="0"/>
          <w:divBdr>
            <w:top w:val="none" w:sz="0" w:space="0" w:color="auto"/>
            <w:left w:val="none" w:sz="0" w:space="0" w:color="auto"/>
            <w:bottom w:val="none" w:sz="0" w:space="0" w:color="auto"/>
            <w:right w:val="none" w:sz="0" w:space="0" w:color="auto"/>
          </w:divBdr>
        </w:div>
      </w:divsChild>
    </w:div>
    <w:div w:id="1086222190">
      <w:bodyDiv w:val="1"/>
      <w:marLeft w:val="0"/>
      <w:marRight w:val="0"/>
      <w:marTop w:val="0"/>
      <w:marBottom w:val="0"/>
      <w:divBdr>
        <w:top w:val="none" w:sz="0" w:space="0" w:color="auto"/>
        <w:left w:val="none" w:sz="0" w:space="0" w:color="auto"/>
        <w:bottom w:val="none" w:sz="0" w:space="0" w:color="auto"/>
        <w:right w:val="none" w:sz="0" w:space="0" w:color="auto"/>
      </w:divBdr>
      <w:divsChild>
        <w:div w:id="1861433257">
          <w:marLeft w:val="640"/>
          <w:marRight w:val="0"/>
          <w:marTop w:val="0"/>
          <w:marBottom w:val="0"/>
          <w:divBdr>
            <w:top w:val="none" w:sz="0" w:space="0" w:color="auto"/>
            <w:left w:val="none" w:sz="0" w:space="0" w:color="auto"/>
            <w:bottom w:val="none" w:sz="0" w:space="0" w:color="auto"/>
            <w:right w:val="none" w:sz="0" w:space="0" w:color="auto"/>
          </w:divBdr>
        </w:div>
        <w:div w:id="627857582">
          <w:marLeft w:val="640"/>
          <w:marRight w:val="0"/>
          <w:marTop w:val="0"/>
          <w:marBottom w:val="0"/>
          <w:divBdr>
            <w:top w:val="none" w:sz="0" w:space="0" w:color="auto"/>
            <w:left w:val="none" w:sz="0" w:space="0" w:color="auto"/>
            <w:bottom w:val="none" w:sz="0" w:space="0" w:color="auto"/>
            <w:right w:val="none" w:sz="0" w:space="0" w:color="auto"/>
          </w:divBdr>
        </w:div>
        <w:div w:id="1337922212">
          <w:marLeft w:val="640"/>
          <w:marRight w:val="0"/>
          <w:marTop w:val="0"/>
          <w:marBottom w:val="0"/>
          <w:divBdr>
            <w:top w:val="none" w:sz="0" w:space="0" w:color="auto"/>
            <w:left w:val="none" w:sz="0" w:space="0" w:color="auto"/>
            <w:bottom w:val="none" w:sz="0" w:space="0" w:color="auto"/>
            <w:right w:val="none" w:sz="0" w:space="0" w:color="auto"/>
          </w:divBdr>
        </w:div>
        <w:div w:id="416170003">
          <w:marLeft w:val="640"/>
          <w:marRight w:val="0"/>
          <w:marTop w:val="0"/>
          <w:marBottom w:val="0"/>
          <w:divBdr>
            <w:top w:val="none" w:sz="0" w:space="0" w:color="auto"/>
            <w:left w:val="none" w:sz="0" w:space="0" w:color="auto"/>
            <w:bottom w:val="none" w:sz="0" w:space="0" w:color="auto"/>
            <w:right w:val="none" w:sz="0" w:space="0" w:color="auto"/>
          </w:divBdr>
        </w:div>
        <w:div w:id="870530191">
          <w:marLeft w:val="640"/>
          <w:marRight w:val="0"/>
          <w:marTop w:val="0"/>
          <w:marBottom w:val="0"/>
          <w:divBdr>
            <w:top w:val="none" w:sz="0" w:space="0" w:color="auto"/>
            <w:left w:val="none" w:sz="0" w:space="0" w:color="auto"/>
            <w:bottom w:val="none" w:sz="0" w:space="0" w:color="auto"/>
            <w:right w:val="none" w:sz="0" w:space="0" w:color="auto"/>
          </w:divBdr>
        </w:div>
        <w:div w:id="1022704357">
          <w:marLeft w:val="640"/>
          <w:marRight w:val="0"/>
          <w:marTop w:val="0"/>
          <w:marBottom w:val="0"/>
          <w:divBdr>
            <w:top w:val="none" w:sz="0" w:space="0" w:color="auto"/>
            <w:left w:val="none" w:sz="0" w:space="0" w:color="auto"/>
            <w:bottom w:val="none" w:sz="0" w:space="0" w:color="auto"/>
            <w:right w:val="none" w:sz="0" w:space="0" w:color="auto"/>
          </w:divBdr>
        </w:div>
        <w:div w:id="655648838">
          <w:marLeft w:val="640"/>
          <w:marRight w:val="0"/>
          <w:marTop w:val="0"/>
          <w:marBottom w:val="0"/>
          <w:divBdr>
            <w:top w:val="none" w:sz="0" w:space="0" w:color="auto"/>
            <w:left w:val="none" w:sz="0" w:space="0" w:color="auto"/>
            <w:bottom w:val="none" w:sz="0" w:space="0" w:color="auto"/>
            <w:right w:val="none" w:sz="0" w:space="0" w:color="auto"/>
          </w:divBdr>
        </w:div>
        <w:div w:id="1059135727">
          <w:marLeft w:val="640"/>
          <w:marRight w:val="0"/>
          <w:marTop w:val="0"/>
          <w:marBottom w:val="0"/>
          <w:divBdr>
            <w:top w:val="none" w:sz="0" w:space="0" w:color="auto"/>
            <w:left w:val="none" w:sz="0" w:space="0" w:color="auto"/>
            <w:bottom w:val="none" w:sz="0" w:space="0" w:color="auto"/>
            <w:right w:val="none" w:sz="0" w:space="0" w:color="auto"/>
          </w:divBdr>
        </w:div>
        <w:div w:id="1785418117">
          <w:marLeft w:val="640"/>
          <w:marRight w:val="0"/>
          <w:marTop w:val="0"/>
          <w:marBottom w:val="0"/>
          <w:divBdr>
            <w:top w:val="none" w:sz="0" w:space="0" w:color="auto"/>
            <w:left w:val="none" w:sz="0" w:space="0" w:color="auto"/>
            <w:bottom w:val="none" w:sz="0" w:space="0" w:color="auto"/>
            <w:right w:val="none" w:sz="0" w:space="0" w:color="auto"/>
          </w:divBdr>
        </w:div>
        <w:div w:id="416680912">
          <w:marLeft w:val="640"/>
          <w:marRight w:val="0"/>
          <w:marTop w:val="0"/>
          <w:marBottom w:val="0"/>
          <w:divBdr>
            <w:top w:val="none" w:sz="0" w:space="0" w:color="auto"/>
            <w:left w:val="none" w:sz="0" w:space="0" w:color="auto"/>
            <w:bottom w:val="none" w:sz="0" w:space="0" w:color="auto"/>
            <w:right w:val="none" w:sz="0" w:space="0" w:color="auto"/>
          </w:divBdr>
        </w:div>
        <w:div w:id="1908878908">
          <w:marLeft w:val="640"/>
          <w:marRight w:val="0"/>
          <w:marTop w:val="0"/>
          <w:marBottom w:val="0"/>
          <w:divBdr>
            <w:top w:val="none" w:sz="0" w:space="0" w:color="auto"/>
            <w:left w:val="none" w:sz="0" w:space="0" w:color="auto"/>
            <w:bottom w:val="none" w:sz="0" w:space="0" w:color="auto"/>
            <w:right w:val="none" w:sz="0" w:space="0" w:color="auto"/>
          </w:divBdr>
        </w:div>
        <w:div w:id="2017806504">
          <w:marLeft w:val="640"/>
          <w:marRight w:val="0"/>
          <w:marTop w:val="0"/>
          <w:marBottom w:val="0"/>
          <w:divBdr>
            <w:top w:val="none" w:sz="0" w:space="0" w:color="auto"/>
            <w:left w:val="none" w:sz="0" w:space="0" w:color="auto"/>
            <w:bottom w:val="none" w:sz="0" w:space="0" w:color="auto"/>
            <w:right w:val="none" w:sz="0" w:space="0" w:color="auto"/>
          </w:divBdr>
        </w:div>
        <w:div w:id="1626109629">
          <w:marLeft w:val="640"/>
          <w:marRight w:val="0"/>
          <w:marTop w:val="0"/>
          <w:marBottom w:val="0"/>
          <w:divBdr>
            <w:top w:val="none" w:sz="0" w:space="0" w:color="auto"/>
            <w:left w:val="none" w:sz="0" w:space="0" w:color="auto"/>
            <w:bottom w:val="none" w:sz="0" w:space="0" w:color="auto"/>
            <w:right w:val="none" w:sz="0" w:space="0" w:color="auto"/>
          </w:divBdr>
        </w:div>
        <w:div w:id="702287797">
          <w:marLeft w:val="640"/>
          <w:marRight w:val="0"/>
          <w:marTop w:val="0"/>
          <w:marBottom w:val="0"/>
          <w:divBdr>
            <w:top w:val="none" w:sz="0" w:space="0" w:color="auto"/>
            <w:left w:val="none" w:sz="0" w:space="0" w:color="auto"/>
            <w:bottom w:val="none" w:sz="0" w:space="0" w:color="auto"/>
            <w:right w:val="none" w:sz="0" w:space="0" w:color="auto"/>
          </w:divBdr>
        </w:div>
        <w:div w:id="1622614137">
          <w:marLeft w:val="640"/>
          <w:marRight w:val="0"/>
          <w:marTop w:val="0"/>
          <w:marBottom w:val="0"/>
          <w:divBdr>
            <w:top w:val="none" w:sz="0" w:space="0" w:color="auto"/>
            <w:left w:val="none" w:sz="0" w:space="0" w:color="auto"/>
            <w:bottom w:val="none" w:sz="0" w:space="0" w:color="auto"/>
            <w:right w:val="none" w:sz="0" w:space="0" w:color="auto"/>
          </w:divBdr>
        </w:div>
        <w:div w:id="18893610">
          <w:marLeft w:val="640"/>
          <w:marRight w:val="0"/>
          <w:marTop w:val="0"/>
          <w:marBottom w:val="0"/>
          <w:divBdr>
            <w:top w:val="none" w:sz="0" w:space="0" w:color="auto"/>
            <w:left w:val="none" w:sz="0" w:space="0" w:color="auto"/>
            <w:bottom w:val="none" w:sz="0" w:space="0" w:color="auto"/>
            <w:right w:val="none" w:sz="0" w:space="0" w:color="auto"/>
          </w:divBdr>
        </w:div>
        <w:div w:id="696083482">
          <w:marLeft w:val="640"/>
          <w:marRight w:val="0"/>
          <w:marTop w:val="0"/>
          <w:marBottom w:val="0"/>
          <w:divBdr>
            <w:top w:val="none" w:sz="0" w:space="0" w:color="auto"/>
            <w:left w:val="none" w:sz="0" w:space="0" w:color="auto"/>
            <w:bottom w:val="none" w:sz="0" w:space="0" w:color="auto"/>
            <w:right w:val="none" w:sz="0" w:space="0" w:color="auto"/>
          </w:divBdr>
        </w:div>
        <w:div w:id="273027268">
          <w:marLeft w:val="640"/>
          <w:marRight w:val="0"/>
          <w:marTop w:val="0"/>
          <w:marBottom w:val="0"/>
          <w:divBdr>
            <w:top w:val="none" w:sz="0" w:space="0" w:color="auto"/>
            <w:left w:val="none" w:sz="0" w:space="0" w:color="auto"/>
            <w:bottom w:val="none" w:sz="0" w:space="0" w:color="auto"/>
            <w:right w:val="none" w:sz="0" w:space="0" w:color="auto"/>
          </w:divBdr>
        </w:div>
        <w:div w:id="283344575">
          <w:marLeft w:val="640"/>
          <w:marRight w:val="0"/>
          <w:marTop w:val="0"/>
          <w:marBottom w:val="0"/>
          <w:divBdr>
            <w:top w:val="none" w:sz="0" w:space="0" w:color="auto"/>
            <w:left w:val="none" w:sz="0" w:space="0" w:color="auto"/>
            <w:bottom w:val="none" w:sz="0" w:space="0" w:color="auto"/>
            <w:right w:val="none" w:sz="0" w:space="0" w:color="auto"/>
          </w:divBdr>
        </w:div>
        <w:div w:id="1412580762">
          <w:marLeft w:val="640"/>
          <w:marRight w:val="0"/>
          <w:marTop w:val="0"/>
          <w:marBottom w:val="0"/>
          <w:divBdr>
            <w:top w:val="none" w:sz="0" w:space="0" w:color="auto"/>
            <w:left w:val="none" w:sz="0" w:space="0" w:color="auto"/>
            <w:bottom w:val="none" w:sz="0" w:space="0" w:color="auto"/>
            <w:right w:val="none" w:sz="0" w:space="0" w:color="auto"/>
          </w:divBdr>
        </w:div>
        <w:div w:id="491486932">
          <w:marLeft w:val="640"/>
          <w:marRight w:val="0"/>
          <w:marTop w:val="0"/>
          <w:marBottom w:val="0"/>
          <w:divBdr>
            <w:top w:val="none" w:sz="0" w:space="0" w:color="auto"/>
            <w:left w:val="none" w:sz="0" w:space="0" w:color="auto"/>
            <w:bottom w:val="none" w:sz="0" w:space="0" w:color="auto"/>
            <w:right w:val="none" w:sz="0" w:space="0" w:color="auto"/>
          </w:divBdr>
        </w:div>
        <w:div w:id="1881547148">
          <w:marLeft w:val="640"/>
          <w:marRight w:val="0"/>
          <w:marTop w:val="0"/>
          <w:marBottom w:val="0"/>
          <w:divBdr>
            <w:top w:val="none" w:sz="0" w:space="0" w:color="auto"/>
            <w:left w:val="none" w:sz="0" w:space="0" w:color="auto"/>
            <w:bottom w:val="none" w:sz="0" w:space="0" w:color="auto"/>
            <w:right w:val="none" w:sz="0" w:space="0" w:color="auto"/>
          </w:divBdr>
        </w:div>
        <w:div w:id="2042123555">
          <w:marLeft w:val="640"/>
          <w:marRight w:val="0"/>
          <w:marTop w:val="0"/>
          <w:marBottom w:val="0"/>
          <w:divBdr>
            <w:top w:val="none" w:sz="0" w:space="0" w:color="auto"/>
            <w:left w:val="none" w:sz="0" w:space="0" w:color="auto"/>
            <w:bottom w:val="none" w:sz="0" w:space="0" w:color="auto"/>
            <w:right w:val="none" w:sz="0" w:space="0" w:color="auto"/>
          </w:divBdr>
        </w:div>
        <w:div w:id="1715344893">
          <w:marLeft w:val="640"/>
          <w:marRight w:val="0"/>
          <w:marTop w:val="0"/>
          <w:marBottom w:val="0"/>
          <w:divBdr>
            <w:top w:val="none" w:sz="0" w:space="0" w:color="auto"/>
            <w:left w:val="none" w:sz="0" w:space="0" w:color="auto"/>
            <w:bottom w:val="none" w:sz="0" w:space="0" w:color="auto"/>
            <w:right w:val="none" w:sz="0" w:space="0" w:color="auto"/>
          </w:divBdr>
        </w:div>
        <w:div w:id="585310795">
          <w:marLeft w:val="640"/>
          <w:marRight w:val="0"/>
          <w:marTop w:val="0"/>
          <w:marBottom w:val="0"/>
          <w:divBdr>
            <w:top w:val="none" w:sz="0" w:space="0" w:color="auto"/>
            <w:left w:val="none" w:sz="0" w:space="0" w:color="auto"/>
            <w:bottom w:val="none" w:sz="0" w:space="0" w:color="auto"/>
            <w:right w:val="none" w:sz="0" w:space="0" w:color="auto"/>
          </w:divBdr>
        </w:div>
        <w:div w:id="1922521646">
          <w:marLeft w:val="640"/>
          <w:marRight w:val="0"/>
          <w:marTop w:val="0"/>
          <w:marBottom w:val="0"/>
          <w:divBdr>
            <w:top w:val="none" w:sz="0" w:space="0" w:color="auto"/>
            <w:left w:val="none" w:sz="0" w:space="0" w:color="auto"/>
            <w:bottom w:val="none" w:sz="0" w:space="0" w:color="auto"/>
            <w:right w:val="none" w:sz="0" w:space="0" w:color="auto"/>
          </w:divBdr>
        </w:div>
        <w:div w:id="1705861029">
          <w:marLeft w:val="640"/>
          <w:marRight w:val="0"/>
          <w:marTop w:val="0"/>
          <w:marBottom w:val="0"/>
          <w:divBdr>
            <w:top w:val="none" w:sz="0" w:space="0" w:color="auto"/>
            <w:left w:val="none" w:sz="0" w:space="0" w:color="auto"/>
            <w:bottom w:val="none" w:sz="0" w:space="0" w:color="auto"/>
            <w:right w:val="none" w:sz="0" w:space="0" w:color="auto"/>
          </w:divBdr>
        </w:div>
        <w:div w:id="141583256">
          <w:marLeft w:val="640"/>
          <w:marRight w:val="0"/>
          <w:marTop w:val="0"/>
          <w:marBottom w:val="0"/>
          <w:divBdr>
            <w:top w:val="none" w:sz="0" w:space="0" w:color="auto"/>
            <w:left w:val="none" w:sz="0" w:space="0" w:color="auto"/>
            <w:bottom w:val="none" w:sz="0" w:space="0" w:color="auto"/>
            <w:right w:val="none" w:sz="0" w:space="0" w:color="auto"/>
          </w:divBdr>
        </w:div>
        <w:div w:id="1521318299">
          <w:marLeft w:val="640"/>
          <w:marRight w:val="0"/>
          <w:marTop w:val="0"/>
          <w:marBottom w:val="0"/>
          <w:divBdr>
            <w:top w:val="none" w:sz="0" w:space="0" w:color="auto"/>
            <w:left w:val="none" w:sz="0" w:space="0" w:color="auto"/>
            <w:bottom w:val="none" w:sz="0" w:space="0" w:color="auto"/>
            <w:right w:val="none" w:sz="0" w:space="0" w:color="auto"/>
          </w:divBdr>
        </w:div>
      </w:divsChild>
    </w:div>
    <w:div w:id="1100444139">
      <w:bodyDiv w:val="1"/>
      <w:marLeft w:val="0"/>
      <w:marRight w:val="0"/>
      <w:marTop w:val="0"/>
      <w:marBottom w:val="0"/>
      <w:divBdr>
        <w:top w:val="none" w:sz="0" w:space="0" w:color="auto"/>
        <w:left w:val="none" w:sz="0" w:space="0" w:color="auto"/>
        <w:bottom w:val="none" w:sz="0" w:space="0" w:color="auto"/>
        <w:right w:val="none" w:sz="0" w:space="0" w:color="auto"/>
      </w:divBdr>
    </w:div>
    <w:div w:id="1101336191">
      <w:bodyDiv w:val="1"/>
      <w:marLeft w:val="0"/>
      <w:marRight w:val="0"/>
      <w:marTop w:val="0"/>
      <w:marBottom w:val="0"/>
      <w:divBdr>
        <w:top w:val="none" w:sz="0" w:space="0" w:color="auto"/>
        <w:left w:val="none" w:sz="0" w:space="0" w:color="auto"/>
        <w:bottom w:val="none" w:sz="0" w:space="0" w:color="auto"/>
        <w:right w:val="none" w:sz="0" w:space="0" w:color="auto"/>
      </w:divBdr>
      <w:divsChild>
        <w:div w:id="84494186">
          <w:marLeft w:val="640"/>
          <w:marRight w:val="0"/>
          <w:marTop w:val="0"/>
          <w:marBottom w:val="0"/>
          <w:divBdr>
            <w:top w:val="none" w:sz="0" w:space="0" w:color="auto"/>
            <w:left w:val="none" w:sz="0" w:space="0" w:color="auto"/>
            <w:bottom w:val="none" w:sz="0" w:space="0" w:color="auto"/>
            <w:right w:val="none" w:sz="0" w:space="0" w:color="auto"/>
          </w:divBdr>
        </w:div>
        <w:div w:id="1701008884">
          <w:marLeft w:val="640"/>
          <w:marRight w:val="0"/>
          <w:marTop w:val="0"/>
          <w:marBottom w:val="0"/>
          <w:divBdr>
            <w:top w:val="none" w:sz="0" w:space="0" w:color="auto"/>
            <w:left w:val="none" w:sz="0" w:space="0" w:color="auto"/>
            <w:bottom w:val="none" w:sz="0" w:space="0" w:color="auto"/>
            <w:right w:val="none" w:sz="0" w:space="0" w:color="auto"/>
          </w:divBdr>
        </w:div>
        <w:div w:id="1602449669">
          <w:marLeft w:val="640"/>
          <w:marRight w:val="0"/>
          <w:marTop w:val="0"/>
          <w:marBottom w:val="0"/>
          <w:divBdr>
            <w:top w:val="none" w:sz="0" w:space="0" w:color="auto"/>
            <w:left w:val="none" w:sz="0" w:space="0" w:color="auto"/>
            <w:bottom w:val="none" w:sz="0" w:space="0" w:color="auto"/>
            <w:right w:val="none" w:sz="0" w:space="0" w:color="auto"/>
          </w:divBdr>
        </w:div>
        <w:div w:id="1041707320">
          <w:marLeft w:val="640"/>
          <w:marRight w:val="0"/>
          <w:marTop w:val="0"/>
          <w:marBottom w:val="0"/>
          <w:divBdr>
            <w:top w:val="none" w:sz="0" w:space="0" w:color="auto"/>
            <w:left w:val="none" w:sz="0" w:space="0" w:color="auto"/>
            <w:bottom w:val="none" w:sz="0" w:space="0" w:color="auto"/>
            <w:right w:val="none" w:sz="0" w:space="0" w:color="auto"/>
          </w:divBdr>
        </w:div>
        <w:div w:id="1420714025">
          <w:marLeft w:val="640"/>
          <w:marRight w:val="0"/>
          <w:marTop w:val="0"/>
          <w:marBottom w:val="0"/>
          <w:divBdr>
            <w:top w:val="none" w:sz="0" w:space="0" w:color="auto"/>
            <w:left w:val="none" w:sz="0" w:space="0" w:color="auto"/>
            <w:bottom w:val="none" w:sz="0" w:space="0" w:color="auto"/>
            <w:right w:val="none" w:sz="0" w:space="0" w:color="auto"/>
          </w:divBdr>
        </w:div>
        <w:div w:id="1205169600">
          <w:marLeft w:val="640"/>
          <w:marRight w:val="0"/>
          <w:marTop w:val="0"/>
          <w:marBottom w:val="0"/>
          <w:divBdr>
            <w:top w:val="none" w:sz="0" w:space="0" w:color="auto"/>
            <w:left w:val="none" w:sz="0" w:space="0" w:color="auto"/>
            <w:bottom w:val="none" w:sz="0" w:space="0" w:color="auto"/>
            <w:right w:val="none" w:sz="0" w:space="0" w:color="auto"/>
          </w:divBdr>
        </w:div>
        <w:div w:id="606960864">
          <w:marLeft w:val="640"/>
          <w:marRight w:val="0"/>
          <w:marTop w:val="0"/>
          <w:marBottom w:val="0"/>
          <w:divBdr>
            <w:top w:val="none" w:sz="0" w:space="0" w:color="auto"/>
            <w:left w:val="none" w:sz="0" w:space="0" w:color="auto"/>
            <w:bottom w:val="none" w:sz="0" w:space="0" w:color="auto"/>
            <w:right w:val="none" w:sz="0" w:space="0" w:color="auto"/>
          </w:divBdr>
        </w:div>
        <w:div w:id="310911879">
          <w:marLeft w:val="640"/>
          <w:marRight w:val="0"/>
          <w:marTop w:val="0"/>
          <w:marBottom w:val="0"/>
          <w:divBdr>
            <w:top w:val="none" w:sz="0" w:space="0" w:color="auto"/>
            <w:left w:val="none" w:sz="0" w:space="0" w:color="auto"/>
            <w:bottom w:val="none" w:sz="0" w:space="0" w:color="auto"/>
            <w:right w:val="none" w:sz="0" w:space="0" w:color="auto"/>
          </w:divBdr>
        </w:div>
        <w:div w:id="1371344169">
          <w:marLeft w:val="640"/>
          <w:marRight w:val="0"/>
          <w:marTop w:val="0"/>
          <w:marBottom w:val="0"/>
          <w:divBdr>
            <w:top w:val="none" w:sz="0" w:space="0" w:color="auto"/>
            <w:left w:val="none" w:sz="0" w:space="0" w:color="auto"/>
            <w:bottom w:val="none" w:sz="0" w:space="0" w:color="auto"/>
            <w:right w:val="none" w:sz="0" w:space="0" w:color="auto"/>
          </w:divBdr>
        </w:div>
        <w:div w:id="997460621">
          <w:marLeft w:val="640"/>
          <w:marRight w:val="0"/>
          <w:marTop w:val="0"/>
          <w:marBottom w:val="0"/>
          <w:divBdr>
            <w:top w:val="none" w:sz="0" w:space="0" w:color="auto"/>
            <w:left w:val="none" w:sz="0" w:space="0" w:color="auto"/>
            <w:bottom w:val="none" w:sz="0" w:space="0" w:color="auto"/>
            <w:right w:val="none" w:sz="0" w:space="0" w:color="auto"/>
          </w:divBdr>
        </w:div>
        <w:div w:id="1720666455">
          <w:marLeft w:val="640"/>
          <w:marRight w:val="0"/>
          <w:marTop w:val="0"/>
          <w:marBottom w:val="0"/>
          <w:divBdr>
            <w:top w:val="none" w:sz="0" w:space="0" w:color="auto"/>
            <w:left w:val="none" w:sz="0" w:space="0" w:color="auto"/>
            <w:bottom w:val="none" w:sz="0" w:space="0" w:color="auto"/>
            <w:right w:val="none" w:sz="0" w:space="0" w:color="auto"/>
          </w:divBdr>
        </w:div>
        <w:div w:id="2108384521">
          <w:marLeft w:val="640"/>
          <w:marRight w:val="0"/>
          <w:marTop w:val="0"/>
          <w:marBottom w:val="0"/>
          <w:divBdr>
            <w:top w:val="none" w:sz="0" w:space="0" w:color="auto"/>
            <w:left w:val="none" w:sz="0" w:space="0" w:color="auto"/>
            <w:bottom w:val="none" w:sz="0" w:space="0" w:color="auto"/>
            <w:right w:val="none" w:sz="0" w:space="0" w:color="auto"/>
          </w:divBdr>
        </w:div>
        <w:div w:id="1233077183">
          <w:marLeft w:val="640"/>
          <w:marRight w:val="0"/>
          <w:marTop w:val="0"/>
          <w:marBottom w:val="0"/>
          <w:divBdr>
            <w:top w:val="none" w:sz="0" w:space="0" w:color="auto"/>
            <w:left w:val="none" w:sz="0" w:space="0" w:color="auto"/>
            <w:bottom w:val="none" w:sz="0" w:space="0" w:color="auto"/>
            <w:right w:val="none" w:sz="0" w:space="0" w:color="auto"/>
          </w:divBdr>
        </w:div>
        <w:div w:id="733242163">
          <w:marLeft w:val="640"/>
          <w:marRight w:val="0"/>
          <w:marTop w:val="0"/>
          <w:marBottom w:val="0"/>
          <w:divBdr>
            <w:top w:val="none" w:sz="0" w:space="0" w:color="auto"/>
            <w:left w:val="none" w:sz="0" w:space="0" w:color="auto"/>
            <w:bottom w:val="none" w:sz="0" w:space="0" w:color="auto"/>
            <w:right w:val="none" w:sz="0" w:space="0" w:color="auto"/>
          </w:divBdr>
        </w:div>
        <w:div w:id="1444766206">
          <w:marLeft w:val="640"/>
          <w:marRight w:val="0"/>
          <w:marTop w:val="0"/>
          <w:marBottom w:val="0"/>
          <w:divBdr>
            <w:top w:val="none" w:sz="0" w:space="0" w:color="auto"/>
            <w:left w:val="none" w:sz="0" w:space="0" w:color="auto"/>
            <w:bottom w:val="none" w:sz="0" w:space="0" w:color="auto"/>
            <w:right w:val="none" w:sz="0" w:space="0" w:color="auto"/>
          </w:divBdr>
        </w:div>
        <w:div w:id="168832599">
          <w:marLeft w:val="640"/>
          <w:marRight w:val="0"/>
          <w:marTop w:val="0"/>
          <w:marBottom w:val="0"/>
          <w:divBdr>
            <w:top w:val="none" w:sz="0" w:space="0" w:color="auto"/>
            <w:left w:val="none" w:sz="0" w:space="0" w:color="auto"/>
            <w:bottom w:val="none" w:sz="0" w:space="0" w:color="auto"/>
            <w:right w:val="none" w:sz="0" w:space="0" w:color="auto"/>
          </w:divBdr>
        </w:div>
        <w:div w:id="1626429263">
          <w:marLeft w:val="640"/>
          <w:marRight w:val="0"/>
          <w:marTop w:val="0"/>
          <w:marBottom w:val="0"/>
          <w:divBdr>
            <w:top w:val="none" w:sz="0" w:space="0" w:color="auto"/>
            <w:left w:val="none" w:sz="0" w:space="0" w:color="auto"/>
            <w:bottom w:val="none" w:sz="0" w:space="0" w:color="auto"/>
            <w:right w:val="none" w:sz="0" w:space="0" w:color="auto"/>
          </w:divBdr>
        </w:div>
        <w:div w:id="305354009">
          <w:marLeft w:val="640"/>
          <w:marRight w:val="0"/>
          <w:marTop w:val="0"/>
          <w:marBottom w:val="0"/>
          <w:divBdr>
            <w:top w:val="none" w:sz="0" w:space="0" w:color="auto"/>
            <w:left w:val="none" w:sz="0" w:space="0" w:color="auto"/>
            <w:bottom w:val="none" w:sz="0" w:space="0" w:color="auto"/>
            <w:right w:val="none" w:sz="0" w:space="0" w:color="auto"/>
          </w:divBdr>
        </w:div>
        <w:div w:id="500313508">
          <w:marLeft w:val="640"/>
          <w:marRight w:val="0"/>
          <w:marTop w:val="0"/>
          <w:marBottom w:val="0"/>
          <w:divBdr>
            <w:top w:val="none" w:sz="0" w:space="0" w:color="auto"/>
            <w:left w:val="none" w:sz="0" w:space="0" w:color="auto"/>
            <w:bottom w:val="none" w:sz="0" w:space="0" w:color="auto"/>
            <w:right w:val="none" w:sz="0" w:space="0" w:color="auto"/>
          </w:divBdr>
        </w:div>
        <w:div w:id="1834107606">
          <w:marLeft w:val="640"/>
          <w:marRight w:val="0"/>
          <w:marTop w:val="0"/>
          <w:marBottom w:val="0"/>
          <w:divBdr>
            <w:top w:val="none" w:sz="0" w:space="0" w:color="auto"/>
            <w:left w:val="none" w:sz="0" w:space="0" w:color="auto"/>
            <w:bottom w:val="none" w:sz="0" w:space="0" w:color="auto"/>
            <w:right w:val="none" w:sz="0" w:space="0" w:color="auto"/>
          </w:divBdr>
        </w:div>
        <w:div w:id="32849440">
          <w:marLeft w:val="640"/>
          <w:marRight w:val="0"/>
          <w:marTop w:val="0"/>
          <w:marBottom w:val="0"/>
          <w:divBdr>
            <w:top w:val="none" w:sz="0" w:space="0" w:color="auto"/>
            <w:left w:val="none" w:sz="0" w:space="0" w:color="auto"/>
            <w:bottom w:val="none" w:sz="0" w:space="0" w:color="auto"/>
            <w:right w:val="none" w:sz="0" w:space="0" w:color="auto"/>
          </w:divBdr>
        </w:div>
        <w:div w:id="523714046">
          <w:marLeft w:val="640"/>
          <w:marRight w:val="0"/>
          <w:marTop w:val="0"/>
          <w:marBottom w:val="0"/>
          <w:divBdr>
            <w:top w:val="none" w:sz="0" w:space="0" w:color="auto"/>
            <w:left w:val="none" w:sz="0" w:space="0" w:color="auto"/>
            <w:bottom w:val="none" w:sz="0" w:space="0" w:color="auto"/>
            <w:right w:val="none" w:sz="0" w:space="0" w:color="auto"/>
          </w:divBdr>
        </w:div>
        <w:div w:id="266235836">
          <w:marLeft w:val="640"/>
          <w:marRight w:val="0"/>
          <w:marTop w:val="0"/>
          <w:marBottom w:val="0"/>
          <w:divBdr>
            <w:top w:val="none" w:sz="0" w:space="0" w:color="auto"/>
            <w:left w:val="none" w:sz="0" w:space="0" w:color="auto"/>
            <w:bottom w:val="none" w:sz="0" w:space="0" w:color="auto"/>
            <w:right w:val="none" w:sz="0" w:space="0" w:color="auto"/>
          </w:divBdr>
        </w:div>
        <w:div w:id="1994798395">
          <w:marLeft w:val="640"/>
          <w:marRight w:val="0"/>
          <w:marTop w:val="0"/>
          <w:marBottom w:val="0"/>
          <w:divBdr>
            <w:top w:val="none" w:sz="0" w:space="0" w:color="auto"/>
            <w:left w:val="none" w:sz="0" w:space="0" w:color="auto"/>
            <w:bottom w:val="none" w:sz="0" w:space="0" w:color="auto"/>
            <w:right w:val="none" w:sz="0" w:space="0" w:color="auto"/>
          </w:divBdr>
        </w:div>
        <w:div w:id="957759842">
          <w:marLeft w:val="640"/>
          <w:marRight w:val="0"/>
          <w:marTop w:val="0"/>
          <w:marBottom w:val="0"/>
          <w:divBdr>
            <w:top w:val="none" w:sz="0" w:space="0" w:color="auto"/>
            <w:left w:val="none" w:sz="0" w:space="0" w:color="auto"/>
            <w:bottom w:val="none" w:sz="0" w:space="0" w:color="auto"/>
            <w:right w:val="none" w:sz="0" w:space="0" w:color="auto"/>
          </w:divBdr>
        </w:div>
        <w:div w:id="1864244272">
          <w:marLeft w:val="640"/>
          <w:marRight w:val="0"/>
          <w:marTop w:val="0"/>
          <w:marBottom w:val="0"/>
          <w:divBdr>
            <w:top w:val="none" w:sz="0" w:space="0" w:color="auto"/>
            <w:left w:val="none" w:sz="0" w:space="0" w:color="auto"/>
            <w:bottom w:val="none" w:sz="0" w:space="0" w:color="auto"/>
            <w:right w:val="none" w:sz="0" w:space="0" w:color="auto"/>
          </w:divBdr>
        </w:div>
        <w:div w:id="1504398761">
          <w:marLeft w:val="640"/>
          <w:marRight w:val="0"/>
          <w:marTop w:val="0"/>
          <w:marBottom w:val="0"/>
          <w:divBdr>
            <w:top w:val="none" w:sz="0" w:space="0" w:color="auto"/>
            <w:left w:val="none" w:sz="0" w:space="0" w:color="auto"/>
            <w:bottom w:val="none" w:sz="0" w:space="0" w:color="auto"/>
            <w:right w:val="none" w:sz="0" w:space="0" w:color="auto"/>
          </w:divBdr>
        </w:div>
        <w:div w:id="1660769148">
          <w:marLeft w:val="640"/>
          <w:marRight w:val="0"/>
          <w:marTop w:val="0"/>
          <w:marBottom w:val="0"/>
          <w:divBdr>
            <w:top w:val="none" w:sz="0" w:space="0" w:color="auto"/>
            <w:left w:val="none" w:sz="0" w:space="0" w:color="auto"/>
            <w:bottom w:val="none" w:sz="0" w:space="0" w:color="auto"/>
            <w:right w:val="none" w:sz="0" w:space="0" w:color="auto"/>
          </w:divBdr>
        </w:div>
        <w:div w:id="1196042537">
          <w:marLeft w:val="640"/>
          <w:marRight w:val="0"/>
          <w:marTop w:val="0"/>
          <w:marBottom w:val="0"/>
          <w:divBdr>
            <w:top w:val="none" w:sz="0" w:space="0" w:color="auto"/>
            <w:left w:val="none" w:sz="0" w:space="0" w:color="auto"/>
            <w:bottom w:val="none" w:sz="0" w:space="0" w:color="auto"/>
            <w:right w:val="none" w:sz="0" w:space="0" w:color="auto"/>
          </w:divBdr>
        </w:div>
        <w:div w:id="820579110">
          <w:marLeft w:val="640"/>
          <w:marRight w:val="0"/>
          <w:marTop w:val="0"/>
          <w:marBottom w:val="0"/>
          <w:divBdr>
            <w:top w:val="none" w:sz="0" w:space="0" w:color="auto"/>
            <w:left w:val="none" w:sz="0" w:space="0" w:color="auto"/>
            <w:bottom w:val="none" w:sz="0" w:space="0" w:color="auto"/>
            <w:right w:val="none" w:sz="0" w:space="0" w:color="auto"/>
          </w:divBdr>
        </w:div>
        <w:div w:id="405614107">
          <w:marLeft w:val="640"/>
          <w:marRight w:val="0"/>
          <w:marTop w:val="0"/>
          <w:marBottom w:val="0"/>
          <w:divBdr>
            <w:top w:val="none" w:sz="0" w:space="0" w:color="auto"/>
            <w:left w:val="none" w:sz="0" w:space="0" w:color="auto"/>
            <w:bottom w:val="none" w:sz="0" w:space="0" w:color="auto"/>
            <w:right w:val="none" w:sz="0" w:space="0" w:color="auto"/>
          </w:divBdr>
        </w:div>
        <w:div w:id="1940020076">
          <w:marLeft w:val="640"/>
          <w:marRight w:val="0"/>
          <w:marTop w:val="0"/>
          <w:marBottom w:val="0"/>
          <w:divBdr>
            <w:top w:val="none" w:sz="0" w:space="0" w:color="auto"/>
            <w:left w:val="none" w:sz="0" w:space="0" w:color="auto"/>
            <w:bottom w:val="none" w:sz="0" w:space="0" w:color="auto"/>
            <w:right w:val="none" w:sz="0" w:space="0" w:color="auto"/>
          </w:divBdr>
        </w:div>
        <w:div w:id="1534226225">
          <w:marLeft w:val="640"/>
          <w:marRight w:val="0"/>
          <w:marTop w:val="0"/>
          <w:marBottom w:val="0"/>
          <w:divBdr>
            <w:top w:val="none" w:sz="0" w:space="0" w:color="auto"/>
            <w:left w:val="none" w:sz="0" w:space="0" w:color="auto"/>
            <w:bottom w:val="none" w:sz="0" w:space="0" w:color="auto"/>
            <w:right w:val="none" w:sz="0" w:space="0" w:color="auto"/>
          </w:divBdr>
        </w:div>
      </w:divsChild>
    </w:div>
    <w:div w:id="1101802187">
      <w:bodyDiv w:val="1"/>
      <w:marLeft w:val="0"/>
      <w:marRight w:val="0"/>
      <w:marTop w:val="0"/>
      <w:marBottom w:val="0"/>
      <w:divBdr>
        <w:top w:val="none" w:sz="0" w:space="0" w:color="auto"/>
        <w:left w:val="none" w:sz="0" w:space="0" w:color="auto"/>
        <w:bottom w:val="none" w:sz="0" w:space="0" w:color="auto"/>
        <w:right w:val="none" w:sz="0" w:space="0" w:color="auto"/>
      </w:divBdr>
    </w:div>
    <w:div w:id="1113210945">
      <w:bodyDiv w:val="1"/>
      <w:marLeft w:val="0"/>
      <w:marRight w:val="0"/>
      <w:marTop w:val="0"/>
      <w:marBottom w:val="0"/>
      <w:divBdr>
        <w:top w:val="none" w:sz="0" w:space="0" w:color="auto"/>
        <w:left w:val="none" w:sz="0" w:space="0" w:color="auto"/>
        <w:bottom w:val="none" w:sz="0" w:space="0" w:color="auto"/>
        <w:right w:val="none" w:sz="0" w:space="0" w:color="auto"/>
      </w:divBdr>
    </w:div>
    <w:div w:id="1115951118">
      <w:bodyDiv w:val="1"/>
      <w:marLeft w:val="0"/>
      <w:marRight w:val="0"/>
      <w:marTop w:val="0"/>
      <w:marBottom w:val="0"/>
      <w:divBdr>
        <w:top w:val="none" w:sz="0" w:space="0" w:color="auto"/>
        <w:left w:val="none" w:sz="0" w:space="0" w:color="auto"/>
        <w:bottom w:val="none" w:sz="0" w:space="0" w:color="auto"/>
        <w:right w:val="none" w:sz="0" w:space="0" w:color="auto"/>
      </w:divBdr>
    </w:div>
    <w:div w:id="1134829426">
      <w:bodyDiv w:val="1"/>
      <w:marLeft w:val="0"/>
      <w:marRight w:val="0"/>
      <w:marTop w:val="0"/>
      <w:marBottom w:val="0"/>
      <w:divBdr>
        <w:top w:val="none" w:sz="0" w:space="0" w:color="auto"/>
        <w:left w:val="none" w:sz="0" w:space="0" w:color="auto"/>
        <w:bottom w:val="none" w:sz="0" w:space="0" w:color="auto"/>
        <w:right w:val="none" w:sz="0" w:space="0" w:color="auto"/>
      </w:divBdr>
    </w:div>
    <w:div w:id="1140535590">
      <w:bodyDiv w:val="1"/>
      <w:marLeft w:val="0"/>
      <w:marRight w:val="0"/>
      <w:marTop w:val="0"/>
      <w:marBottom w:val="0"/>
      <w:divBdr>
        <w:top w:val="none" w:sz="0" w:space="0" w:color="auto"/>
        <w:left w:val="none" w:sz="0" w:space="0" w:color="auto"/>
        <w:bottom w:val="none" w:sz="0" w:space="0" w:color="auto"/>
        <w:right w:val="none" w:sz="0" w:space="0" w:color="auto"/>
      </w:divBdr>
      <w:divsChild>
        <w:div w:id="42213194">
          <w:marLeft w:val="640"/>
          <w:marRight w:val="0"/>
          <w:marTop w:val="0"/>
          <w:marBottom w:val="0"/>
          <w:divBdr>
            <w:top w:val="none" w:sz="0" w:space="0" w:color="auto"/>
            <w:left w:val="none" w:sz="0" w:space="0" w:color="auto"/>
            <w:bottom w:val="none" w:sz="0" w:space="0" w:color="auto"/>
            <w:right w:val="none" w:sz="0" w:space="0" w:color="auto"/>
          </w:divBdr>
        </w:div>
        <w:div w:id="1059791315">
          <w:marLeft w:val="640"/>
          <w:marRight w:val="0"/>
          <w:marTop w:val="0"/>
          <w:marBottom w:val="0"/>
          <w:divBdr>
            <w:top w:val="none" w:sz="0" w:space="0" w:color="auto"/>
            <w:left w:val="none" w:sz="0" w:space="0" w:color="auto"/>
            <w:bottom w:val="none" w:sz="0" w:space="0" w:color="auto"/>
            <w:right w:val="none" w:sz="0" w:space="0" w:color="auto"/>
          </w:divBdr>
        </w:div>
        <w:div w:id="510723953">
          <w:marLeft w:val="640"/>
          <w:marRight w:val="0"/>
          <w:marTop w:val="0"/>
          <w:marBottom w:val="0"/>
          <w:divBdr>
            <w:top w:val="none" w:sz="0" w:space="0" w:color="auto"/>
            <w:left w:val="none" w:sz="0" w:space="0" w:color="auto"/>
            <w:bottom w:val="none" w:sz="0" w:space="0" w:color="auto"/>
            <w:right w:val="none" w:sz="0" w:space="0" w:color="auto"/>
          </w:divBdr>
        </w:div>
        <w:div w:id="2106724127">
          <w:marLeft w:val="640"/>
          <w:marRight w:val="0"/>
          <w:marTop w:val="0"/>
          <w:marBottom w:val="0"/>
          <w:divBdr>
            <w:top w:val="none" w:sz="0" w:space="0" w:color="auto"/>
            <w:left w:val="none" w:sz="0" w:space="0" w:color="auto"/>
            <w:bottom w:val="none" w:sz="0" w:space="0" w:color="auto"/>
            <w:right w:val="none" w:sz="0" w:space="0" w:color="auto"/>
          </w:divBdr>
        </w:div>
        <w:div w:id="1759863829">
          <w:marLeft w:val="640"/>
          <w:marRight w:val="0"/>
          <w:marTop w:val="0"/>
          <w:marBottom w:val="0"/>
          <w:divBdr>
            <w:top w:val="none" w:sz="0" w:space="0" w:color="auto"/>
            <w:left w:val="none" w:sz="0" w:space="0" w:color="auto"/>
            <w:bottom w:val="none" w:sz="0" w:space="0" w:color="auto"/>
            <w:right w:val="none" w:sz="0" w:space="0" w:color="auto"/>
          </w:divBdr>
        </w:div>
        <w:div w:id="1610310418">
          <w:marLeft w:val="640"/>
          <w:marRight w:val="0"/>
          <w:marTop w:val="0"/>
          <w:marBottom w:val="0"/>
          <w:divBdr>
            <w:top w:val="none" w:sz="0" w:space="0" w:color="auto"/>
            <w:left w:val="none" w:sz="0" w:space="0" w:color="auto"/>
            <w:bottom w:val="none" w:sz="0" w:space="0" w:color="auto"/>
            <w:right w:val="none" w:sz="0" w:space="0" w:color="auto"/>
          </w:divBdr>
        </w:div>
        <w:div w:id="1116758588">
          <w:marLeft w:val="640"/>
          <w:marRight w:val="0"/>
          <w:marTop w:val="0"/>
          <w:marBottom w:val="0"/>
          <w:divBdr>
            <w:top w:val="none" w:sz="0" w:space="0" w:color="auto"/>
            <w:left w:val="none" w:sz="0" w:space="0" w:color="auto"/>
            <w:bottom w:val="none" w:sz="0" w:space="0" w:color="auto"/>
            <w:right w:val="none" w:sz="0" w:space="0" w:color="auto"/>
          </w:divBdr>
        </w:div>
        <w:div w:id="462310777">
          <w:marLeft w:val="640"/>
          <w:marRight w:val="0"/>
          <w:marTop w:val="0"/>
          <w:marBottom w:val="0"/>
          <w:divBdr>
            <w:top w:val="none" w:sz="0" w:space="0" w:color="auto"/>
            <w:left w:val="none" w:sz="0" w:space="0" w:color="auto"/>
            <w:bottom w:val="none" w:sz="0" w:space="0" w:color="auto"/>
            <w:right w:val="none" w:sz="0" w:space="0" w:color="auto"/>
          </w:divBdr>
        </w:div>
        <w:div w:id="1152407208">
          <w:marLeft w:val="640"/>
          <w:marRight w:val="0"/>
          <w:marTop w:val="0"/>
          <w:marBottom w:val="0"/>
          <w:divBdr>
            <w:top w:val="none" w:sz="0" w:space="0" w:color="auto"/>
            <w:left w:val="none" w:sz="0" w:space="0" w:color="auto"/>
            <w:bottom w:val="none" w:sz="0" w:space="0" w:color="auto"/>
            <w:right w:val="none" w:sz="0" w:space="0" w:color="auto"/>
          </w:divBdr>
        </w:div>
        <w:div w:id="1456145331">
          <w:marLeft w:val="640"/>
          <w:marRight w:val="0"/>
          <w:marTop w:val="0"/>
          <w:marBottom w:val="0"/>
          <w:divBdr>
            <w:top w:val="none" w:sz="0" w:space="0" w:color="auto"/>
            <w:left w:val="none" w:sz="0" w:space="0" w:color="auto"/>
            <w:bottom w:val="none" w:sz="0" w:space="0" w:color="auto"/>
            <w:right w:val="none" w:sz="0" w:space="0" w:color="auto"/>
          </w:divBdr>
        </w:div>
        <w:div w:id="197622898">
          <w:marLeft w:val="640"/>
          <w:marRight w:val="0"/>
          <w:marTop w:val="0"/>
          <w:marBottom w:val="0"/>
          <w:divBdr>
            <w:top w:val="none" w:sz="0" w:space="0" w:color="auto"/>
            <w:left w:val="none" w:sz="0" w:space="0" w:color="auto"/>
            <w:bottom w:val="none" w:sz="0" w:space="0" w:color="auto"/>
            <w:right w:val="none" w:sz="0" w:space="0" w:color="auto"/>
          </w:divBdr>
        </w:div>
        <w:div w:id="1356691637">
          <w:marLeft w:val="640"/>
          <w:marRight w:val="0"/>
          <w:marTop w:val="0"/>
          <w:marBottom w:val="0"/>
          <w:divBdr>
            <w:top w:val="none" w:sz="0" w:space="0" w:color="auto"/>
            <w:left w:val="none" w:sz="0" w:space="0" w:color="auto"/>
            <w:bottom w:val="none" w:sz="0" w:space="0" w:color="auto"/>
            <w:right w:val="none" w:sz="0" w:space="0" w:color="auto"/>
          </w:divBdr>
        </w:div>
        <w:div w:id="1694526276">
          <w:marLeft w:val="640"/>
          <w:marRight w:val="0"/>
          <w:marTop w:val="0"/>
          <w:marBottom w:val="0"/>
          <w:divBdr>
            <w:top w:val="none" w:sz="0" w:space="0" w:color="auto"/>
            <w:left w:val="none" w:sz="0" w:space="0" w:color="auto"/>
            <w:bottom w:val="none" w:sz="0" w:space="0" w:color="auto"/>
            <w:right w:val="none" w:sz="0" w:space="0" w:color="auto"/>
          </w:divBdr>
        </w:div>
        <w:div w:id="564728823">
          <w:marLeft w:val="640"/>
          <w:marRight w:val="0"/>
          <w:marTop w:val="0"/>
          <w:marBottom w:val="0"/>
          <w:divBdr>
            <w:top w:val="none" w:sz="0" w:space="0" w:color="auto"/>
            <w:left w:val="none" w:sz="0" w:space="0" w:color="auto"/>
            <w:bottom w:val="none" w:sz="0" w:space="0" w:color="auto"/>
            <w:right w:val="none" w:sz="0" w:space="0" w:color="auto"/>
          </w:divBdr>
        </w:div>
        <w:div w:id="1490052424">
          <w:marLeft w:val="640"/>
          <w:marRight w:val="0"/>
          <w:marTop w:val="0"/>
          <w:marBottom w:val="0"/>
          <w:divBdr>
            <w:top w:val="none" w:sz="0" w:space="0" w:color="auto"/>
            <w:left w:val="none" w:sz="0" w:space="0" w:color="auto"/>
            <w:bottom w:val="none" w:sz="0" w:space="0" w:color="auto"/>
            <w:right w:val="none" w:sz="0" w:space="0" w:color="auto"/>
          </w:divBdr>
        </w:div>
        <w:div w:id="1944678560">
          <w:marLeft w:val="640"/>
          <w:marRight w:val="0"/>
          <w:marTop w:val="0"/>
          <w:marBottom w:val="0"/>
          <w:divBdr>
            <w:top w:val="none" w:sz="0" w:space="0" w:color="auto"/>
            <w:left w:val="none" w:sz="0" w:space="0" w:color="auto"/>
            <w:bottom w:val="none" w:sz="0" w:space="0" w:color="auto"/>
            <w:right w:val="none" w:sz="0" w:space="0" w:color="auto"/>
          </w:divBdr>
        </w:div>
        <w:div w:id="556431065">
          <w:marLeft w:val="640"/>
          <w:marRight w:val="0"/>
          <w:marTop w:val="0"/>
          <w:marBottom w:val="0"/>
          <w:divBdr>
            <w:top w:val="none" w:sz="0" w:space="0" w:color="auto"/>
            <w:left w:val="none" w:sz="0" w:space="0" w:color="auto"/>
            <w:bottom w:val="none" w:sz="0" w:space="0" w:color="auto"/>
            <w:right w:val="none" w:sz="0" w:space="0" w:color="auto"/>
          </w:divBdr>
        </w:div>
        <w:div w:id="1655640233">
          <w:marLeft w:val="640"/>
          <w:marRight w:val="0"/>
          <w:marTop w:val="0"/>
          <w:marBottom w:val="0"/>
          <w:divBdr>
            <w:top w:val="none" w:sz="0" w:space="0" w:color="auto"/>
            <w:left w:val="none" w:sz="0" w:space="0" w:color="auto"/>
            <w:bottom w:val="none" w:sz="0" w:space="0" w:color="auto"/>
            <w:right w:val="none" w:sz="0" w:space="0" w:color="auto"/>
          </w:divBdr>
        </w:div>
        <w:div w:id="1337918895">
          <w:marLeft w:val="640"/>
          <w:marRight w:val="0"/>
          <w:marTop w:val="0"/>
          <w:marBottom w:val="0"/>
          <w:divBdr>
            <w:top w:val="none" w:sz="0" w:space="0" w:color="auto"/>
            <w:left w:val="none" w:sz="0" w:space="0" w:color="auto"/>
            <w:bottom w:val="none" w:sz="0" w:space="0" w:color="auto"/>
            <w:right w:val="none" w:sz="0" w:space="0" w:color="auto"/>
          </w:divBdr>
        </w:div>
        <w:div w:id="1688294191">
          <w:marLeft w:val="640"/>
          <w:marRight w:val="0"/>
          <w:marTop w:val="0"/>
          <w:marBottom w:val="0"/>
          <w:divBdr>
            <w:top w:val="none" w:sz="0" w:space="0" w:color="auto"/>
            <w:left w:val="none" w:sz="0" w:space="0" w:color="auto"/>
            <w:bottom w:val="none" w:sz="0" w:space="0" w:color="auto"/>
            <w:right w:val="none" w:sz="0" w:space="0" w:color="auto"/>
          </w:divBdr>
        </w:div>
        <w:div w:id="2111922635">
          <w:marLeft w:val="640"/>
          <w:marRight w:val="0"/>
          <w:marTop w:val="0"/>
          <w:marBottom w:val="0"/>
          <w:divBdr>
            <w:top w:val="none" w:sz="0" w:space="0" w:color="auto"/>
            <w:left w:val="none" w:sz="0" w:space="0" w:color="auto"/>
            <w:bottom w:val="none" w:sz="0" w:space="0" w:color="auto"/>
            <w:right w:val="none" w:sz="0" w:space="0" w:color="auto"/>
          </w:divBdr>
        </w:div>
        <w:div w:id="1610089423">
          <w:marLeft w:val="640"/>
          <w:marRight w:val="0"/>
          <w:marTop w:val="0"/>
          <w:marBottom w:val="0"/>
          <w:divBdr>
            <w:top w:val="none" w:sz="0" w:space="0" w:color="auto"/>
            <w:left w:val="none" w:sz="0" w:space="0" w:color="auto"/>
            <w:bottom w:val="none" w:sz="0" w:space="0" w:color="auto"/>
            <w:right w:val="none" w:sz="0" w:space="0" w:color="auto"/>
          </w:divBdr>
        </w:div>
        <w:div w:id="452870721">
          <w:marLeft w:val="640"/>
          <w:marRight w:val="0"/>
          <w:marTop w:val="0"/>
          <w:marBottom w:val="0"/>
          <w:divBdr>
            <w:top w:val="none" w:sz="0" w:space="0" w:color="auto"/>
            <w:left w:val="none" w:sz="0" w:space="0" w:color="auto"/>
            <w:bottom w:val="none" w:sz="0" w:space="0" w:color="auto"/>
            <w:right w:val="none" w:sz="0" w:space="0" w:color="auto"/>
          </w:divBdr>
        </w:div>
        <w:div w:id="476579235">
          <w:marLeft w:val="640"/>
          <w:marRight w:val="0"/>
          <w:marTop w:val="0"/>
          <w:marBottom w:val="0"/>
          <w:divBdr>
            <w:top w:val="none" w:sz="0" w:space="0" w:color="auto"/>
            <w:left w:val="none" w:sz="0" w:space="0" w:color="auto"/>
            <w:bottom w:val="none" w:sz="0" w:space="0" w:color="auto"/>
            <w:right w:val="none" w:sz="0" w:space="0" w:color="auto"/>
          </w:divBdr>
        </w:div>
        <w:div w:id="2050912353">
          <w:marLeft w:val="640"/>
          <w:marRight w:val="0"/>
          <w:marTop w:val="0"/>
          <w:marBottom w:val="0"/>
          <w:divBdr>
            <w:top w:val="none" w:sz="0" w:space="0" w:color="auto"/>
            <w:left w:val="none" w:sz="0" w:space="0" w:color="auto"/>
            <w:bottom w:val="none" w:sz="0" w:space="0" w:color="auto"/>
            <w:right w:val="none" w:sz="0" w:space="0" w:color="auto"/>
          </w:divBdr>
        </w:div>
        <w:div w:id="1470829169">
          <w:marLeft w:val="640"/>
          <w:marRight w:val="0"/>
          <w:marTop w:val="0"/>
          <w:marBottom w:val="0"/>
          <w:divBdr>
            <w:top w:val="none" w:sz="0" w:space="0" w:color="auto"/>
            <w:left w:val="none" w:sz="0" w:space="0" w:color="auto"/>
            <w:bottom w:val="none" w:sz="0" w:space="0" w:color="auto"/>
            <w:right w:val="none" w:sz="0" w:space="0" w:color="auto"/>
          </w:divBdr>
        </w:div>
        <w:div w:id="2036540933">
          <w:marLeft w:val="640"/>
          <w:marRight w:val="0"/>
          <w:marTop w:val="0"/>
          <w:marBottom w:val="0"/>
          <w:divBdr>
            <w:top w:val="none" w:sz="0" w:space="0" w:color="auto"/>
            <w:left w:val="none" w:sz="0" w:space="0" w:color="auto"/>
            <w:bottom w:val="none" w:sz="0" w:space="0" w:color="auto"/>
            <w:right w:val="none" w:sz="0" w:space="0" w:color="auto"/>
          </w:divBdr>
        </w:div>
        <w:div w:id="1324158242">
          <w:marLeft w:val="640"/>
          <w:marRight w:val="0"/>
          <w:marTop w:val="0"/>
          <w:marBottom w:val="0"/>
          <w:divBdr>
            <w:top w:val="none" w:sz="0" w:space="0" w:color="auto"/>
            <w:left w:val="none" w:sz="0" w:space="0" w:color="auto"/>
            <w:bottom w:val="none" w:sz="0" w:space="0" w:color="auto"/>
            <w:right w:val="none" w:sz="0" w:space="0" w:color="auto"/>
          </w:divBdr>
        </w:div>
        <w:div w:id="808714272">
          <w:marLeft w:val="640"/>
          <w:marRight w:val="0"/>
          <w:marTop w:val="0"/>
          <w:marBottom w:val="0"/>
          <w:divBdr>
            <w:top w:val="none" w:sz="0" w:space="0" w:color="auto"/>
            <w:left w:val="none" w:sz="0" w:space="0" w:color="auto"/>
            <w:bottom w:val="none" w:sz="0" w:space="0" w:color="auto"/>
            <w:right w:val="none" w:sz="0" w:space="0" w:color="auto"/>
          </w:divBdr>
        </w:div>
        <w:div w:id="1775399881">
          <w:marLeft w:val="640"/>
          <w:marRight w:val="0"/>
          <w:marTop w:val="0"/>
          <w:marBottom w:val="0"/>
          <w:divBdr>
            <w:top w:val="none" w:sz="0" w:space="0" w:color="auto"/>
            <w:left w:val="none" w:sz="0" w:space="0" w:color="auto"/>
            <w:bottom w:val="none" w:sz="0" w:space="0" w:color="auto"/>
            <w:right w:val="none" w:sz="0" w:space="0" w:color="auto"/>
          </w:divBdr>
        </w:div>
        <w:div w:id="839660121">
          <w:marLeft w:val="640"/>
          <w:marRight w:val="0"/>
          <w:marTop w:val="0"/>
          <w:marBottom w:val="0"/>
          <w:divBdr>
            <w:top w:val="none" w:sz="0" w:space="0" w:color="auto"/>
            <w:left w:val="none" w:sz="0" w:space="0" w:color="auto"/>
            <w:bottom w:val="none" w:sz="0" w:space="0" w:color="auto"/>
            <w:right w:val="none" w:sz="0" w:space="0" w:color="auto"/>
          </w:divBdr>
        </w:div>
        <w:div w:id="2084984155">
          <w:marLeft w:val="640"/>
          <w:marRight w:val="0"/>
          <w:marTop w:val="0"/>
          <w:marBottom w:val="0"/>
          <w:divBdr>
            <w:top w:val="none" w:sz="0" w:space="0" w:color="auto"/>
            <w:left w:val="none" w:sz="0" w:space="0" w:color="auto"/>
            <w:bottom w:val="none" w:sz="0" w:space="0" w:color="auto"/>
            <w:right w:val="none" w:sz="0" w:space="0" w:color="auto"/>
          </w:divBdr>
        </w:div>
      </w:divsChild>
    </w:div>
    <w:div w:id="1146898845">
      <w:bodyDiv w:val="1"/>
      <w:marLeft w:val="0"/>
      <w:marRight w:val="0"/>
      <w:marTop w:val="0"/>
      <w:marBottom w:val="0"/>
      <w:divBdr>
        <w:top w:val="none" w:sz="0" w:space="0" w:color="auto"/>
        <w:left w:val="none" w:sz="0" w:space="0" w:color="auto"/>
        <w:bottom w:val="none" w:sz="0" w:space="0" w:color="auto"/>
        <w:right w:val="none" w:sz="0" w:space="0" w:color="auto"/>
      </w:divBdr>
      <w:divsChild>
        <w:div w:id="1460762861">
          <w:marLeft w:val="0"/>
          <w:marRight w:val="0"/>
          <w:marTop w:val="0"/>
          <w:marBottom w:val="0"/>
          <w:divBdr>
            <w:top w:val="none" w:sz="0" w:space="0" w:color="auto"/>
            <w:left w:val="none" w:sz="0" w:space="0" w:color="auto"/>
            <w:bottom w:val="none" w:sz="0" w:space="0" w:color="auto"/>
            <w:right w:val="none" w:sz="0" w:space="0" w:color="auto"/>
          </w:divBdr>
        </w:div>
      </w:divsChild>
    </w:div>
    <w:div w:id="1156263416">
      <w:bodyDiv w:val="1"/>
      <w:marLeft w:val="0"/>
      <w:marRight w:val="0"/>
      <w:marTop w:val="0"/>
      <w:marBottom w:val="0"/>
      <w:divBdr>
        <w:top w:val="none" w:sz="0" w:space="0" w:color="auto"/>
        <w:left w:val="none" w:sz="0" w:space="0" w:color="auto"/>
        <w:bottom w:val="none" w:sz="0" w:space="0" w:color="auto"/>
        <w:right w:val="none" w:sz="0" w:space="0" w:color="auto"/>
      </w:divBdr>
      <w:divsChild>
        <w:div w:id="162474603">
          <w:marLeft w:val="640"/>
          <w:marRight w:val="0"/>
          <w:marTop w:val="0"/>
          <w:marBottom w:val="0"/>
          <w:divBdr>
            <w:top w:val="none" w:sz="0" w:space="0" w:color="auto"/>
            <w:left w:val="none" w:sz="0" w:space="0" w:color="auto"/>
            <w:bottom w:val="none" w:sz="0" w:space="0" w:color="auto"/>
            <w:right w:val="none" w:sz="0" w:space="0" w:color="auto"/>
          </w:divBdr>
        </w:div>
        <w:div w:id="349990944">
          <w:marLeft w:val="640"/>
          <w:marRight w:val="0"/>
          <w:marTop w:val="0"/>
          <w:marBottom w:val="0"/>
          <w:divBdr>
            <w:top w:val="none" w:sz="0" w:space="0" w:color="auto"/>
            <w:left w:val="none" w:sz="0" w:space="0" w:color="auto"/>
            <w:bottom w:val="none" w:sz="0" w:space="0" w:color="auto"/>
            <w:right w:val="none" w:sz="0" w:space="0" w:color="auto"/>
          </w:divBdr>
        </w:div>
        <w:div w:id="370614408">
          <w:marLeft w:val="640"/>
          <w:marRight w:val="0"/>
          <w:marTop w:val="0"/>
          <w:marBottom w:val="0"/>
          <w:divBdr>
            <w:top w:val="none" w:sz="0" w:space="0" w:color="auto"/>
            <w:left w:val="none" w:sz="0" w:space="0" w:color="auto"/>
            <w:bottom w:val="none" w:sz="0" w:space="0" w:color="auto"/>
            <w:right w:val="none" w:sz="0" w:space="0" w:color="auto"/>
          </w:divBdr>
        </w:div>
        <w:div w:id="375005091">
          <w:marLeft w:val="640"/>
          <w:marRight w:val="0"/>
          <w:marTop w:val="0"/>
          <w:marBottom w:val="0"/>
          <w:divBdr>
            <w:top w:val="none" w:sz="0" w:space="0" w:color="auto"/>
            <w:left w:val="none" w:sz="0" w:space="0" w:color="auto"/>
            <w:bottom w:val="none" w:sz="0" w:space="0" w:color="auto"/>
            <w:right w:val="none" w:sz="0" w:space="0" w:color="auto"/>
          </w:divBdr>
        </w:div>
        <w:div w:id="377172307">
          <w:marLeft w:val="640"/>
          <w:marRight w:val="0"/>
          <w:marTop w:val="0"/>
          <w:marBottom w:val="0"/>
          <w:divBdr>
            <w:top w:val="none" w:sz="0" w:space="0" w:color="auto"/>
            <w:left w:val="none" w:sz="0" w:space="0" w:color="auto"/>
            <w:bottom w:val="none" w:sz="0" w:space="0" w:color="auto"/>
            <w:right w:val="none" w:sz="0" w:space="0" w:color="auto"/>
          </w:divBdr>
        </w:div>
        <w:div w:id="452596239">
          <w:marLeft w:val="640"/>
          <w:marRight w:val="0"/>
          <w:marTop w:val="0"/>
          <w:marBottom w:val="0"/>
          <w:divBdr>
            <w:top w:val="none" w:sz="0" w:space="0" w:color="auto"/>
            <w:left w:val="none" w:sz="0" w:space="0" w:color="auto"/>
            <w:bottom w:val="none" w:sz="0" w:space="0" w:color="auto"/>
            <w:right w:val="none" w:sz="0" w:space="0" w:color="auto"/>
          </w:divBdr>
        </w:div>
        <w:div w:id="461655747">
          <w:marLeft w:val="640"/>
          <w:marRight w:val="0"/>
          <w:marTop w:val="0"/>
          <w:marBottom w:val="0"/>
          <w:divBdr>
            <w:top w:val="none" w:sz="0" w:space="0" w:color="auto"/>
            <w:left w:val="none" w:sz="0" w:space="0" w:color="auto"/>
            <w:bottom w:val="none" w:sz="0" w:space="0" w:color="auto"/>
            <w:right w:val="none" w:sz="0" w:space="0" w:color="auto"/>
          </w:divBdr>
        </w:div>
        <w:div w:id="620574654">
          <w:marLeft w:val="640"/>
          <w:marRight w:val="0"/>
          <w:marTop w:val="0"/>
          <w:marBottom w:val="0"/>
          <w:divBdr>
            <w:top w:val="none" w:sz="0" w:space="0" w:color="auto"/>
            <w:left w:val="none" w:sz="0" w:space="0" w:color="auto"/>
            <w:bottom w:val="none" w:sz="0" w:space="0" w:color="auto"/>
            <w:right w:val="none" w:sz="0" w:space="0" w:color="auto"/>
          </w:divBdr>
        </w:div>
        <w:div w:id="627928777">
          <w:marLeft w:val="640"/>
          <w:marRight w:val="0"/>
          <w:marTop w:val="0"/>
          <w:marBottom w:val="0"/>
          <w:divBdr>
            <w:top w:val="none" w:sz="0" w:space="0" w:color="auto"/>
            <w:left w:val="none" w:sz="0" w:space="0" w:color="auto"/>
            <w:bottom w:val="none" w:sz="0" w:space="0" w:color="auto"/>
            <w:right w:val="none" w:sz="0" w:space="0" w:color="auto"/>
          </w:divBdr>
        </w:div>
        <w:div w:id="667367364">
          <w:marLeft w:val="640"/>
          <w:marRight w:val="0"/>
          <w:marTop w:val="0"/>
          <w:marBottom w:val="0"/>
          <w:divBdr>
            <w:top w:val="none" w:sz="0" w:space="0" w:color="auto"/>
            <w:left w:val="none" w:sz="0" w:space="0" w:color="auto"/>
            <w:bottom w:val="none" w:sz="0" w:space="0" w:color="auto"/>
            <w:right w:val="none" w:sz="0" w:space="0" w:color="auto"/>
          </w:divBdr>
        </w:div>
        <w:div w:id="731738455">
          <w:marLeft w:val="640"/>
          <w:marRight w:val="0"/>
          <w:marTop w:val="0"/>
          <w:marBottom w:val="0"/>
          <w:divBdr>
            <w:top w:val="none" w:sz="0" w:space="0" w:color="auto"/>
            <w:left w:val="none" w:sz="0" w:space="0" w:color="auto"/>
            <w:bottom w:val="none" w:sz="0" w:space="0" w:color="auto"/>
            <w:right w:val="none" w:sz="0" w:space="0" w:color="auto"/>
          </w:divBdr>
        </w:div>
        <w:div w:id="988051190">
          <w:marLeft w:val="640"/>
          <w:marRight w:val="0"/>
          <w:marTop w:val="0"/>
          <w:marBottom w:val="0"/>
          <w:divBdr>
            <w:top w:val="none" w:sz="0" w:space="0" w:color="auto"/>
            <w:left w:val="none" w:sz="0" w:space="0" w:color="auto"/>
            <w:bottom w:val="none" w:sz="0" w:space="0" w:color="auto"/>
            <w:right w:val="none" w:sz="0" w:space="0" w:color="auto"/>
          </w:divBdr>
        </w:div>
        <w:div w:id="1167206342">
          <w:marLeft w:val="640"/>
          <w:marRight w:val="0"/>
          <w:marTop w:val="0"/>
          <w:marBottom w:val="0"/>
          <w:divBdr>
            <w:top w:val="none" w:sz="0" w:space="0" w:color="auto"/>
            <w:left w:val="none" w:sz="0" w:space="0" w:color="auto"/>
            <w:bottom w:val="none" w:sz="0" w:space="0" w:color="auto"/>
            <w:right w:val="none" w:sz="0" w:space="0" w:color="auto"/>
          </w:divBdr>
        </w:div>
        <w:div w:id="1184396139">
          <w:marLeft w:val="640"/>
          <w:marRight w:val="0"/>
          <w:marTop w:val="0"/>
          <w:marBottom w:val="0"/>
          <w:divBdr>
            <w:top w:val="none" w:sz="0" w:space="0" w:color="auto"/>
            <w:left w:val="none" w:sz="0" w:space="0" w:color="auto"/>
            <w:bottom w:val="none" w:sz="0" w:space="0" w:color="auto"/>
            <w:right w:val="none" w:sz="0" w:space="0" w:color="auto"/>
          </w:divBdr>
        </w:div>
        <w:div w:id="1236164376">
          <w:marLeft w:val="640"/>
          <w:marRight w:val="0"/>
          <w:marTop w:val="0"/>
          <w:marBottom w:val="0"/>
          <w:divBdr>
            <w:top w:val="none" w:sz="0" w:space="0" w:color="auto"/>
            <w:left w:val="none" w:sz="0" w:space="0" w:color="auto"/>
            <w:bottom w:val="none" w:sz="0" w:space="0" w:color="auto"/>
            <w:right w:val="none" w:sz="0" w:space="0" w:color="auto"/>
          </w:divBdr>
        </w:div>
        <w:div w:id="1252084822">
          <w:marLeft w:val="640"/>
          <w:marRight w:val="0"/>
          <w:marTop w:val="0"/>
          <w:marBottom w:val="0"/>
          <w:divBdr>
            <w:top w:val="none" w:sz="0" w:space="0" w:color="auto"/>
            <w:left w:val="none" w:sz="0" w:space="0" w:color="auto"/>
            <w:bottom w:val="none" w:sz="0" w:space="0" w:color="auto"/>
            <w:right w:val="none" w:sz="0" w:space="0" w:color="auto"/>
          </w:divBdr>
        </w:div>
        <w:div w:id="1258051545">
          <w:marLeft w:val="640"/>
          <w:marRight w:val="0"/>
          <w:marTop w:val="0"/>
          <w:marBottom w:val="0"/>
          <w:divBdr>
            <w:top w:val="none" w:sz="0" w:space="0" w:color="auto"/>
            <w:left w:val="none" w:sz="0" w:space="0" w:color="auto"/>
            <w:bottom w:val="none" w:sz="0" w:space="0" w:color="auto"/>
            <w:right w:val="none" w:sz="0" w:space="0" w:color="auto"/>
          </w:divBdr>
        </w:div>
        <w:div w:id="1616868673">
          <w:marLeft w:val="640"/>
          <w:marRight w:val="0"/>
          <w:marTop w:val="0"/>
          <w:marBottom w:val="0"/>
          <w:divBdr>
            <w:top w:val="none" w:sz="0" w:space="0" w:color="auto"/>
            <w:left w:val="none" w:sz="0" w:space="0" w:color="auto"/>
            <w:bottom w:val="none" w:sz="0" w:space="0" w:color="auto"/>
            <w:right w:val="none" w:sz="0" w:space="0" w:color="auto"/>
          </w:divBdr>
        </w:div>
        <w:div w:id="1659574067">
          <w:marLeft w:val="640"/>
          <w:marRight w:val="0"/>
          <w:marTop w:val="0"/>
          <w:marBottom w:val="0"/>
          <w:divBdr>
            <w:top w:val="none" w:sz="0" w:space="0" w:color="auto"/>
            <w:left w:val="none" w:sz="0" w:space="0" w:color="auto"/>
            <w:bottom w:val="none" w:sz="0" w:space="0" w:color="auto"/>
            <w:right w:val="none" w:sz="0" w:space="0" w:color="auto"/>
          </w:divBdr>
        </w:div>
        <w:div w:id="1667826590">
          <w:marLeft w:val="640"/>
          <w:marRight w:val="0"/>
          <w:marTop w:val="0"/>
          <w:marBottom w:val="0"/>
          <w:divBdr>
            <w:top w:val="none" w:sz="0" w:space="0" w:color="auto"/>
            <w:left w:val="none" w:sz="0" w:space="0" w:color="auto"/>
            <w:bottom w:val="none" w:sz="0" w:space="0" w:color="auto"/>
            <w:right w:val="none" w:sz="0" w:space="0" w:color="auto"/>
          </w:divBdr>
        </w:div>
        <w:div w:id="1753351040">
          <w:marLeft w:val="640"/>
          <w:marRight w:val="0"/>
          <w:marTop w:val="0"/>
          <w:marBottom w:val="0"/>
          <w:divBdr>
            <w:top w:val="none" w:sz="0" w:space="0" w:color="auto"/>
            <w:left w:val="none" w:sz="0" w:space="0" w:color="auto"/>
            <w:bottom w:val="none" w:sz="0" w:space="0" w:color="auto"/>
            <w:right w:val="none" w:sz="0" w:space="0" w:color="auto"/>
          </w:divBdr>
        </w:div>
        <w:div w:id="1837577251">
          <w:marLeft w:val="640"/>
          <w:marRight w:val="0"/>
          <w:marTop w:val="0"/>
          <w:marBottom w:val="0"/>
          <w:divBdr>
            <w:top w:val="none" w:sz="0" w:space="0" w:color="auto"/>
            <w:left w:val="none" w:sz="0" w:space="0" w:color="auto"/>
            <w:bottom w:val="none" w:sz="0" w:space="0" w:color="auto"/>
            <w:right w:val="none" w:sz="0" w:space="0" w:color="auto"/>
          </w:divBdr>
        </w:div>
        <w:div w:id="1884519359">
          <w:marLeft w:val="640"/>
          <w:marRight w:val="0"/>
          <w:marTop w:val="0"/>
          <w:marBottom w:val="0"/>
          <w:divBdr>
            <w:top w:val="none" w:sz="0" w:space="0" w:color="auto"/>
            <w:left w:val="none" w:sz="0" w:space="0" w:color="auto"/>
            <w:bottom w:val="none" w:sz="0" w:space="0" w:color="auto"/>
            <w:right w:val="none" w:sz="0" w:space="0" w:color="auto"/>
          </w:divBdr>
        </w:div>
        <w:div w:id="1950504481">
          <w:marLeft w:val="640"/>
          <w:marRight w:val="0"/>
          <w:marTop w:val="0"/>
          <w:marBottom w:val="0"/>
          <w:divBdr>
            <w:top w:val="none" w:sz="0" w:space="0" w:color="auto"/>
            <w:left w:val="none" w:sz="0" w:space="0" w:color="auto"/>
            <w:bottom w:val="none" w:sz="0" w:space="0" w:color="auto"/>
            <w:right w:val="none" w:sz="0" w:space="0" w:color="auto"/>
          </w:divBdr>
        </w:div>
        <w:div w:id="1997227108">
          <w:marLeft w:val="640"/>
          <w:marRight w:val="0"/>
          <w:marTop w:val="0"/>
          <w:marBottom w:val="0"/>
          <w:divBdr>
            <w:top w:val="none" w:sz="0" w:space="0" w:color="auto"/>
            <w:left w:val="none" w:sz="0" w:space="0" w:color="auto"/>
            <w:bottom w:val="none" w:sz="0" w:space="0" w:color="auto"/>
            <w:right w:val="none" w:sz="0" w:space="0" w:color="auto"/>
          </w:divBdr>
        </w:div>
        <w:div w:id="2088185813">
          <w:marLeft w:val="640"/>
          <w:marRight w:val="0"/>
          <w:marTop w:val="0"/>
          <w:marBottom w:val="0"/>
          <w:divBdr>
            <w:top w:val="none" w:sz="0" w:space="0" w:color="auto"/>
            <w:left w:val="none" w:sz="0" w:space="0" w:color="auto"/>
            <w:bottom w:val="none" w:sz="0" w:space="0" w:color="auto"/>
            <w:right w:val="none" w:sz="0" w:space="0" w:color="auto"/>
          </w:divBdr>
        </w:div>
        <w:div w:id="2143764041">
          <w:marLeft w:val="640"/>
          <w:marRight w:val="0"/>
          <w:marTop w:val="0"/>
          <w:marBottom w:val="0"/>
          <w:divBdr>
            <w:top w:val="none" w:sz="0" w:space="0" w:color="auto"/>
            <w:left w:val="none" w:sz="0" w:space="0" w:color="auto"/>
            <w:bottom w:val="none" w:sz="0" w:space="0" w:color="auto"/>
            <w:right w:val="none" w:sz="0" w:space="0" w:color="auto"/>
          </w:divBdr>
        </w:div>
      </w:divsChild>
    </w:div>
    <w:div w:id="1160118781">
      <w:bodyDiv w:val="1"/>
      <w:marLeft w:val="0"/>
      <w:marRight w:val="0"/>
      <w:marTop w:val="0"/>
      <w:marBottom w:val="0"/>
      <w:divBdr>
        <w:top w:val="none" w:sz="0" w:space="0" w:color="auto"/>
        <w:left w:val="none" w:sz="0" w:space="0" w:color="auto"/>
        <w:bottom w:val="none" w:sz="0" w:space="0" w:color="auto"/>
        <w:right w:val="none" w:sz="0" w:space="0" w:color="auto"/>
      </w:divBdr>
      <w:divsChild>
        <w:div w:id="1838769056">
          <w:marLeft w:val="640"/>
          <w:marRight w:val="0"/>
          <w:marTop w:val="0"/>
          <w:marBottom w:val="0"/>
          <w:divBdr>
            <w:top w:val="none" w:sz="0" w:space="0" w:color="auto"/>
            <w:left w:val="none" w:sz="0" w:space="0" w:color="auto"/>
            <w:bottom w:val="none" w:sz="0" w:space="0" w:color="auto"/>
            <w:right w:val="none" w:sz="0" w:space="0" w:color="auto"/>
          </w:divBdr>
        </w:div>
        <w:div w:id="307831228">
          <w:marLeft w:val="640"/>
          <w:marRight w:val="0"/>
          <w:marTop w:val="0"/>
          <w:marBottom w:val="0"/>
          <w:divBdr>
            <w:top w:val="none" w:sz="0" w:space="0" w:color="auto"/>
            <w:left w:val="none" w:sz="0" w:space="0" w:color="auto"/>
            <w:bottom w:val="none" w:sz="0" w:space="0" w:color="auto"/>
            <w:right w:val="none" w:sz="0" w:space="0" w:color="auto"/>
          </w:divBdr>
        </w:div>
        <w:div w:id="354574877">
          <w:marLeft w:val="640"/>
          <w:marRight w:val="0"/>
          <w:marTop w:val="0"/>
          <w:marBottom w:val="0"/>
          <w:divBdr>
            <w:top w:val="none" w:sz="0" w:space="0" w:color="auto"/>
            <w:left w:val="none" w:sz="0" w:space="0" w:color="auto"/>
            <w:bottom w:val="none" w:sz="0" w:space="0" w:color="auto"/>
            <w:right w:val="none" w:sz="0" w:space="0" w:color="auto"/>
          </w:divBdr>
        </w:div>
        <w:div w:id="1587687051">
          <w:marLeft w:val="640"/>
          <w:marRight w:val="0"/>
          <w:marTop w:val="0"/>
          <w:marBottom w:val="0"/>
          <w:divBdr>
            <w:top w:val="none" w:sz="0" w:space="0" w:color="auto"/>
            <w:left w:val="none" w:sz="0" w:space="0" w:color="auto"/>
            <w:bottom w:val="none" w:sz="0" w:space="0" w:color="auto"/>
            <w:right w:val="none" w:sz="0" w:space="0" w:color="auto"/>
          </w:divBdr>
        </w:div>
        <w:div w:id="2088109485">
          <w:marLeft w:val="640"/>
          <w:marRight w:val="0"/>
          <w:marTop w:val="0"/>
          <w:marBottom w:val="0"/>
          <w:divBdr>
            <w:top w:val="none" w:sz="0" w:space="0" w:color="auto"/>
            <w:left w:val="none" w:sz="0" w:space="0" w:color="auto"/>
            <w:bottom w:val="none" w:sz="0" w:space="0" w:color="auto"/>
            <w:right w:val="none" w:sz="0" w:space="0" w:color="auto"/>
          </w:divBdr>
        </w:div>
        <w:div w:id="796610710">
          <w:marLeft w:val="640"/>
          <w:marRight w:val="0"/>
          <w:marTop w:val="0"/>
          <w:marBottom w:val="0"/>
          <w:divBdr>
            <w:top w:val="none" w:sz="0" w:space="0" w:color="auto"/>
            <w:left w:val="none" w:sz="0" w:space="0" w:color="auto"/>
            <w:bottom w:val="none" w:sz="0" w:space="0" w:color="auto"/>
            <w:right w:val="none" w:sz="0" w:space="0" w:color="auto"/>
          </w:divBdr>
        </w:div>
        <w:div w:id="832451508">
          <w:marLeft w:val="640"/>
          <w:marRight w:val="0"/>
          <w:marTop w:val="0"/>
          <w:marBottom w:val="0"/>
          <w:divBdr>
            <w:top w:val="none" w:sz="0" w:space="0" w:color="auto"/>
            <w:left w:val="none" w:sz="0" w:space="0" w:color="auto"/>
            <w:bottom w:val="none" w:sz="0" w:space="0" w:color="auto"/>
            <w:right w:val="none" w:sz="0" w:space="0" w:color="auto"/>
          </w:divBdr>
        </w:div>
        <w:div w:id="894243717">
          <w:marLeft w:val="640"/>
          <w:marRight w:val="0"/>
          <w:marTop w:val="0"/>
          <w:marBottom w:val="0"/>
          <w:divBdr>
            <w:top w:val="none" w:sz="0" w:space="0" w:color="auto"/>
            <w:left w:val="none" w:sz="0" w:space="0" w:color="auto"/>
            <w:bottom w:val="none" w:sz="0" w:space="0" w:color="auto"/>
            <w:right w:val="none" w:sz="0" w:space="0" w:color="auto"/>
          </w:divBdr>
        </w:div>
        <w:div w:id="50623101">
          <w:marLeft w:val="640"/>
          <w:marRight w:val="0"/>
          <w:marTop w:val="0"/>
          <w:marBottom w:val="0"/>
          <w:divBdr>
            <w:top w:val="none" w:sz="0" w:space="0" w:color="auto"/>
            <w:left w:val="none" w:sz="0" w:space="0" w:color="auto"/>
            <w:bottom w:val="none" w:sz="0" w:space="0" w:color="auto"/>
            <w:right w:val="none" w:sz="0" w:space="0" w:color="auto"/>
          </w:divBdr>
        </w:div>
        <w:div w:id="1287396518">
          <w:marLeft w:val="640"/>
          <w:marRight w:val="0"/>
          <w:marTop w:val="0"/>
          <w:marBottom w:val="0"/>
          <w:divBdr>
            <w:top w:val="none" w:sz="0" w:space="0" w:color="auto"/>
            <w:left w:val="none" w:sz="0" w:space="0" w:color="auto"/>
            <w:bottom w:val="none" w:sz="0" w:space="0" w:color="auto"/>
            <w:right w:val="none" w:sz="0" w:space="0" w:color="auto"/>
          </w:divBdr>
        </w:div>
        <w:div w:id="23095803">
          <w:marLeft w:val="640"/>
          <w:marRight w:val="0"/>
          <w:marTop w:val="0"/>
          <w:marBottom w:val="0"/>
          <w:divBdr>
            <w:top w:val="none" w:sz="0" w:space="0" w:color="auto"/>
            <w:left w:val="none" w:sz="0" w:space="0" w:color="auto"/>
            <w:bottom w:val="none" w:sz="0" w:space="0" w:color="auto"/>
            <w:right w:val="none" w:sz="0" w:space="0" w:color="auto"/>
          </w:divBdr>
        </w:div>
        <w:div w:id="793408014">
          <w:marLeft w:val="640"/>
          <w:marRight w:val="0"/>
          <w:marTop w:val="0"/>
          <w:marBottom w:val="0"/>
          <w:divBdr>
            <w:top w:val="none" w:sz="0" w:space="0" w:color="auto"/>
            <w:left w:val="none" w:sz="0" w:space="0" w:color="auto"/>
            <w:bottom w:val="none" w:sz="0" w:space="0" w:color="auto"/>
            <w:right w:val="none" w:sz="0" w:space="0" w:color="auto"/>
          </w:divBdr>
        </w:div>
        <w:div w:id="733509477">
          <w:marLeft w:val="640"/>
          <w:marRight w:val="0"/>
          <w:marTop w:val="0"/>
          <w:marBottom w:val="0"/>
          <w:divBdr>
            <w:top w:val="none" w:sz="0" w:space="0" w:color="auto"/>
            <w:left w:val="none" w:sz="0" w:space="0" w:color="auto"/>
            <w:bottom w:val="none" w:sz="0" w:space="0" w:color="auto"/>
            <w:right w:val="none" w:sz="0" w:space="0" w:color="auto"/>
          </w:divBdr>
        </w:div>
        <w:div w:id="2013802089">
          <w:marLeft w:val="640"/>
          <w:marRight w:val="0"/>
          <w:marTop w:val="0"/>
          <w:marBottom w:val="0"/>
          <w:divBdr>
            <w:top w:val="none" w:sz="0" w:space="0" w:color="auto"/>
            <w:left w:val="none" w:sz="0" w:space="0" w:color="auto"/>
            <w:bottom w:val="none" w:sz="0" w:space="0" w:color="auto"/>
            <w:right w:val="none" w:sz="0" w:space="0" w:color="auto"/>
          </w:divBdr>
        </w:div>
        <w:div w:id="935944046">
          <w:marLeft w:val="640"/>
          <w:marRight w:val="0"/>
          <w:marTop w:val="0"/>
          <w:marBottom w:val="0"/>
          <w:divBdr>
            <w:top w:val="none" w:sz="0" w:space="0" w:color="auto"/>
            <w:left w:val="none" w:sz="0" w:space="0" w:color="auto"/>
            <w:bottom w:val="none" w:sz="0" w:space="0" w:color="auto"/>
            <w:right w:val="none" w:sz="0" w:space="0" w:color="auto"/>
          </w:divBdr>
        </w:div>
        <w:div w:id="1786773518">
          <w:marLeft w:val="640"/>
          <w:marRight w:val="0"/>
          <w:marTop w:val="0"/>
          <w:marBottom w:val="0"/>
          <w:divBdr>
            <w:top w:val="none" w:sz="0" w:space="0" w:color="auto"/>
            <w:left w:val="none" w:sz="0" w:space="0" w:color="auto"/>
            <w:bottom w:val="none" w:sz="0" w:space="0" w:color="auto"/>
            <w:right w:val="none" w:sz="0" w:space="0" w:color="auto"/>
          </w:divBdr>
        </w:div>
        <w:div w:id="1169757644">
          <w:marLeft w:val="640"/>
          <w:marRight w:val="0"/>
          <w:marTop w:val="0"/>
          <w:marBottom w:val="0"/>
          <w:divBdr>
            <w:top w:val="none" w:sz="0" w:space="0" w:color="auto"/>
            <w:left w:val="none" w:sz="0" w:space="0" w:color="auto"/>
            <w:bottom w:val="none" w:sz="0" w:space="0" w:color="auto"/>
            <w:right w:val="none" w:sz="0" w:space="0" w:color="auto"/>
          </w:divBdr>
        </w:div>
        <w:div w:id="775751598">
          <w:marLeft w:val="640"/>
          <w:marRight w:val="0"/>
          <w:marTop w:val="0"/>
          <w:marBottom w:val="0"/>
          <w:divBdr>
            <w:top w:val="none" w:sz="0" w:space="0" w:color="auto"/>
            <w:left w:val="none" w:sz="0" w:space="0" w:color="auto"/>
            <w:bottom w:val="none" w:sz="0" w:space="0" w:color="auto"/>
            <w:right w:val="none" w:sz="0" w:space="0" w:color="auto"/>
          </w:divBdr>
        </w:div>
        <w:div w:id="327830147">
          <w:marLeft w:val="640"/>
          <w:marRight w:val="0"/>
          <w:marTop w:val="0"/>
          <w:marBottom w:val="0"/>
          <w:divBdr>
            <w:top w:val="none" w:sz="0" w:space="0" w:color="auto"/>
            <w:left w:val="none" w:sz="0" w:space="0" w:color="auto"/>
            <w:bottom w:val="none" w:sz="0" w:space="0" w:color="auto"/>
            <w:right w:val="none" w:sz="0" w:space="0" w:color="auto"/>
          </w:divBdr>
        </w:div>
        <w:div w:id="220408520">
          <w:marLeft w:val="640"/>
          <w:marRight w:val="0"/>
          <w:marTop w:val="0"/>
          <w:marBottom w:val="0"/>
          <w:divBdr>
            <w:top w:val="none" w:sz="0" w:space="0" w:color="auto"/>
            <w:left w:val="none" w:sz="0" w:space="0" w:color="auto"/>
            <w:bottom w:val="none" w:sz="0" w:space="0" w:color="auto"/>
            <w:right w:val="none" w:sz="0" w:space="0" w:color="auto"/>
          </w:divBdr>
        </w:div>
        <w:div w:id="1721055170">
          <w:marLeft w:val="640"/>
          <w:marRight w:val="0"/>
          <w:marTop w:val="0"/>
          <w:marBottom w:val="0"/>
          <w:divBdr>
            <w:top w:val="none" w:sz="0" w:space="0" w:color="auto"/>
            <w:left w:val="none" w:sz="0" w:space="0" w:color="auto"/>
            <w:bottom w:val="none" w:sz="0" w:space="0" w:color="auto"/>
            <w:right w:val="none" w:sz="0" w:space="0" w:color="auto"/>
          </w:divBdr>
        </w:div>
        <w:div w:id="974486839">
          <w:marLeft w:val="640"/>
          <w:marRight w:val="0"/>
          <w:marTop w:val="0"/>
          <w:marBottom w:val="0"/>
          <w:divBdr>
            <w:top w:val="none" w:sz="0" w:space="0" w:color="auto"/>
            <w:left w:val="none" w:sz="0" w:space="0" w:color="auto"/>
            <w:bottom w:val="none" w:sz="0" w:space="0" w:color="auto"/>
            <w:right w:val="none" w:sz="0" w:space="0" w:color="auto"/>
          </w:divBdr>
        </w:div>
        <w:div w:id="2119985523">
          <w:marLeft w:val="640"/>
          <w:marRight w:val="0"/>
          <w:marTop w:val="0"/>
          <w:marBottom w:val="0"/>
          <w:divBdr>
            <w:top w:val="none" w:sz="0" w:space="0" w:color="auto"/>
            <w:left w:val="none" w:sz="0" w:space="0" w:color="auto"/>
            <w:bottom w:val="none" w:sz="0" w:space="0" w:color="auto"/>
            <w:right w:val="none" w:sz="0" w:space="0" w:color="auto"/>
          </w:divBdr>
        </w:div>
        <w:div w:id="1394429742">
          <w:marLeft w:val="640"/>
          <w:marRight w:val="0"/>
          <w:marTop w:val="0"/>
          <w:marBottom w:val="0"/>
          <w:divBdr>
            <w:top w:val="none" w:sz="0" w:space="0" w:color="auto"/>
            <w:left w:val="none" w:sz="0" w:space="0" w:color="auto"/>
            <w:bottom w:val="none" w:sz="0" w:space="0" w:color="auto"/>
            <w:right w:val="none" w:sz="0" w:space="0" w:color="auto"/>
          </w:divBdr>
        </w:div>
        <w:div w:id="122844232">
          <w:marLeft w:val="640"/>
          <w:marRight w:val="0"/>
          <w:marTop w:val="0"/>
          <w:marBottom w:val="0"/>
          <w:divBdr>
            <w:top w:val="none" w:sz="0" w:space="0" w:color="auto"/>
            <w:left w:val="none" w:sz="0" w:space="0" w:color="auto"/>
            <w:bottom w:val="none" w:sz="0" w:space="0" w:color="auto"/>
            <w:right w:val="none" w:sz="0" w:space="0" w:color="auto"/>
          </w:divBdr>
        </w:div>
        <w:div w:id="1148592643">
          <w:marLeft w:val="640"/>
          <w:marRight w:val="0"/>
          <w:marTop w:val="0"/>
          <w:marBottom w:val="0"/>
          <w:divBdr>
            <w:top w:val="none" w:sz="0" w:space="0" w:color="auto"/>
            <w:left w:val="none" w:sz="0" w:space="0" w:color="auto"/>
            <w:bottom w:val="none" w:sz="0" w:space="0" w:color="auto"/>
            <w:right w:val="none" w:sz="0" w:space="0" w:color="auto"/>
          </w:divBdr>
        </w:div>
        <w:div w:id="1368139380">
          <w:marLeft w:val="640"/>
          <w:marRight w:val="0"/>
          <w:marTop w:val="0"/>
          <w:marBottom w:val="0"/>
          <w:divBdr>
            <w:top w:val="none" w:sz="0" w:space="0" w:color="auto"/>
            <w:left w:val="none" w:sz="0" w:space="0" w:color="auto"/>
            <w:bottom w:val="none" w:sz="0" w:space="0" w:color="auto"/>
            <w:right w:val="none" w:sz="0" w:space="0" w:color="auto"/>
          </w:divBdr>
        </w:div>
        <w:div w:id="671841036">
          <w:marLeft w:val="640"/>
          <w:marRight w:val="0"/>
          <w:marTop w:val="0"/>
          <w:marBottom w:val="0"/>
          <w:divBdr>
            <w:top w:val="none" w:sz="0" w:space="0" w:color="auto"/>
            <w:left w:val="none" w:sz="0" w:space="0" w:color="auto"/>
            <w:bottom w:val="none" w:sz="0" w:space="0" w:color="auto"/>
            <w:right w:val="none" w:sz="0" w:space="0" w:color="auto"/>
          </w:divBdr>
        </w:div>
        <w:div w:id="52773661">
          <w:marLeft w:val="640"/>
          <w:marRight w:val="0"/>
          <w:marTop w:val="0"/>
          <w:marBottom w:val="0"/>
          <w:divBdr>
            <w:top w:val="none" w:sz="0" w:space="0" w:color="auto"/>
            <w:left w:val="none" w:sz="0" w:space="0" w:color="auto"/>
            <w:bottom w:val="none" w:sz="0" w:space="0" w:color="auto"/>
            <w:right w:val="none" w:sz="0" w:space="0" w:color="auto"/>
          </w:divBdr>
        </w:div>
        <w:div w:id="1313756960">
          <w:marLeft w:val="640"/>
          <w:marRight w:val="0"/>
          <w:marTop w:val="0"/>
          <w:marBottom w:val="0"/>
          <w:divBdr>
            <w:top w:val="none" w:sz="0" w:space="0" w:color="auto"/>
            <w:left w:val="none" w:sz="0" w:space="0" w:color="auto"/>
            <w:bottom w:val="none" w:sz="0" w:space="0" w:color="auto"/>
            <w:right w:val="none" w:sz="0" w:space="0" w:color="auto"/>
          </w:divBdr>
        </w:div>
      </w:divsChild>
    </w:div>
    <w:div w:id="1162500185">
      <w:bodyDiv w:val="1"/>
      <w:marLeft w:val="0"/>
      <w:marRight w:val="0"/>
      <w:marTop w:val="0"/>
      <w:marBottom w:val="0"/>
      <w:divBdr>
        <w:top w:val="none" w:sz="0" w:space="0" w:color="auto"/>
        <w:left w:val="none" w:sz="0" w:space="0" w:color="auto"/>
        <w:bottom w:val="none" w:sz="0" w:space="0" w:color="auto"/>
        <w:right w:val="none" w:sz="0" w:space="0" w:color="auto"/>
      </w:divBdr>
      <w:divsChild>
        <w:div w:id="447428523">
          <w:marLeft w:val="0"/>
          <w:marRight w:val="0"/>
          <w:marTop w:val="0"/>
          <w:marBottom w:val="0"/>
          <w:divBdr>
            <w:top w:val="none" w:sz="0" w:space="0" w:color="auto"/>
            <w:left w:val="none" w:sz="0" w:space="0" w:color="auto"/>
            <w:bottom w:val="none" w:sz="0" w:space="0" w:color="auto"/>
            <w:right w:val="none" w:sz="0" w:space="0" w:color="auto"/>
          </w:divBdr>
        </w:div>
      </w:divsChild>
    </w:div>
    <w:div w:id="1162817572">
      <w:bodyDiv w:val="1"/>
      <w:marLeft w:val="0"/>
      <w:marRight w:val="0"/>
      <w:marTop w:val="0"/>
      <w:marBottom w:val="0"/>
      <w:divBdr>
        <w:top w:val="none" w:sz="0" w:space="0" w:color="auto"/>
        <w:left w:val="none" w:sz="0" w:space="0" w:color="auto"/>
        <w:bottom w:val="none" w:sz="0" w:space="0" w:color="auto"/>
        <w:right w:val="none" w:sz="0" w:space="0" w:color="auto"/>
      </w:divBdr>
      <w:divsChild>
        <w:div w:id="1625693992">
          <w:marLeft w:val="0"/>
          <w:marRight w:val="0"/>
          <w:marTop w:val="0"/>
          <w:marBottom w:val="0"/>
          <w:divBdr>
            <w:top w:val="none" w:sz="0" w:space="0" w:color="auto"/>
            <w:left w:val="none" w:sz="0" w:space="0" w:color="auto"/>
            <w:bottom w:val="none" w:sz="0" w:space="0" w:color="auto"/>
            <w:right w:val="none" w:sz="0" w:space="0" w:color="auto"/>
          </w:divBdr>
        </w:div>
      </w:divsChild>
    </w:div>
    <w:div w:id="1163737339">
      <w:bodyDiv w:val="1"/>
      <w:marLeft w:val="0"/>
      <w:marRight w:val="0"/>
      <w:marTop w:val="0"/>
      <w:marBottom w:val="0"/>
      <w:divBdr>
        <w:top w:val="none" w:sz="0" w:space="0" w:color="auto"/>
        <w:left w:val="none" w:sz="0" w:space="0" w:color="auto"/>
        <w:bottom w:val="none" w:sz="0" w:space="0" w:color="auto"/>
        <w:right w:val="none" w:sz="0" w:space="0" w:color="auto"/>
      </w:divBdr>
      <w:divsChild>
        <w:div w:id="51078985">
          <w:marLeft w:val="640"/>
          <w:marRight w:val="0"/>
          <w:marTop w:val="0"/>
          <w:marBottom w:val="0"/>
          <w:divBdr>
            <w:top w:val="none" w:sz="0" w:space="0" w:color="auto"/>
            <w:left w:val="none" w:sz="0" w:space="0" w:color="auto"/>
            <w:bottom w:val="none" w:sz="0" w:space="0" w:color="auto"/>
            <w:right w:val="none" w:sz="0" w:space="0" w:color="auto"/>
          </w:divBdr>
        </w:div>
        <w:div w:id="363363632">
          <w:marLeft w:val="640"/>
          <w:marRight w:val="0"/>
          <w:marTop w:val="0"/>
          <w:marBottom w:val="0"/>
          <w:divBdr>
            <w:top w:val="none" w:sz="0" w:space="0" w:color="auto"/>
            <w:left w:val="none" w:sz="0" w:space="0" w:color="auto"/>
            <w:bottom w:val="none" w:sz="0" w:space="0" w:color="auto"/>
            <w:right w:val="none" w:sz="0" w:space="0" w:color="auto"/>
          </w:divBdr>
        </w:div>
        <w:div w:id="683287293">
          <w:marLeft w:val="640"/>
          <w:marRight w:val="0"/>
          <w:marTop w:val="0"/>
          <w:marBottom w:val="0"/>
          <w:divBdr>
            <w:top w:val="none" w:sz="0" w:space="0" w:color="auto"/>
            <w:left w:val="none" w:sz="0" w:space="0" w:color="auto"/>
            <w:bottom w:val="none" w:sz="0" w:space="0" w:color="auto"/>
            <w:right w:val="none" w:sz="0" w:space="0" w:color="auto"/>
          </w:divBdr>
        </w:div>
        <w:div w:id="740442473">
          <w:marLeft w:val="640"/>
          <w:marRight w:val="0"/>
          <w:marTop w:val="0"/>
          <w:marBottom w:val="0"/>
          <w:divBdr>
            <w:top w:val="none" w:sz="0" w:space="0" w:color="auto"/>
            <w:left w:val="none" w:sz="0" w:space="0" w:color="auto"/>
            <w:bottom w:val="none" w:sz="0" w:space="0" w:color="auto"/>
            <w:right w:val="none" w:sz="0" w:space="0" w:color="auto"/>
          </w:divBdr>
        </w:div>
        <w:div w:id="758907768">
          <w:marLeft w:val="640"/>
          <w:marRight w:val="0"/>
          <w:marTop w:val="0"/>
          <w:marBottom w:val="0"/>
          <w:divBdr>
            <w:top w:val="none" w:sz="0" w:space="0" w:color="auto"/>
            <w:left w:val="none" w:sz="0" w:space="0" w:color="auto"/>
            <w:bottom w:val="none" w:sz="0" w:space="0" w:color="auto"/>
            <w:right w:val="none" w:sz="0" w:space="0" w:color="auto"/>
          </w:divBdr>
        </w:div>
        <w:div w:id="1047876187">
          <w:marLeft w:val="640"/>
          <w:marRight w:val="0"/>
          <w:marTop w:val="0"/>
          <w:marBottom w:val="0"/>
          <w:divBdr>
            <w:top w:val="none" w:sz="0" w:space="0" w:color="auto"/>
            <w:left w:val="none" w:sz="0" w:space="0" w:color="auto"/>
            <w:bottom w:val="none" w:sz="0" w:space="0" w:color="auto"/>
            <w:right w:val="none" w:sz="0" w:space="0" w:color="auto"/>
          </w:divBdr>
        </w:div>
        <w:div w:id="1055811503">
          <w:marLeft w:val="640"/>
          <w:marRight w:val="0"/>
          <w:marTop w:val="0"/>
          <w:marBottom w:val="0"/>
          <w:divBdr>
            <w:top w:val="none" w:sz="0" w:space="0" w:color="auto"/>
            <w:left w:val="none" w:sz="0" w:space="0" w:color="auto"/>
            <w:bottom w:val="none" w:sz="0" w:space="0" w:color="auto"/>
            <w:right w:val="none" w:sz="0" w:space="0" w:color="auto"/>
          </w:divBdr>
        </w:div>
        <w:div w:id="1466696337">
          <w:marLeft w:val="640"/>
          <w:marRight w:val="0"/>
          <w:marTop w:val="0"/>
          <w:marBottom w:val="0"/>
          <w:divBdr>
            <w:top w:val="none" w:sz="0" w:space="0" w:color="auto"/>
            <w:left w:val="none" w:sz="0" w:space="0" w:color="auto"/>
            <w:bottom w:val="none" w:sz="0" w:space="0" w:color="auto"/>
            <w:right w:val="none" w:sz="0" w:space="0" w:color="auto"/>
          </w:divBdr>
        </w:div>
        <w:div w:id="1493597370">
          <w:marLeft w:val="640"/>
          <w:marRight w:val="0"/>
          <w:marTop w:val="0"/>
          <w:marBottom w:val="0"/>
          <w:divBdr>
            <w:top w:val="none" w:sz="0" w:space="0" w:color="auto"/>
            <w:left w:val="none" w:sz="0" w:space="0" w:color="auto"/>
            <w:bottom w:val="none" w:sz="0" w:space="0" w:color="auto"/>
            <w:right w:val="none" w:sz="0" w:space="0" w:color="auto"/>
          </w:divBdr>
        </w:div>
        <w:div w:id="1512987199">
          <w:marLeft w:val="640"/>
          <w:marRight w:val="0"/>
          <w:marTop w:val="0"/>
          <w:marBottom w:val="0"/>
          <w:divBdr>
            <w:top w:val="none" w:sz="0" w:space="0" w:color="auto"/>
            <w:left w:val="none" w:sz="0" w:space="0" w:color="auto"/>
            <w:bottom w:val="none" w:sz="0" w:space="0" w:color="auto"/>
            <w:right w:val="none" w:sz="0" w:space="0" w:color="auto"/>
          </w:divBdr>
        </w:div>
        <w:div w:id="1539666026">
          <w:marLeft w:val="640"/>
          <w:marRight w:val="0"/>
          <w:marTop w:val="0"/>
          <w:marBottom w:val="0"/>
          <w:divBdr>
            <w:top w:val="none" w:sz="0" w:space="0" w:color="auto"/>
            <w:left w:val="none" w:sz="0" w:space="0" w:color="auto"/>
            <w:bottom w:val="none" w:sz="0" w:space="0" w:color="auto"/>
            <w:right w:val="none" w:sz="0" w:space="0" w:color="auto"/>
          </w:divBdr>
        </w:div>
        <w:div w:id="1743676117">
          <w:marLeft w:val="640"/>
          <w:marRight w:val="0"/>
          <w:marTop w:val="0"/>
          <w:marBottom w:val="0"/>
          <w:divBdr>
            <w:top w:val="none" w:sz="0" w:space="0" w:color="auto"/>
            <w:left w:val="none" w:sz="0" w:space="0" w:color="auto"/>
            <w:bottom w:val="none" w:sz="0" w:space="0" w:color="auto"/>
            <w:right w:val="none" w:sz="0" w:space="0" w:color="auto"/>
          </w:divBdr>
        </w:div>
        <w:div w:id="2025401595">
          <w:marLeft w:val="640"/>
          <w:marRight w:val="0"/>
          <w:marTop w:val="0"/>
          <w:marBottom w:val="0"/>
          <w:divBdr>
            <w:top w:val="none" w:sz="0" w:space="0" w:color="auto"/>
            <w:left w:val="none" w:sz="0" w:space="0" w:color="auto"/>
            <w:bottom w:val="none" w:sz="0" w:space="0" w:color="auto"/>
            <w:right w:val="none" w:sz="0" w:space="0" w:color="auto"/>
          </w:divBdr>
        </w:div>
        <w:div w:id="2069457187">
          <w:marLeft w:val="640"/>
          <w:marRight w:val="0"/>
          <w:marTop w:val="0"/>
          <w:marBottom w:val="0"/>
          <w:divBdr>
            <w:top w:val="none" w:sz="0" w:space="0" w:color="auto"/>
            <w:left w:val="none" w:sz="0" w:space="0" w:color="auto"/>
            <w:bottom w:val="none" w:sz="0" w:space="0" w:color="auto"/>
            <w:right w:val="none" w:sz="0" w:space="0" w:color="auto"/>
          </w:divBdr>
        </w:div>
        <w:div w:id="2101558542">
          <w:marLeft w:val="640"/>
          <w:marRight w:val="0"/>
          <w:marTop w:val="0"/>
          <w:marBottom w:val="0"/>
          <w:divBdr>
            <w:top w:val="none" w:sz="0" w:space="0" w:color="auto"/>
            <w:left w:val="none" w:sz="0" w:space="0" w:color="auto"/>
            <w:bottom w:val="none" w:sz="0" w:space="0" w:color="auto"/>
            <w:right w:val="none" w:sz="0" w:space="0" w:color="auto"/>
          </w:divBdr>
        </w:div>
      </w:divsChild>
    </w:div>
    <w:div w:id="1181316459">
      <w:bodyDiv w:val="1"/>
      <w:marLeft w:val="0"/>
      <w:marRight w:val="0"/>
      <w:marTop w:val="0"/>
      <w:marBottom w:val="0"/>
      <w:divBdr>
        <w:top w:val="none" w:sz="0" w:space="0" w:color="auto"/>
        <w:left w:val="none" w:sz="0" w:space="0" w:color="auto"/>
        <w:bottom w:val="none" w:sz="0" w:space="0" w:color="auto"/>
        <w:right w:val="none" w:sz="0" w:space="0" w:color="auto"/>
      </w:divBdr>
      <w:divsChild>
        <w:div w:id="92480123">
          <w:marLeft w:val="640"/>
          <w:marRight w:val="0"/>
          <w:marTop w:val="0"/>
          <w:marBottom w:val="0"/>
          <w:divBdr>
            <w:top w:val="none" w:sz="0" w:space="0" w:color="auto"/>
            <w:left w:val="none" w:sz="0" w:space="0" w:color="auto"/>
            <w:bottom w:val="none" w:sz="0" w:space="0" w:color="auto"/>
            <w:right w:val="none" w:sz="0" w:space="0" w:color="auto"/>
          </w:divBdr>
        </w:div>
        <w:div w:id="135950180">
          <w:marLeft w:val="640"/>
          <w:marRight w:val="0"/>
          <w:marTop w:val="0"/>
          <w:marBottom w:val="0"/>
          <w:divBdr>
            <w:top w:val="none" w:sz="0" w:space="0" w:color="auto"/>
            <w:left w:val="none" w:sz="0" w:space="0" w:color="auto"/>
            <w:bottom w:val="none" w:sz="0" w:space="0" w:color="auto"/>
            <w:right w:val="none" w:sz="0" w:space="0" w:color="auto"/>
          </w:divBdr>
        </w:div>
        <w:div w:id="265767890">
          <w:marLeft w:val="640"/>
          <w:marRight w:val="0"/>
          <w:marTop w:val="0"/>
          <w:marBottom w:val="0"/>
          <w:divBdr>
            <w:top w:val="none" w:sz="0" w:space="0" w:color="auto"/>
            <w:left w:val="none" w:sz="0" w:space="0" w:color="auto"/>
            <w:bottom w:val="none" w:sz="0" w:space="0" w:color="auto"/>
            <w:right w:val="none" w:sz="0" w:space="0" w:color="auto"/>
          </w:divBdr>
        </w:div>
        <w:div w:id="339282465">
          <w:marLeft w:val="640"/>
          <w:marRight w:val="0"/>
          <w:marTop w:val="0"/>
          <w:marBottom w:val="0"/>
          <w:divBdr>
            <w:top w:val="none" w:sz="0" w:space="0" w:color="auto"/>
            <w:left w:val="none" w:sz="0" w:space="0" w:color="auto"/>
            <w:bottom w:val="none" w:sz="0" w:space="0" w:color="auto"/>
            <w:right w:val="none" w:sz="0" w:space="0" w:color="auto"/>
          </w:divBdr>
        </w:div>
        <w:div w:id="371656460">
          <w:marLeft w:val="640"/>
          <w:marRight w:val="0"/>
          <w:marTop w:val="0"/>
          <w:marBottom w:val="0"/>
          <w:divBdr>
            <w:top w:val="none" w:sz="0" w:space="0" w:color="auto"/>
            <w:left w:val="none" w:sz="0" w:space="0" w:color="auto"/>
            <w:bottom w:val="none" w:sz="0" w:space="0" w:color="auto"/>
            <w:right w:val="none" w:sz="0" w:space="0" w:color="auto"/>
          </w:divBdr>
        </w:div>
        <w:div w:id="446853715">
          <w:marLeft w:val="640"/>
          <w:marRight w:val="0"/>
          <w:marTop w:val="0"/>
          <w:marBottom w:val="0"/>
          <w:divBdr>
            <w:top w:val="none" w:sz="0" w:space="0" w:color="auto"/>
            <w:left w:val="none" w:sz="0" w:space="0" w:color="auto"/>
            <w:bottom w:val="none" w:sz="0" w:space="0" w:color="auto"/>
            <w:right w:val="none" w:sz="0" w:space="0" w:color="auto"/>
          </w:divBdr>
        </w:div>
        <w:div w:id="474493987">
          <w:marLeft w:val="640"/>
          <w:marRight w:val="0"/>
          <w:marTop w:val="0"/>
          <w:marBottom w:val="0"/>
          <w:divBdr>
            <w:top w:val="none" w:sz="0" w:space="0" w:color="auto"/>
            <w:left w:val="none" w:sz="0" w:space="0" w:color="auto"/>
            <w:bottom w:val="none" w:sz="0" w:space="0" w:color="auto"/>
            <w:right w:val="none" w:sz="0" w:space="0" w:color="auto"/>
          </w:divBdr>
        </w:div>
        <w:div w:id="819073634">
          <w:marLeft w:val="640"/>
          <w:marRight w:val="0"/>
          <w:marTop w:val="0"/>
          <w:marBottom w:val="0"/>
          <w:divBdr>
            <w:top w:val="none" w:sz="0" w:space="0" w:color="auto"/>
            <w:left w:val="none" w:sz="0" w:space="0" w:color="auto"/>
            <w:bottom w:val="none" w:sz="0" w:space="0" w:color="auto"/>
            <w:right w:val="none" w:sz="0" w:space="0" w:color="auto"/>
          </w:divBdr>
        </w:div>
        <w:div w:id="993873945">
          <w:marLeft w:val="640"/>
          <w:marRight w:val="0"/>
          <w:marTop w:val="0"/>
          <w:marBottom w:val="0"/>
          <w:divBdr>
            <w:top w:val="none" w:sz="0" w:space="0" w:color="auto"/>
            <w:left w:val="none" w:sz="0" w:space="0" w:color="auto"/>
            <w:bottom w:val="none" w:sz="0" w:space="0" w:color="auto"/>
            <w:right w:val="none" w:sz="0" w:space="0" w:color="auto"/>
          </w:divBdr>
        </w:div>
        <w:div w:id="1166481155">
          <w:marLeft w:val="640"/>
          <w:marRight w:val="0"/>
          <w:marTop w:val="0"/>
          <w:marBottom w:val="0"/>
          <w:divBdr>
            <w:top w:val="none" w:sz="0" w:space="0" w:color="auto"/>
            <w:left w:val="none" w:sz="0" w:space="0" w:color="auto"/>
            <w:bottom w:val="none" w:sz="0" w:space="0" w:color="auto"/>
            <w:right w:val="none" w:sz="0" w:space="0" w:color="auto"/>
          </w:divBdr>
        </w:div>
        <w:div w:id="1349605155">
          <w:marLeft w:val="640"/>
          <w:marRight w:val="0"/>
          <w:marTop w:val="0"/>
          <w:marBottom w:val="0"/>
          <w:divBdr>
            <w:top w:val="none" w:sz="0" w:space="0" w:color="auto"/>
            <w:left w:val="none" w:sz="0" w:space="0" w:color="auto"/>
            <w:bottom w:val="none" w:sz="0" w:space="0" w:color="auto"/>
            <w:right w:val="none" w:sz="0" w:space="0" w:color="auto"/>
          </w:divBdr>
        </w:div>
        <w:div w:id="1432626701">
          <w:marLeft w:val="640"/>
          <w:marRight w:val="0"/>
          <w:marTop w:val="0"/>
          <w:marBottom w:val="0"/>
          <w:divBdr>
            <w:top w:val="none" w:sz="0" w:space="0" w:color="auto"/>
            <w:left w:val="none" w:sz="0" w:space="0" w:color="auto"/>
            <w:bottom w:val="none" w:sz="0" w:space="0" w:color="auto"/>
            <w:right w:val="none" w:sz="0" w:space="0" w:color="auto"/>
          </w:divBdr>
        </w:div>
        <w:div w:id="1456212049">
          <w:marLeft w:val="640"/>
          <w:marRight w:val="0"/>
          <w:marTop w:val="0"/>
          <w:marBottom w:val="0"/>
          <w:divBdr>
            <w:top w:val="none" w:sz="0" w:space="0" w:color="auto"/>
            <w:left w:val="none" w:sz="0" w:space="0" w:color="auto"/>
            <w:bottom w:val="none" w:sz="0" w:space="0" w:color="auto"/>
            <w:right w:val="none" w:sz="0" w:space="0" w:color="auto"/>
          </w:divBdr>
        </w:div>
        <w:div w:id="1892183734">
          <w:marLeft w:val="640"/>
          <w:marRight w:val="0"/>
          <w:marTop w:val="0"/>
          <w:marBottom w:val="0"/>
          <w:divBdr>
            <w:top w:val="none" w:sz="0" w:space="0" w:color="auto"/>
            <w:left w:val="none" w:sz="0" w:space="0" w:color="auto"/>
            <w:bottom w:val="none" w:sz="0" w:space="0" w:color="auto"/>
            <w:right w:val="none" w:sz="0" w:space="0" w:color="auto"/>
          </w:divBdr>
        </w:div>
      </w:divsChild>
    </w:div>
    <w:div w:id="1197548048">
      <w:bodyDiv w:val="1"/>
      <w:marLeft w:val="0"/>
      <w:marRight w:val="0"/>
      <w:marTop w:val="0"/>
      <w:marBottom w:val="0"/>
      <w:divBdr>
        <w:top w:val="none" w:sz="0" w:space="0" w:color="auto"/>
        <w:left w:val="none" w:sz="0" w:space="0" w:color="auto"/>
        <w:bottom w:val="none" w:sz="0" w:space="0" w:color="auto"/>
        <w:right w:val="none" w:sz="0" w:space="0" w:color="auto"/>
      </w:divBdr>
      <w:divsChild>
        <w:div w:id="399207334">
          <w:marLeft w:val="0"/>
          <w:marRight w:val="0"/>
          <w:marTop w:val="0"/>
          <w:marBottom w:val="0"/>
          <w:divBdr>
            <w:top w:val="none" w:sz="0" w:space="0" w:color="auto"/>
            <w:left w:val="none" w:sz="0" w:space="0" w:color="auto"/>
            <w:bottom w:val="none" w:sz="0" w:space="0" w:color="auto"/>
            <w:right w:val="none" w:sz="0" w:space="0" w:color="auto"/>
          </w:divBdr>
        </w:div>
        <w:div w:id="1594319340">
          <w:marLeft w:val="0"/>
          <w:marRight w:val="0"/>
          <w:marTop w:val="0"/>
          <w:marBottom w:val="0"/>
          <w:divBdr>
            <w:top w:val="none" w:sz="0" w:space="0" w:color="auto"/>
            <w:left w:val="none" w:sz="0" w:space="0" w:color="auto"/>
            <w:bottom w:val="none" w:sz="0" w:space="0" w:color="auto"/>
            <w:right w:val="none" w:sz="0" w:space="0" w:color="auto"/>
          </w:divBdr>
        </w:div>
      </w:divsChild>
    </w:div>
    <w:div w:id="1206522011">
      <w:bodyDiv w:val="1"/>
      <w:marLeft w:val="0"/>
      <w:marRight w:val="0"/>
      <w:marTop w:val="0"/>
      <w:marBottom w:val="0"/>
      <w:divBdr>
        <w:top w:val="none" w:sz="0" w:space="0" w:color="auto"/>
        <w:left w:val="none" w:sz="0" w:space="0" w:color="auto"/>
        <w:bottom w:val="none" w:sz="0" w:space="0" w:color="auto"/>
        <w:right w:val="none" w:sz="0" w:space="0" w:color="auto"/>
      </w:divBdr>
      <w:divsChild>
        <w:div w:id="1370910386">
          <w:marLeft w:val="0"/>
          <w:marRight w:val="0"/>
          <w:marTop w:val="0"/>
          <w:marBottom w:val="0"/>
          <w:divBdr>
            <w:top w:val="none" w:sz="0" w:space="0" w:color="auto"/>
            <w:left w:val="none" w:sz="0" w:space="0" w:color="auto"/>
            <w:bottom w:val="none" w:sz="0" w:space="0" w:color="auto"/>
            <w:right w:val="none" w:sz="0" w:space="0" w:color="auto"/>
          </w:divBdr>
        </w:div>
      </w:divsChild>
    </w:div>
    <w:div w:id="1213230662">
      <w:bodyDiv w:val="1"/>
      <w:marLeft w:val="0"/>
      <w:marRight w:val="0"/>
      <w:marTop w:val="0"/>
      <w:marBottom w:val="0"/>
      <w:divBdr>
        <w:top w:val="none" w:sz="0" w:space="0" w:color="auto"/>
        <w:left w:val="none" w:sz="0" w:space="0" w:color="auto"/>
        <w:bottom w:val="none" w:sz="0" w:space="0" w:color="auto"/>
        <w:right w:val="none" w:sz="0" w:space="0" w:color="auto"/>
      </w:divBdr>
      <w:divsChild>
        <w:div w:id="52243126">
          <w:marLeft w:val="640"/>
          <w:marRight w:val="0"/>
          <w:marTop w:val="0"/>
          <w:marBottom w:val="0"/>
          <w:divBdr>
            <w:top w:val="none" w:sz="0" w:space="0" w:color="auto"/>
            <w:left w:val="none" w:sz="0" w:space="0" w:color="auto"/>
            <w:bottom w:val="none" w:sz="0" w:space="0" w:color="auto"/>
            <w:right w:val="none" w:sz="0" w:space="0" w:color="auto"/>
          </w:divBdr>
        </w:div>
        <w:div w:id="87428156">
          <w:marLeft w:val="640"/>
          <w:marRight w:val="0"/>
          <w:marTop w:val="0"/>
          <w:marBottom w:val="0"/>
          <w:divBdr>
            <w:top w:val="none" w:sz="0" w:space="0" w:color="auto"/>
            <w:left w:val="none" w:sz="0" w:space="0" w:color="auto"/>
            <w:bottom w:val="none" w:sz="0" w:space="0" w:color="auto"/>
            <w:right w:val="none" w:sz="0" w:space="0" w:color="auto"/>
          </w:divBdr>
        </w:div>
        <w:div w:id="248395161">
          <w:marLeft w:val="640"/>
          <w:marRight w:val="0"/>
          <w:marTop w:val="0"/>
          <w:marBottom w:val="0"/>
          <w:divBdr>
            <w:top w:val="none" w:sz="0" w:space="0" w:color="auto"/>
            <w:left w:val="none" w:sz="0" w:space="0" w:color="auto"/>
            <w:bottom w:val="none" w:sz="0" w:space="0" w:color="auto"/>
            <w:right w:val="none" w:sz="0" w:space="0" w:color="auto"/>
          </w:divBdr>
        </w:div>
        <w:div w:id="506754581">
          <w:marLeft w:val="640"/>
          <w:marRight w:val="0"/>
          <w:marTop w:val="0"/>
          <w:marBottom w:val="0"/>
          <w:divBdr>
            <w:top w:val="none" w:sz="0" w:space="0" w:color="auto"/>
            <w:left w:val="none" w:sz="0" w:space="0" w:color="auto"/>
            <w:bottom w:val="none" w:sz="0" w:space="0" w:color="auto"/>
            <w:right w:val="none" w:sz="0" w:space="0" w:color="auto"/>
          </w:divBdr>
        </w:div>
        <w:div w:id="641229047">
          <w:marLeft w:val="640"/>
          <w:marRight w:val="0"/>
          <w:marTop w:val="0"/>
          <w:marBottom w:val="0"/>
          <w:divBdr>
            <w:top w:val="none" w:sz="0" w:space="0" w:color="auto"/>
            <w:left w:val="none" w:sz="0" w:space="0" w:color="auto"/>
            <w:bottom w:val="none" w:sz="0" w:space="0" w:color="auto"/>
            <w:right w:val="none" w:sz="0" w:space="0" w:color="auto"/>
          </w:divBdr>
        </w:div>
        <w:div w:id="701059218">
          <w:marLeft w:val="640"/>
          <w:marRight w:val="0"/>
          <w:marTop w:val="0"/>
          <w:marBottom w:val="0"/>
          <w:divBdr>
            <w:top w:val="none" w:sz="0" w:space="0" w:color="auto"/>
            <w:left w:val="none" w:sz="0" w:space="0" w:color="auto"/>
            <w:bottom w:val="none" w:sz="0" w:space="0" w:color="auto"/>
            <w:right w:val="none" w:sz="0" w:space="0" w:color="auto"/>
          </w:divBdr>
        </w:div>
        <w:div w:id="823814902">
          <w:marLeft w:val="640"/>
          <w:marRight w:val="0"/>
          <w:marTop w:val="0"/>
          <w:marBottom w:val="0"/>
          <w:divBdr>
            <w:top w:val="none" w:sz="0" w:space="0" w:color="auto"/>
            <w:left w:val="none" w:sz="0" w:space="0" w:color="auto"/>
            <w:bottom w:val="none" w:sz="0" w:space="0" w:color="auto"/>
            <w:right w:val="none" w:sz="0" w:space="0" w:color="auto"/>
          </w:divBdr>
        </w:div>
        <w:div w:id="1320768325">
          <w:marLeft w:val="640"/>
          <w:marRight w:val="0"/>
          <w:marTop w:val="0"/>
          <w:marBottom w:val="0"/>
          <w:divBdr>
            <w:top w:val="none" w:sz="0" w:space="0" w:color="auto"/>
            <w:left w:val="none" w:sz="0" w:space="0" w:color="auto"/>
            <w:bottom w:val="none" w:sz="0" w:space="0" w:color="auto"/>
            <w:right w:val="none" w:sz="0" w:space="0" w:color="auto"/>
          </w:divBdr>
        </w:div>
        <w:div w:id="1676155439">
          <w:marLeft w:val="640"/>
          <w:marRight w:val="0"/>
          <w:marTop w:val="0"/>
          <w:marBottom w:val="0"/>
          <w:divBdr>
            <w:top w:val="none" w:sz="0" w:space="0" w:color="auto"/>
            <w:left w:val="none" w:sz="0" w:space="0" w:color="auto"/>
            <w:bottom w:val="none" w:sz="0" w:space="0" w:color="auto"/>
            <w:right w:val="none" w:sz="0" w:space="0" w:color="auto"/>
          </w:divBdr>
        </w:div>
        <w:div w:id="1685278784">
          <w:marLeft w:val="640"/>
          <w:marRight w:val="0"/>
          <w:marTop w:val="0"/>
          <w:marBottom w:val="0"/>
          <w:divBdr>
            <w:top w:val="none" w:sz="0" w:space="0" w:color="auto"/>
            <w:left w:val="none" w:sz="0" w:space="0" w:color="auto"/>
            <w:bottom w:val="none" w:sz="0" w:space="0" w:color="auto"/>
            <w:right w:val="none" w:sz="0" w:space="0" w:color="auto"/>
          </w:divBdr>
        </w:div>
        <w:div w:id="1911189877">
          <w:marLeft w:val="640"/>
          <w:marRight w:val="0"/>
          <w:marTop w:val="0"/>
          <w:marBottom w:val="0"/>
          <w:divBdr>
            <w:top w:val="none" w:sz="0" w:space="0" w:color="auto"/>
            <w:left w:val="none" w:sz="0" w:space="0" w:color="auto"/>
            <w:bottom w:val="none" w:sz="0" w:space="0" w:color="auto"/>
            <w:right w:val="none" w:sz="0" w:space="0" w:color="auto"/>
          </w:divBdr>
        </w:div>
        <w:div w:id="1942639249">
          <w:marLeft w:val="640"/>
          <w:marRight w:val="0"/>
          <w:marTop w:val="0"/>
          <w:marBottom w:val="0"/>
          <w:divBdr>
            <w:top w:val="none" w:sz="0" w:space="0" w:color="auto"/>
            <w:left w:val="none" w:sz="0" w:space="0" w:color="auto"/>
            <w:bottom w:val="none" w:sz="0" w:space="0" w:color="auto"/>
            <w:right w:val="none" w:sz="0" w:space="0" w:color="auto"/>
          </w:divBdr>
        </w:div>
        <w:div w:id="1947618308">
          <w:marLeft w:val="640"/>
          <w:marRight w:val="0"/>
          <w:marTop w:val="0"/>
          <w:marBottom w:val="0"/>
          <w:divBdr>
            <w:top w:val="none" w:sz="0" w:space="0" w:color="auto"/>
            <w:left w:val="none" w:sz="0" w:space="0" w:color="auto"/>
            <w:bottom w:val="none" w:sz="0" w:space="0" w:color="auto"/>
            <w:right w:val="none" w:sz="0" w:space="0" w:color="auto"/>
          </w:divBdr>
        </w:div>
        <w:div w:id="1971278369">
          <w:marLeft w:val="640"/>
          <w:marRight w:val="0"/>
          <w:marTop w:val="0"/>
          <w:marBottom w:val="0"/>
          <w:divBdr>
            <w:top w:val="none" w:sz="0" w:space="0" w:color="auto"/>
            <w:left w:val="none" w:sz="0" w:space="0" w:color="auto"/>
            <w:bottom w:val="none" w:sz="0" w:space="0" w:color="auto"/>
            <w:right w:val="none" w:sz="0" w:space="0" w:color="auto"/>
          </w:divBdr>
        </w:div>
        <w:div w:id="2028485921">
          <w:marLeft w:val="640"/>
          <w:marRight w:val="0"/>
          <w:marTop w:val="0"/>
          <w:marBottom w:val="0"/>
          <w:divBdr>
            <w:top w:val="none" w:sz="0" w:space="0" w:color="auto"/>
            <w:left w:val="none" w:sz="0" w:space="0" w:color="auto"/>
            <w:bottom w:val="none" w:sz="0" w:space="0" w:color="auto"/>
            <w:right w:val="none" w:sz="0" w:space="0" w:color="auto"/>
          </w:divBdr>
        </w:div>
        <w:div w:id="2037387372">
          <w:marLeft w:val="640"/>
          <w:marRight w:val="0"/>
          <w:marTop w:val="0"/>
          <w:marBottom w:val="0"/>
          <w:divBdr>
            <w:top w:val="none" w:sz="0" w:space="0" w:color="auto"/>
            <w:left w:val="none" w:sz="0" w:space="0" w:color="auto"/>
            <w:bottom w:val="none" w:sz="0" w:space="0" w:color="auto"/>
            <w:right w:val="none" w:sz="0" w:space="0" w:color="auto"/>
          </w:divBdr>
        </w:div>
        <w:div w:id="2076464575">
          <w:marLeft w:val="640"/>
          <w:marRight w:val="0"/>
          <w:marTop w:val="0"/>
          <w:marBottom w:val="0"/>
          <w:divBdr>
            <w:top w:val="none" w:sz="0" w:space="0" w:color="auto"/>
            <w:left w:val="none" w:sz="0" w:space="0" w:color="auto"/>
            <w:bottom w:val="none" w:sz="0" w:space="0" w:color="auto"/>
            <w:right w:val="none" w:sz="0" w:space="0" w:color="auto"/>
          </w:divBdr>
        </w:div>
        <w:div w:id="2102942459">
          <w:marLeft w:val="640"/>
          <w:marRight w:val="0"/>
          <w:marTop w:val="0"/>
          <w:marBottom w:val="0"/>
          <w:divBdr>
            <w:top w:val="none" w:sz="0" w:space="0" w:color="auto"/>
            <w:left w:val="none" w:sz="0" w:space="0" w:color="auto"/>
            <w:bottom w:val="none" w:sz="0" w:space="0" w:color="auto"/>
            <w:right w:val="none" w:sz="0" w:space="0" w:color="auto"/>
          </w:divBdr>
        </w:div>
      </w:divsChild>
    </w:div>
    <w:div w:id="1226332071">
      <w:bodyDiv w:val="1"/>
      <w:marLeft w:val="0"/>
      <w:marRight w:val="0"/>
      <w:marTop w:val="0"/>
      <w:marBottom w:val="0"/>
      <w:divBdr>
        <w:top w:val="none" w:sz="0" w:space="0" w:color="auto"/>
        <w:left w:val="none" w:sz="0" w:space="0" w:color="auto"/>
        <w:bottom w:val="none" w:sz="0" w:space="0" w:color="auto"/>
        <w:right w:val="none" w:sz="0" w:space="0" w:color="auto"/>
      </w:divBdr>
    </w:div>
    <w:div w:id="1229611413">
      <w:bodyDiv w:val="1"/>
      <w:marLeft w:val="0"/>
      <w:marRight w:val="0"/>
      <w:marTop w:val="0"/>
      <w:marBottom w:val="0"/>
      <w:divBdr>
        <w:top w:val="none" w:sz="0" w:space="0" w:color="auto"/>
        <w:left w:val="none" w:sz="0" w:space="0" w:color="auto"/>
        <w:bottom w:val="none" w:sz="0" w:space="0" w:color="auto"/>
        <w:right w:val="none" w:sz="0" w:space="0" w:color="auto"/>
      </w:divBdr>
    </w:div>
    <w:div w:id="1232617213">
      <w:bodyDiv w:val="1"/>
      <w:marLeft w:val="0"/>
      <w:marRight w:val="0"/>
      <w:marTop w:val="0"/>
      <w:marBottom w:val="0"/>
      <w:divBdr>
        <w:top w:val="none" w:sz="0" w:space="0" w:color="auto"/>
        <w:left w:val="none" w:sz="0" w:space="0" w:color="auto"/>
        <w:bottom w:val="none" w:sz="0" w:space="0" w:color="auto"/>
        <w:right w:val="none" w:sz="0" w:space="0" w:color="auto"/>
      </w:divBdr>
      <w:divsChild>
        <w:div w:id="113717251">
          <w:marLeft w:val="640"/>
          <w:marRight w:val="0"/>
          <w:marTop w:val="0"/>
          <w:marBottom w:val="0"/>
          <w:divBdr>
            <w:top w:val="none" w:sz="0" w:space="0" w:color="auto"/>
            <w:left w:val="none" w:sz="0" w:space="0" w:color="auto"/>
            <w:bottom w:val="none" w:sz="0" w:space="0" w:color="auto"/>
            <w:right w:val="none" w:sz="0" w:space="0" w:color="auto"/>
          </w:divBdr>
        </w:div>
        <w:div w:id="932010066">
          <w:marLeft w:val="640"/>
          <w:marRight w:val="0"/>
          <w:marTop w:val="0"/>
          <w:marBottom w:val="0"/>
          <w:divBdr>
            <w:top w:val="none" w:sz="0" w:space="0" w:color="auto"/>
            <w:left w:val="none" w:sz="0" w:space="0" w:color="auto"/>
            <w:bottom w:val="none" w:sz="0" w:space="0" w:color="auto"/>
            <w:right w:val="none" w:sz="0" w:space="0" w:color="auto"/>
          </w:divBdr>
        </w:div>
        <w:div w:id="516888714">
          <w:marLeft w:val="640"/>
          <w:marRight w:val="0"/>
          <w:marTop w:val="0"/>
          <w:marBottom w:val="0"/>
          <w:divBdr>
            <w:top w:val="none" w:sz="0" w:space="0" w:color="auto"/>
            <w:left w:val="none" w:sz="0" w:space="0" w:color="auto"/>
            <w:bottom w:val="none" w:sz="0" w:space="0" w:color="auto"/>
            <w:right w:val="none" w:sz="0" w:space="0" w:color="auto"/>
          </w:divBdr>
        </w:div>
        <w:div w:id="1437678276">
          <w:marLeft w:val="640"/>
          <w:marRight w:val="0"/>
          <w:marTop w:val="0"/>
          <w:marBottom w:val="0"/>
          <w:divBdr>
            <w:top w:val="none" w:sz="0" w:space="0" w:color="auto"/>
            <w:left w:val="none" w:sz="0" w:space="0" w:color="auto"/>
            <w:bottom w:val="none" w:sz="0" w:space="0" w:color="auto"/>
            <w:right w:val="none" w:sz="0" w:space="0" w:color="auto"/>
          </w:divBdr>
        </w:div>
        <w:div w:id="567426787">
          <w:marLeft w:val="640"/>
          <w:marRight w:val="0"/>
          <w:marTop w:val="0"/>
          <w:marBottom w:val="0"/>
          <w:divBdr>
            <w:top w:val="none" w:sz="0" w:space="0" w:color="auto"/>
            <w:left w:val="none" w:sz="0" w:space="0" w:color="auto"/>
            <w:bottom w:val="none" w:sz="0" w:space="0" w:color="auto"/>
            <w:right w:val="none" w:sz="0" w:space="0" w:color="auto"/>
          </w:divBdr>
        </w:div>
        <w:div w:id="1922791529">
          <w:marLeft w:val="640"/>
          <w:marRight w:val="0"/>
          <w:marTop w:val="0"/>
          <w:marBottom w:val="0"/>
          <w:divBdr>
            <w:top w:val="none" w:sz="0" w:space="0" w:color="auto"/>
            <w:left w:val="none" w:sz="0" w:space="0" w:color="auto"/>
            <w:bottom w:val="none" w:sz="0" w:space="0" w:color="auto"/>
            <w:right w:val="none" w:sz="0" w:space="0" w:color="auto"/>
          </w:divBdr>
        </w:div>
        <w:div w:id="2039113617">
          <w:marLeft w:val="640"/>
          <w:marRight w:val="0"/>
          <w:marTop w:val="0"/>
          <w:marBottom w:val="0"/>
          <w:divBdr>
            <w:top w:val="none" w:sz="0" w:space="0" w:color="auto"/>
            <w:left w:val="none" w:sz="0" w:space="0" w:color="auto"/>
            <w:bottom w:val="none" w:sz="0" w:space="0" w:color="auto"/>
            <w:right w:val="none" w:sz="0" w:space="0" w:color="auto"/>
          </w:divBdr>
        </w:div>
        <w:div w:id="1496022753">
          <w:marLeft w:val="640"/>
          <w:marRight w:val="0"/>
          <w:marTop w:val="0"/>
          <w:marBottom w:val="0"/>
          <w:divBdr>
            <w:top w:val="none" w:sz="0" w:space="0" w:color="auto"/>
            <w:left w:val="none" w:sz="0" w:space="0" w:color="auto"/>
            <w:bottom w:val="none" w:sz="0" w:space="0" w:color="auto"/>
            <w:right w:val="none" w:sz="0" w:space="0" w:color="auto"/>
          </w:divBdr>
        </w:div>
        <w:div w:id="391856830">
          <w:marLeft w:val="640"/>
          <w:marRight w:val="0"/>
          <w:marTop w:val="0"/>
          <w:marBottom w:val="0"/>
          <w:divBdr>
            <w:top w:val="none" w:sz="0" w:space="0" w:color="auto"/>
            <w:left w:val="none" w:sz="0" w:space="0" w:color="auto"/>
            <w:bottom w:val="none" w:sz="0" w:space="0" w:color="auto"/>
            <w:right w:val="none" w:sz="0" w:space="0" w:color="auto"/>
          </w:divBdr>
        </w:div>
        <w:div w:id="2046175643">
          <w:marLeft w:val="640"/>
          <w:marRight w:val="0"/>
          <w:marTop w:val="0"/>
          <w:marBottom w:val="0"/>
          <w:divBdr>
            <w:top w:val="none" w:sz="0" w:space="0" w:color="auto"/>
            <w:left w:val="none" w:sz="0" w:space="0" w:color="auto"/>
            <w:bottom w:val="none" w:sz="0" w:space="0" w:color="auto"/>
            <w:right w:val="none" w:sz="0" w:space="0" w:color="auto"/>
          </w:divBdr>
        </w:div>
        <w:div w:id="624852459">
          <w:marLeft w:val="640"/>
          <w:marRight w:val="0"/>
          <w:marTop w:val="0"/>
          <w:marBottom w:val="0"/>
          <w:divBdr>
            <w:top w:val="none" w:sz="0" w:space="0" w:color="auto"/>
            <w:left w:val="none" w:sz="0" w:space="0" w:color="auto"/>
            <w:bottom w:val="none" w:sz="0" w:space="0" w:color="auto"/>
            <w:right w:val="none" w:sz="0" w:space="0" w:color="auto"/>
          </w:divBdr>
        </w:div>
        <w:div w:id="384646144">
          <w:marLeft w:val="640"/>
          <w:marRight w:val="0"/>
          <w:marTop w:val="0"/>
          <w:marBottom w:val="0"/>
          <w:divBdr>
            <w:top w:val="none" w:sz="0" w:space="0" w:color="auto"/>
            <w:left w:val="none" w:sz="0" w:space="0" w:color="auto"/>
            <w:bottom w:val="none" w:sz="0" w:space="0" w:color="auto"/>
            <w:right w:val="none" w:sz="0" w:space="0" w:color="auto"/>
          </w:divBdr>
        </w:div>
        <w:div w:id="546183634">
          <w:marLeft w:val="640"/>
          <w:marRight w:val="0"/>
          <w:marTop w:val="0"/>
          <w:marBottom w:val="0"/>
          <w:divBdr>
            <w:top w:val="none" w:sz="0" w:space="0" w:color="auto"/>
            <w:left w:val="none" w:sz="0" w:space="0" w:color="auto"/>
            <w:bottom w:val="none" w:sz="0" w:space="0" w:color="auto"/>
            <w:right w:val="none" w:sz="0" w:space="0" w:color="auto"/>
          </w:divBdr>
        </w:div>
        <w:div w:id="1918787521">
          <w:marLeft w:val="640"/>
          <w:marRight w:val="0"/>
          <w:marTop w:val="0"/>
          <w:marBottom w:val="0"/>
          <w:divBdr>
            <w:top w:val="none" w:sz="0" w:space="0" w:color="auto"/>
            <w:left w:val="none" w:sz="0" w:space="0" w:color="auto"/>
            <w:bottom w:val="none" w:sz="0" w:space="0" w:color="auto"/>
            <w:right w:val="none" w:sz="0" w:space="0" w:color="auto"/>
          </w:divBdr>
        </w:div>
        <w:div w:id="271210187">
          <w:marLeft w:val="640"/>
          <w:marRight w:val="0"/>
          <w:marTop w:val="0"/>
          <w:marBottom w:val="0"/>
          <w:divBdr>
            <w:top w:val="none" w:sz="0" w:space="0" w:color="auto"/>
            <w:left w:val="none" w:sz="0" w:space="0" w:color="auto"/>
            <w:bottom w:val="none" w:sz="0" w:space="0" w:color="auto"/>
            <w:right w:val="none" w:sz="0" w:space="0" w:color="auto"/>
          </w:divBdr>
        </w:div>
        <w:div w:id="666979516">
          <w:marLeft w:val="640"/>
          <w:marRight w:val="0"/>
          <w:marTop w:val="0"/>
          <w:marBottom w:val="0"/>
          <w:divBdr>
            <w:top w:val="none" w:sz="0" w:space="0" w:color="auto"/>
            <w:left w:val="none" w:sz="0" w:space="0" w:color="auto"/>
            <w:bottom w:val="none" w:sz="0" w:space="0" w:color="auto"/>
            <w:right w:val="none" w:sz="0" w:space="0" w:color="auto"/>
          </w:divBdr>
        </w:div>
        <w:div w:id="734469263">
          <w:marLeft w:val="640"/>
          <w:marRight w:val="0"/>
          <w:marTop w:val="0"/>
          <w:marBottom w:val="0"/>
          <w:divBdr>
            <w:top w:val="none" w:sz="0" w:space="0" w:color="auto"/>
            <w:left w:val="none" w:sz="0" w:space="0" w:color="auto"/>
            <w:bottom w:val="none" w:sz="0" w:space="0" w:color="auto"/>
            <w:right w:val="none" w:sz="0" w:space="0" w:color="auto"/>
          </w:divBdr>
        </w:div>
        <w:div w:id="1860385658">
          <w:marLeft w:val="640"/>
          <w:marRight w:val="0"/>
          <w:marTop w:val="0"/>
          <w:marBottom w:val="0"/>
          <w:divBdr>
            <w:top w:val="none" w:sz="0" w:space="0" w:color="auto"/>
            <w:left w:val="none" w:sz="0" w:space="0" w:color="auto"/>
            <w:bottom w:val="none" w:sz="0" w:space="0" w:color="auto"/>
            <w:right w:val="none" w:sz="0" w:space="0" w:color="auto"/>
          </w:divBdr>
        </w:div>
        <w:div w:id="229660823">
          <w:marLeft w:val="640"/>
          <w:marRight w:val="0"/>
          <w:marTop w:val="0"/>
          <w:marBottom w:val="0"/>
          <w:divBdr>
            <w:top w:val="none" w:sz="0" w:space="0" w:color="auto"/>
            <w:left w:val="none" w:sz="0" w:space="0" w:color="auto"/>
            <w:bottom w:val="none" w:sz="0" w:space="0" w:color="auto"/>
            <w:right w:val="none" w:sz="0" w:space="0" w:color="auto"/>
          </w:divBdr>
        </w:div>
        <w:div w:id="1831017196">
          <w:marLeft w:val="640"/>
          <w:marRight w:val="0"/>
          <w:marTop w:val="0"/>
          <w:marBottom w:val="0"/>
          <w:divBdr>
            <w:top w:val="none" w:sz="0" w:space="0" w:color="auto"/>
            <w:left w:val="none" w:sz="0" w:space="0" w:color="auto"/>
            <w:bottom w:val="none" w:sz="0" w:space="0" w:color="auto"/>
            <w:right w:val="none" w:sz="0" w:space="0" w:color="auto"/>
          </w:divBdr>
        </w:div>
        <w:div w:id="1031686671">
          <w:marLeft w:val="640"/>
          <w:marRight w:val="0"/>
          <w:marTop w:val="0"/>
          <w:marBottom w:val="0"/>
          <w:divBdr>
            <w:top w:val="none" w:sz="0" w:space="0" w:color="auto"/>
            <w:left w:val="none" w:sz="0" w:space="0" w:color="auto"/>
            <w:bottom w:val="none" w:sz="0" w:space="0" w:color="auto"/>
            <w:right w:val="none" w:sz="0" w:space="0" w:color="auto"/>
          </w:divBdr>
        </w:div>
        <w:div w:id="104272519">
          <w:marLeft w:val="640"/>
          <w:marRight w:val="0"/>
          <w:marTop w:val="0"/>
          <w:marBottom w:val="0"/>
          <w:divBdr>
            <w:top w:val="none" w:sz="0" w:space="0" w:color="auto"/>
            <w:left w:val="none" w:sz="0" w:space="0" w:color="auto"/>
            <w:bottom w:val="none" w:sz="0" w:space="0" w:color="auto"/>
            <w:right w:val="none" w:sz="0" w:space="0" w:color="auto"/>
          </w:divBdr>
        </w:div>
        <w:div w:id="221524650">
          <w:marLeft w:val="640"/>
          <w:marRight w:val="0"/>
          <w:marTop w:val="0"/>
          <w:marBottom w:val="0"/>
          <w:divBdr>
            <w:top w:val="none" w:sz="0" w:space="0" w:color="auto"/>
            <w:left w:val="none" w:sz="0" w:space="0" w:color="auto"/>
            <w:bottom w:val="none" w:sz="0" w:space="0" w:color="auto"/>
            <w:right w:val="none" w:sz="0" w:space="0" w:color="auto"/>
          </w:divBdr>
        </w:div>
        <w:div w:id="1871529307">
          <w:marLeft w:val="640"/>
          <w:marRight w:val="0"/>
          <w:marTop w:val="0"/>
          <w:marBottom w:val="0"/>
          <w:divBdr>
            <w:top w:val="none" w:sz="0" w:space="0" w:color="auto"/>
            <w:left w:val="none" w:sz="0" w:space="0" w:color="auto"/>
            <w:bottom w:val="none" w:sz="0" w:space="0" w:color="auto"/>
            <w:right w:val="none" w:sz="0" w:space="0" w:color="auto"/>
          </w:divBdr>
        </w:div>
        <w:div w:id="1778940885">
          <w:marLeft w:val="640"/>
          <w:marRight w:val="0"/>
          <w:marTop w:val="0"/>
          <w:marBottom w:val="0"/>
          <w:divBdr>
            <w:top w:val="none" w:sz="0" w:space="0" w:color="auto"/>
            <w:left w:val="none" w:sz="0" w:space="0" w:color="auto"/>
            <w:bottom w:val="none" w:sz="0" w:space="0" w:color="auto"/>
            <w:right w:val="none" w:sz="0" w:space="0" w:color="auto"/>
          </w:divBdr>
        </w:div>
        <w:div w:id="1569531695">
          <w:marLeft w:val="640"/>
          <w:marRight w:val="0"/>
          <w:marTop w:val="0"/>
          <w:marBottom w:val="0"/>
          <w:divBdr>
            <w:top w:val="none" w:sz="0" w:space="0" w:color="auto"/>
            <w:left w:val="none" w:sz="0" w:space="0" w:color="auto"/>
            <w:bottom w:val="none" w:sz="0" w:space="0" w:color="auto"/>
            <w:right w:val="none" w:sz="0" w:space="0" w:color="auto"/>
          </w:divBdr>
        </w:div>
        <w:div w:id="887882357">
          <w:marLeft w:val="640"/>
          <w:marRight w:val="0"/>
          <w:marTop w:val="0"/>
          <w:marBottom w:val="0"/>
          <w:divBdr>
            <w:top w:val="none" w:sz="0" w:space="0" w:color="auto"/>
            <w:left w:val="none" w:sz="0" w:space="0" w:color="auto"/>
            <w:bottom w:val="none" w:sz="0" w:space="0" w:color="auto"/>
            <w:right w:val="none" w:sz="0" w:space="0" w:color="auto"/>
          </w:divBdr>
        </w:div>
      </w:divsChild>
    </w:div>
    <w:div w:id="1240215820">
      <w:bodyDiv w:val="1"/>
      <w:marLeft w:val="0"/>
      <w:marRight w:val="0"/>
      <w:marTop w:val="0"/>
      <w:marBottom w:val="0"/>
      <w:divBdr>
        <w:top w:val="none" w:sz="0" w:space="0" w:color="auto"/>
        <w:left w:val="none" w:sz="0" w:space="0" w:color="auto"/>
        <w:bottom w:val="none" w:sz="0" w:space="0" w:color="auto"/>
        <w:right w:val="none" w:sz="0" w:space="0" w:color="auto"/>
      </w:divBdr>
      <w:divsChild>
        <w:div w:id="25833552">
          <w:marLeft w:val="640"/>
          <w:marRight w:val="0"/>
          <w:marTop w:val="0"/>
          <w:marBottom w:val="0"/>
          <w:divBdr>
            <w:top w:val="none" w:sz="0" w:space="0" w:color="auto"/>
            <w:left w:val="none" w:sz="0" w:space="0" w:color="auto"/>
            <w:bottom w:val="none" w:sz="0" w:space="0" w:color="auto"/>
            <w:right w:val="none" w:sz="0" w:space="0" w:color="auto"/>
          </w:divBdr>
        </w:div>
        <w:div w:id="90587956">
          <w:marLeft w:val="640"/>
          <w:marRight w:val="0"/>
          <w:marTop w:val="0"/>
          <w:marBottom w:val="0"/>
          <w:divBdr>
            <w:top w:val="none" w:sz="0" w:space="0" w:color="auto"/>
            <w:left w:val="none" w:sz="0" w:space="0" w:color="auto"/>
            <w:bottom w:val="none" w:sz="0" w:space="0" w:color="auto"/>
            <w:right w:val="none" w:sz="0" w:space="0" w:color="auto"/>
          </w:divBdr>
        </w:div>
        <w:div w:id="378939390">
          <w:marLeft w:val="640"/>
          <w:marRight w:val="0"/>
          <w:marTop w:val="0"/>
          <w:marBottom w:val="0"/>
          <w:divBdr>
            <w:top w:val="none" w:sz="0" w:space="0" w:color="auto"/>
            <w:left w:val="none" w:sz="0" w:space="0" w:color="auto"/>
            <w:bottom w:val="none" w:sz="0" w:space="0" w:color="auto"/>
            <w:right w:val="none" w:sz="0" w:space="0" w:color="auto"/>
          </w:divBdr>
        </w:div>
        <w:div w:id="470027357">
          <w:marLeft w:val="640"/>
          <w:marRight w:val="0"/>
          <w:marTop w:val="0"/>
          <w:marBottom w:val="0"/>
          <w:divBdr>
            <w:top w:val="none" w:sz="0" w:space="0" w:color="auto"/>
            <w:left w:val="none" w:sz="0" w:space="0" w:color="auto"/>
            <w:bottom w:val="none" w:sz="0" w:space="0" w:color="auto"/>
            <w:right w:val="none" w:sz="0" w:space="0" w:color="auto"/>
          </w:divBdr>
        </w:div>
        <w:div w:id="552695074">
          <w:marLeft w:val="640"/>
          <w:marRight w:val="0"/>
          <w:marTop w:val="0"/>
          <w:marBottom w:val="0"/>
          <w:divBdr>
            <w:top w:val="none" w:sz="0" w:space="0" w:color="auto"/>
            <w:left w:val="none" w:sz="0" w:space="0" w:color="auto"/>
            <w:bottom w:val="none" w:sz="0" w:space="0" w:color="auto"/>
            <w:right w:val="none" w:sz="0" w:space="0" w:color="auto"/>
          </w:divBdr>
        </w:div>
        <w:div w:id="627394919">
          <w:marLeft w:val="640"/>
          <w:marRight w:val="0"/>
          <w:marTop w:val="0"/>
          <w:marBottom w:val="0"/>
          <w:divBdr>
            <w:top w:val="none" w:sz="0" w:space="0" w:color="auto"/>
            <w:left w:val="none" w:sz="0" w:space="0" w:color="auto"/>
            <w:bottom w:val="none" w:sz="0" w:space="0" w:color="auto"/>
            <w:right w:val="none" w:sz="0" w:space="0" w:color="auto"/>
          </w:divBdr>
        </w:div>
        <w:div w:id="763459949">
          <w:marLeft w:val="640"/>
          <w:marRight w:val="0"/>
          <w:marTop w:val="0"/>
          <w:marBottom w:val="0"/>
          <w:divBdr>
            <w:top w:val="none" w:sz="0" w:space="0" w:color="auto"/>
            <w:left w:val="none" w:sz="0" w:space="0" w:color="auto"/>
            <w:bottom w:val="none" w:sz="0" w:space="0" w:color="auto"/>
            <w:right w:val="none" w:sz="0" w:space="0" w:color="auto"/>
          </w:divBdr>
        </w:div>
        <w:div w:id="794906702">
          <w:marLeft w:val="640"/>
          <w:marRight w:val="0"/>
          <w:marTop w:val="0"/>
          <w:marBottom w:val="0"/>
          <w:divBdr>
            <w:top w:val="none" w:sz="0" w:space="0" w:color="auto"/>
            <w:left w:val="none" w:sz="0" w:space="0" w:color="auto"/>
            <w:bottom w:val="none" w:sz="0" w:space="0" w:color="auto"/>
            <w:right w:val="none" w:sz="0" w:space="0" w:color="auto"/>
          </w:divBdr>
        </w:div>
        <w:div w:id="1301420498">
          <w:marLeft w:val="640"/>
          <w:marRight w:val="0"/>
          <w:marTop w:val="0"/>
          <w:marBottom w:val="0"/>
          <w:divBdr>
            <w:top w:val="none" w:sz="0" w:space="0" w:color="auto"/>
            <w:left w:val="none" w:sz="0" w:space="0" w:color="auto"/>
            <w:bottom w:val="none" w:sz="0" w:space="0" w:color="auto"/>
            <w:right w:val="none" w:sz="0" w:space="0" w:color="auto"/>
          </w:divBdr>
        </w:div>
        <w:div w:id="1346904302">
          <w:marLeft w:val="640"/>
          <w:marRight w:val="0"/>
          <w:marTop w:val="0"/>
          <w:marBottom w:val="0"/>
          <w:divBdr>
            <w:top w:val="none" w:sz="0" w:space="0" w:color="auto"/>
            <w:left w:val="none" w:sz="0" w:space="0" w:color="auto"/>
            <w:bottom w:val="none" w:sz="0" w:space="0" w:color="auto"/>
            <w:right w:val="none" w:sz="0" w:space="0" w:color="auto"/>
          </w:divBdr>
        </w:div>
        <w:div w:id="1508865603">
          <w:marLeft w:val="640"/>
          <w:marRight w:val="0"/>
          <w:marTop w:val="0"/>
          <w:marBottom w:val="0"/>
          <w:divBdr>
            <w:top w:val="none" w:sz="0" w:space="0" w:color="auto"/>
            <w:left w:val="none" w:sz="0" w:space="0" w:color="auto"/>
            <w:bottom w:val="none" w:sz="0" w:space="0" w:color="auto"/>
            <w:right w:val="none" w:sz="0" w:space="0" w:color="auto"/>
          </w:divBdr>
        </w:div>
        <w:div w:id="1566992236">
          <w:marLeft w:val="640"/>
          <w:marRight w:val="0"/>
          <w:marTop w:val="0"/>
          <w:marBottom w:val="0"/>
          <w:divBdr>
            <w:top w:val="none" w:sz="0" w:space="0" w:color="auto"/>
            <w:left w:val="none" w:sz="0" w:space="0" w:color="auto"/>
            <w:bottom w:val="none" w:sz="0" w:space="0" w:color="auto"/>
            <w:right w:val="none" w:sz="0" w:space="0" w:color="auto"/>
          </w:divBdr>
        </w:div>
        <w:div w:id="1598250662">
          <w:marLeft w:val="640"/>
          <w:marRight w:val="0"/>
          <w:marTop w:val="0"/>
          <w:marBottom w:val="0"/>
          <w:divBdr>
            <w:top w:val="none" w:sz="0" w:space="0" w:color="auto"/>
            <w:left w:val="none" w:sz="0" w:space="0" w:color="auto"/>
            <w:bottom w:val="none" w:sz="0" w:space="0" w:color="auto"/>
            <w:right w:val="none" w:sz="0" w:space="0" w:color="auto"/>
          </w:divBdr>
        </w:div>
        <w:div w:id="1615821153">
          <w:marLeft w:val="640"/>
          <w:marRight w:val="0"/>
          <w:marTop w:val="0"/>
          <w:marBottom w:val="0"/>
          <w:divBdr>
            <w:top w:val="none" w:sz="0" w:space="0" w:color="auto"/>
            <w:left w:val="none" w:sz="0" w:space="0" w:color="auto"/>
            <w:bottom w:val="none" w:sz="0" w:space="0" w:color="auto"/>
            <w:right w:val="none" w:sz="0" w:space="0" w:color="auto"/>
          </w:divBdr>
        </w:div>
        <w:div w:id="1747458996">
          <w:marLeft w:val="640"/>
          <w:marRight w:val="0"/>
          <w:marTop w:val="0"/>
          <w:marBottom w:val="0"/>
          <w:divBdr>
            <w:top w:val="none" w:sz="0" w:space="0" w:color="auto"/>
            <w:left w:val="none" w:sz="0" w:space="0" w:color="auto"/>
            <w:bottom w:val="none" w:sz="0" w:space="0" w:color="auto"/>
            <w:right w:val="none" w:sz="0" w:space="0" w:color="auto"/>
          </w:divBdr>
        </w:div>
        <w:div w:id="1787961467">
          <w:marLeft w:val="640"/>
          <w:marRight w:val="0"/>
          <w:marTop w:val="0"/>
          <w:marBottom w:val="0"/>
          <w:divBdr>
            <w:top w:val="none" w:sz="0" w:space="0" w:color="auto"/>
            <w:left w:val="none" w:sz="0" w:space="0" w:color="auto"/>
            <w:bottom w:val="none" w:sz="0" w:space="0" w:color="auto"/>
            <w:right w:val="none" w:sz="0" w:space="0" w:color="auto"/>
          </w:divBdr>
        </w:div>
        <w:div w:id="1920602048">
          <w:marLeft w:val="640"/>
          <w:marRight w:val="0"/>
          <w:marTop w:val="0"/>
          <w:marBottom w:val="0"/>
          <w:divBdr>
            <w:top w:val="none" w:sz="0" w:space="0" w:color="auto"/>
            <w:left w:val="none" w:sz="0" w:space="0" w:color="auto"/>
            <w:bottom w:val="none" w:sz="0" w:space="0" w:color="auto"/>
            <w:right w:val="none" w:sz="0" w:space="0" w:color="auto"/>
          </w:divBdr>
        </w:div>
      </w:divsChild>
    </w:div>
    <w:div w:id="1261646114">
      <w:bodyDiv w:val="1"/>
      <w:marLeft w:val="0"/>
      <w:marRight w:val="0"/>
      <w:marTop w:val="0"/>
      <w:marBottom w:val="0"/>
      <w:divBdr>
        <w:top w:val="none" w:sz="0" w:space="0" w:color="auto"/>
        <w:left w:val="none" w:sz="0" w:space="0" w:color="auto"/>
        <w:bottom w:val="none" w:sz="0" w:space="0" w:color="auto"/>
        <w:right w:val="none" w:sz="0" w:space="0" w:color="auto"/>
      </w:divBdr>
      <w:divsChild>
        <w:div w:id="587345495">
          <w:marLeft w:val="0"/>
          <w:marRight w:val="0"/>
          <w:marTop w:val="0"/>
          <w:marBottom w:val="0"/>
          <w:divBdr>
            <w:top w:val="none" w:sz="0" w:space="0" w:color="auto"/>
            <w:left w:val="none" w:sz="0" w:space="0" w:color="auto"/>
            <w:bottom w:val="none" w:sz="0" w:space="0" w:color="auto"/>
            <w:right w:val="none" w:sz="0" w:space="0" w:color="auto"/>
          </w:divBdr>
        </w:div>
      </w:divsChild>
    </w:div>
    <w:div w:id="1267037699">
      <w:bodyDiv w:val="1"/>
      <w:marLeft w:val="0"/>
      <w:marRight w:val="0"/>
      <w:marTop w:val="0"/>
      <w:marBottom w:val="0"/>
      <w:divBdr>
        <w:top w:val="none" w:sz="0" w:space="0" w:color="auto"/>
        <w:left w:val="none" w:sz="0" w:space="0" w:color="auto"/>
        <w:bottom w:val="none" w:sz="0" w:space="0" w:color="auto"/>
        <w:right w:val="none" w:sz="0" w:space="0" w:color="auto"/>
      </w:divBdr>
      <w:divsChild>
        <w:div w:id="2007635270">
          <w:marLeft w:val="640"/>
          <w:marRight w:val="0"/>
          <w:marTop w:val="0"/>
          <w:marBottom w:val="0"/>
          <w:divBdr>
            <w:top w:val="none" w:sz="0" w:space="0" w:color="auto"/>
            <w:left w:val="none" w:sz="0" w:space="0" w:color="auto"/>
            <w:bottom w:val="none" w:sz="0" w:space="0" w:color="auto"/>
            <w:right w:val="none" w:sz="0" w:space="0" w:color="auto"/>
          </w:divBdr>
        </w:div>
        <w:div w:id="235282538">
          <w:marLeft w:val="640"/>
          <w:marRight w:val="0"/>
          <w:marTop w:val="0"/>
          <w:marBottom w:val="0"/>
          <w:divBdr>
            <w:top w:val="none" w:sz="0" w:space="0" w:color="auto"/>
            <w:left w:val="none" w:sz="0" w:space="0" w:color="auto"/>
            <w:bottom w:val="none" w:sz="0" w:space="0" w:color="auto"/>
            <w:right w:val="none" w:sz="0" w:space="0" w:color="auto"/>
          </w:divBdr>
        </w:div>
        <w:div w:id="1725830567">
          <w:marLeft w:val="640"/>
          <w:marRight w:val="0"/>
          <w:marTop w:val="0"/>
          <w:marBottom w:val="0"/>
          <w:divBdr>
            <w:top w:val="none" w:sz="0" w:space="0" w:color="auto"/>
            <w:left w:val="none" w:sz="0" w:space="0" w:color="auto"/>
            <w:bottom w:val="none" w:sz="0" w:space="0" w:color="auto"/>
            <w:right w:val="none" w:sz="0" w:space="0" w:color="auto"/>
          </w:divBdr>
        </w:div>
        <w:div w:id="716710248">
          <w:marLeft w:val="640"/>
          <w:marRight w:val="0"/>
          <w:marTop w:val="0"/>
          <w:marBottom w:val="0"/>
          <w:divBdr>
            <w:top w:val="none" w:sz="0" w:space="0" w:color="auto"/>
            <w:left w:val="none" w:sz="0" w:space="0" w:color="auto"/>
            <w:bottom w:val="none" w:sz="0" w:space="0" w:color="auto"/>
            <w:right w:val="none" w:sz="0" w:space="0" w:color="auto"/>
          </w:divBdr>
        </w:div>
        <w:div w:id="173156649">
          <w:marLeft w:val="640"/>
          <w:marRight w:val="0"/>
          <w:marTop w:val="0"/>
          <w:marBottom w:val="0"/>
          <w:divBdr>
            <w:top w:val="none" w:sz="0" w:space="0" w:color="auto"/>
            <w:left w:val="none" w:sz="0" w:space="0" w:color="auto"/>
            <w:bottom w:val="none" w:sz="0" w:space="0" w:color="auto"/>
            <w:right w:val="none" w:sz="0" w:space="0" w:color="auto"/>
          </w:divBdr>
        </w:div>
        <w:div w:id="1608148483">
          <w:marLeft w:val="640"/>
          <w:marRight w:val="0"/>
          <w:marTop w:val="0"/>
          <w:marBottom w:val="0"/>
          <w:divBdr>
            <w:top w:val="none" w:sz="0" w:space="0" w:color="auto"/>
            <w:left w:val="none" w:sz="0" w:space="0" w:color="auto"/>
            <w:bottom w:val="none" w:sz="0" w:space="0" w:color="auto"/>
            <w:right w:val="none" w:sz="0" w:space="0" w:color="auto"/>
          </w:divBdr>
        </w:div>
        <w:div w:id="337586908">
          <w:marLeft w:val="640"/>
          <w:marRight w:val="0"/>
          <w:marTop w:val="0"/>
          <w:marBottom w:val="0"/>
          <w:divBdr>
            <w:top w:val="none" w:sz="0" w:space="0" w:color="auto"/>
            <w:left w:val="none" w:sz="0" w:space="0" w:color="auto"/>
            <w:bottom w:val="none" w:sz="0" w:space="0" w:color="auto"/>
            <w:right w:val="none" w:sz="0" w:space="0" w:color="auto"/>
          </w:divBdr>
        </w:div>
        <w:div w:id="777408108">
          <w:marLeft w:val="640"/>
          <w:marRight w:val="0"/>
          <w:marTop w:val="0"/>
          <w:marBottom w:val="0"/>
          <w:divBdr>
            <w:top w:val="none" w:sz="0" w:space="0" w:color="auto"/>
            <w:left w:val="none" w:sz="0" w:space="0" w:color="auto"/>
            <w:bottom w:val="none" w:sz="0" w:space="0" w:color="auto"/>
            <w:right w:val="none" w:sz="0" w:space="0" w:color="auto"/>
          </w:divBdr>
        </w:div>
        <w:div w:id="1847286998">
          <w:marLeft w:val="640"/>
          <w:marRight w:val="0"/>
          <w:marTop w:val="0"/>
          <w:marBottom w:val="0"/>
          <w:divBdr>
            <w:top w:val="none" w:sz="0" w:space="0" w:color="auto"/>
            <w:left w:val="none" w:sz="0" w:space="0" w:color="auto"/>
            <w:bottom w:val="none" w:sz="0" w:space="0" w:color="auto"/>
            <w:right w:val="none" w:sz="0" w:space="0" w:color="auto"/>
          </w:divBdr>
        </w:div>
        <w:div w:id="1085304638">
          <w:marLeft w:val="640"/>
          <w:marRight w:val="0"/>
          <w:marTop w:val="0"/>
          <w:marBottom w:val="0"/>
          <w:divBdr>
            <w:top w:val="none" w:sz="0" w:space="0" w:color="auto"/>
            <w:left w:val="none" w:sz="0" w:space="0" w:color="auto"/>
            <w:bottom w:val="none" w:sz="0" w:space="0" w:color="auto"/>
            <w:right w:val="none" w:sz="0" w:space="0" w:color="auto"/>
          </w:divBdr>
        </w:div>
        <w:div w:id="1489903165">
          <w:marLeft w:val="640"/>
          <w:marRight w:val="0"/>
          <w:marTop w:val="0"/>
          <w:marBottom w:val="0"/>
          <w:divBdr>
            <w:top w:val="none" w:sz="0" w:space="0" w:color="auto"/>
            <w:left w:val="none" w:sz="0" w:space="0" w:color="auto"/>
            <w:bottom w:val="none" w:sz="0" w:space="0" w:color="auto"/>
            <w:right w:val="none" w:sz="0" w:space="0" w:color="auto"/>
          </w:divBdr>
        </w:div>
        <w:div w:id="823206341">
          <w:marLeft w:val="640"/>
          <w:marRight w:val="0"/>
          <w:marTop w:val="0"/>
          <w:marBottom w:val="0"/>
          <w:divBdr>
            <w:top w:val="none" w:sz="0" w:space="0" w:color="auto"/>
            <w:left w:val="none" w:sz="0" w:space="0" w:color="auto"/>
            <w:bottom w:val="none" w:sz="0" w:space="0" w:color="auto"/>
            <w:right w:val="none" w:sz="0" w:space="0" w:color="auto"/>
          </w:divBdr>
        </w:div>
        <w:div w:id="607539747">
          <w:marLeft w:val="640"/>
          <w:marRight w:val="0"/>
          <w:marTop w:val="0"/>
          <w:marBottom w:val="0"/>
          <w:divBdr>
            <w:top w:val="none" w:sz="0" w:space="0" w:color="auto"/>
            <w:left w:val="none" w:sz="0" w:space="0" w:color="auto"/>
            <w:bottom w:val="none" w:sz="0" w:space="0" w:color="auto"/>
            <w:right w:val="none" w:sz="0" w:space="0" w:color="auto"/>
          </w:divBdr>
        </w:div>
        <w:div w:id="1135098861">
          <w:marLeft w:val="640"/>
          <w:marRight w:val="0"/>
          <w:marTop w:val="0"/>
          <w:marBottom w:val="0"/>
          <w:divBdr>
            <w:top w:val="none" w:sz="0" w:space="0" w:color="auto"/>
            <w:left w:val="none" w:sz="0" w:space="0" w:color="auto"/>
            <w:bottom w:val="none" w:sz="0" w:space="0" w:color="auto"/>
            <w:right w:val="none" w:sz="0" w:space="0" w:color="auto"/>
          </w:divBdr>
        </w:div>
        <w:div w:id="1916695674">
          <w:marLeft w:val="640"/>
          <w:marRight w:val="0"/>
          <w:marTop w:val="0"/>
          <w:marBottom w:val="0"/>
          <w:divBdr>
            <w:top w:val="none" w:sz="0" w:space="0" w:color="auto"/>
            <w:left w:val="none" w:sz="0" w:space="0" w:color="auto"/>
            <w:bottom w:val="none" w:sz="0" w:space="0" w:color="auto"/>
            <w:right w:val="none" w:sz="0" w:space="0" w:color="auto"/>
          </w:divBdr>
        </w:div>
        <w:div w:id="944387922">
          <w:marLeft w:val="640"/>
          <w:marRight w:val="0"/>
          <w:marTop w:val="0"/>
          <w:marBottom w:val="0"/>
          <w:divBdr>
            <w:top w:val="none" w:sz="0" w:space="0" w:color="auto"/>
            <w:left w:val="none" w:sz="0" w:space="0" w:color="auto"/>
            <w:bottom w:val="none" w:sz="0" w:space="0" w:color="auto"/>
            <w:right w:val="none" w:sz="0" w:space="0" w:color="auto"/>
          </w:divBdr>
        </w:div>
        <w:div w:id="1315257615">
          <w:marLeft w:val="640"/>
          <w:marRight w:val="0"/>
          <w:marTop w:val="0"/>
          <w:marBottom w:val="0"/>
          <w:divBdr>
            <w:top w:val="none" w:sz="0" w:space="0" w:color="auto"/>
            <w:left w:val="none" w:sz="0" w:space="0" w:color="auto"/>
            <w:bottom w:val="none" w:sz="0" w:space="0" w:color="auto"/>
            <w:right w:val="none" w:sz="0" w:space="0" w:color="auto"/>
          </w:divBdr>
        </w:div>
        <w:div w:id="829516382">
          <w:marLeft w:val="640"/>
          <w:marRight w:val="0"/>
          <w:marTop w:val="0"/>
          <w:marBottom w:val="0"/>
          <w:divBdr>
            <w:top w:val="none" w:sz="0" w:space="0" w:color="auto"/>
            <w:left w:val="none" w:sz="0" w:space="0" w:color="auto"/>
            <w:bottom w:val="none" w:sz="0" w:space="0" w:color="auto"/>
            <w:right w:val="none" w:sz="0" w:space="0" w:color="auto"/>
          </w:divBdr>
        </w:div>
        <w:div w:id="799348298">
          <w:marLeft w:val="640"/>
          <w:marRight w:val="0"/>
          <w:marTop w:val="0"/>
          <w:marBottom w:val="0"/>
          <w:divBdr>
            <w:top w:val="none" w:sz="0" w:space="0" w:color="auto"/>
            <w:left w:val="none" w:sz="0" w:space="0" w:color="auto"/>
            <w:bottom w:val="none" w:sz="0" w:space="0" w:color="auto"/>
            <w:right w:val="none" w:sz="0" w:space="0" w:color="auto"/>
          </w:divBdr>
        </w:div>
        <w:div w:id="520977232">
          <w:marLeft w:val="640"/>
          <w:marRight w:val="0"/>
          <w:marTop w:val="0"/>
          <w:marBottom w:val="0"/>
          <w:divBdr>
            <w:top w:val="none" w:sz="0" w:space="0" w:color="auto"/>
            <w:left w:val="none" w:sz="0" w:space="0" w:color="auto"/>
            <w:bottom w:val="none" w:sz="0" w:space="0" w:color="auto"/>
            <w:right w:val="none" w:sz="0" w:space="0" w:color="auto"/>
          </w:divBdr>
        </w:div>
        <w:div w:id="1353457865">
          <w:marLeft w:val="640"/>
          <w:marRight w:val="0"/>
          <w:marTop w:val="0"/>
          <w:marBottom w:val="0"/>
          <w:divBdr>
            <w:top w:val="none" w:sz="0" w:space="0" w:color="auto"/>
            <w:left w:val="none" w:sz="0" w:space="0" w:color="auto"/>
            <w:bottom w:val="none" w:sz="0" w:space="0" w:color="auto"/>
            <w:right w:val="none" w:sz="0" w:space="0" w:color="auto"/>
          </w:divBdr>
        </w:div>
        <w:div w:id="908729154">
          <w:marLeft w:val="640"/>
          <w:marRight w:val="0"/>
          <w:marTop w:val="0"/>
          <w:marBottom w:val="0"/>
          <w:divBdr>
            <w:top w:val="none" w:sz="0" w:space="0" w:color="auto"/>
            <w:left w:val="none" w:sz="0" w:space="0" w:color="auto"/>
            <w:bottom w:val="none" w:sz="0" w:space="0" w:color="auto"/>
            <w:right w:val="none" w:sz="0" w:space="0" w:color="auto"/>
          </w:divBdr>
        </w:div>
        <w:div w:id="1948191322">
          <w:marLeft w:val="640"/>
          <w:marRight w:val="0"/>
          <w:marTop w:val="0"/>
          <w:marBottom w:val="0"/>
          <w:divBdr>
            <w:top w:val="none" w:sz="0" w:space="0" w:color="auto"/>
            <w:left w:val="none" w:sz="0" w:space="0" w:color="auto"/>
            <w:bottom w:val="none" w:sz="0" w:space="0" w:color="auto"/>
            <w:right w:val="none" w:sz="0" w:space="0" w:color="auto"/>
          </w:divBdr>
        </w:div>
        <w:div w:id="1639912785">
          <w:marLeft w:val="640"/>
          <w:marRight w:val="0"/>
          <w:marTop w:val="0"/>
          <w:marBottom w:val="0"/>
          <w:divBdr>
            <w:top w:val="none" w:sz="0" w:space="0" w:color="auto"/>
            <w:left w:val="none" w:sz="0" w:space="0" w:color="auto"/>
            <w:bottom w:val="none" w:sz="0" w:space="0" w:color="auto"/>
            <w:right w:val="none" w:sz="0" w:space="0" w:color="auto"/>
          </w:divBdr>
        </w:div>
        <w:div w:id="1963342594">
          <w:marLeft w:val="640"/>
          <w:marRight w:val="0"/>
          <w:marTop w:val="0"/>
          <w:marBottom w:val="0"/>
          <w:divBdr>
            <w:top w:val="none" w:sz="0" w:space="0" w:color="auto"/>
            <w:left w:val="none" w:sz="0" w:space="0" w:color="auto"/>
            <w:bottom w:val="none" w:sz="0" w:space="0" w:color="auto"/>
            <w:right w:val="none" w:sz="0" w:space="0" w:color="auto"/>
          </w:divBdr>
        </w:div>
        <w:div w:id="1059938483">
          <w:marLeft w:val="640"/>
          <w:marRight w:val="0"/>
          <w:marTop w:val="0"/>
          <w:marBottom w:val="0"/>
          <w:divBdr>
            <w:top w:val="none" w:sz="0" w:space="0" w:color="auto"/>
            <w:left w:val="none" w:sz="0" w:space="0" w:color="auto"/>
            <w:bottom w:val="none" w:sz="0" w:space="0" w:color="auto"/>
            <w:right w:val="none" w:sz="0" w:space="0" w:color="auto"/>
          </w:divBdr>
        </w:div>
        <w:div w:id="2086415951">
          <w:marLeft w:val="640"/>
          <w:marRight w:val="0"/>
          <w:marTop w:val="0"/>
          <w:marBottom w:val="0"/>
          <w:divBdr>
            <w:top w:val="none" w:sz="0" w:space="0" w:color="auto"/>
            <w:left w:val="none" w:sz="0" w:space="0" w:color="auto"/>
            <w:bottom w:val="none" w:sz="0" w:space="0" w:color="auto"/>
            <w:right w:val="none" w:sz="0" w:space="0" w:color="auto"/>
          </w:divBdr>
        </w:div>
        <w:div w:id="718893909">
          <w:marLeft w:val="640"/>
          <w:marRight w:val="0"/>
          <w:marTop w:val="0"/>
          <w:marBottom w:val="0"/>
          <w:divBdr>
            <w:top w:val="none" w:sz="0" w:space="0" w:color="auto"/>
            <w:left w:val="none" w:sz="0" w:space="0" w:color="auto"/>
            <w:bottom w:val="none" w:sz="0" w:space="0" w:color="auto"/>
            <w:right w:val="none" w:sz="0" w:space="0" w:color="auto"/>
          </w:divBdr>
        </w:div>
        <w:div w:id="637608575">
          <w:marLeft w:val="640"/>
          <w:marRight w:val="0"/>
          <w:marTop w:val="0"/>
          <w:marBottom w:val="0"/>
          <w:divBdr>
            <w:top w:val="none" w:sz="0" w:space="0" w:color="auto"/>
            <w:left w:val="none" w:sz="0" w:space="0" w:color="auto"/>
            <w:bottom w:val="none" w:sz="0" w:space="0" w:color="auto"/>
            <w:right w:val="none" w:sz="0" w:space="0" w:color="auto"/>
          </w:divBdr>
        </w:div>
        <w:div w:id="458231257">
          <w:marLeft w:val="640"/>
          <w:marRight w:val="0"/>
          <w:marTop w:val="0"/>
          <w:marBottom w:val="0"/>
          <w:divBdr>
            <w:top w:val="none" w:sz="0" w:space="0" w:color="auto"/>
            <w:left w:val="none" w:sz="0" w:space="0" w:color="auto"/>
            <w:bottom w:val="none" w:sz="0" w:space="0" w:color="auto"/>
            <w:right w:val="none" w:sz="0" w:space="0" w:color="auto"/>
          </w:divBdr>
        </w:div>
        <w:div w:id="531235119">
          <w:marLeft w:val="640"/>
          <w:marRight w:val="0"/>
          <w:marTop w:val="0"/>
          <w:marBottom w:val="0"/>
          <w:divBdr>
            <w:top w:val="none" w:sz="0" w:space="0" w:color="auto"/>
            <w:left w:val="none" w:sz="0" w:space="0" w:color="auto"/>
            <w:bottom w:val="none" w:sz="0" w:space="0" w:color="auto"/>
            <w:right w:val="none" w:sz="0" w:space="0" w:color="auto"/>
          </w:divBdr>
        </w:div>
        <w:div w:id="1435006906">
          <w:marLeft w:val="640"/>
          <w:marRight w:val="0"/>
          <w:marTop w:val="0"/>
          <w:marBottom w:val="0"/>
          <w:divBdr>
            <w:top w:val="none" w:sz="0" w:space="0" w:color="auto"/>
            <w:left w:val="none" w:sz="0" w:space="0" w:color="auto"/>
            <w:bottom w:val="none" w:sz="0" w:space="0" w:color="auto"/>
            <w:right w:val="none" w:sz="0" w:space="0" w:color="auto"/>
          </w:divBdr>
        </w:div>
        <w:div w:id="2010328406">
          <w:marLeft w:val="640"/>
          <w:marRight w:val="0"/>
          <w:marTop w:val="0"/>
          <w:marBottom w:val="0"/>
          <w:divBdr>
            <w:top w:val="none" w:sz="0" w:space="0" w:color="auto"/>
            <w:left w:val="none" w:sz="0" w:space="0" w:color="auto"/>
            <w:bottom w:val="none" w:sz="0" w:space="0" w:color="auto"/>
            <w:right w:val="none" w:sz="0" w:space="0" w:color="auto"/>
          </w:divBdr>
        </w:div>
        <w:div w:id="2002654859">
          <w:marLeft w:val="640"/>
          <w:marRight w:val="0"/>
          <w:marTop w:val="0"/>
          <w:marBottom w:val="0"/>
          <w:divBdr>
            <w:top w:val="none" w:sz="0" w:space="0" w:color="auto"/>
            <w:left w:val="none" w:sz="0" w:space="0" w:color="auto"/>
            <w:bottom w:val="none" w:sz="0" w:space="0" w:color="auto"/>
            <w:right w:val="none" w:sz="0" w:space="0" w:color="auto"/>
          </w:divBdr>
        </w:div>
        <w:div w:id="1474103094">
          <w:marLeft w:val="640"/>
          <w:marRight w:val="0"/>
          <w:marTop w:val="0"/>
          <w:marBottom w:val="0"/>
          <w:divBdr>
            <w:top w:val="none" w:sz="0" w:space="0" w:color="auto"/>
            <w:left w:val="none" w:sz="0" w:space="0" w:color="auto"/>
            <w:bottom w:val="none" w:sz="0" w:space="0" w:color="auto"/>
            <w:right w:val="none" w:sz="0" w:space="0" w:color="auto"/>
          </w:divBdr>
        </w:div>
      </w:divsChild>
    </w:div>
    <w:div w:id="1280455366">
      <w:bodyDiv w:val="1"/>
      <w:marLeft w:val="0"/>
      <w:marRight w:val="0"/>
      <w:marTop w:val="0"/>
      <w:marBottom w:val="0"/>
      <w:divBdr>
        <w:top w:val="none" w:sz="0" w:space="0" w:color="auto"/>
        <w:left w:val="none" w:sz="0" w:space="0" w:color="auto"/>
        <w:bottom w:val="none" w:sz="0" w:space="0" w:color="auto"/>
        <w:right w:val="none" w:sz="0" w:space="0" w:color="auto"/>
      </w:divBdr>
    </w:div>
    <w:div w:id="1281692873">
      <w:bodyDiv w:val="1"/>
      <w:marLeft w:val="0"/>
      <w:marRight w:val="0"/>
      <w:marTop w:val="0"/>
      <w:marBottom w:val="0"/>
      <w:divBdr>
        <w:top w:val="none" w:sz="0" w:space="0" w:color="auto"/>
        <w:left w:val="none" w:sz="0" w:space="0" w:color="auto"/>
        <w:bottom w:val="none" w:sz="0" w:space="0" w:color="auto"/>
        <w:right w:val="none" w:sz="0" w:space="0" w:color="auto"/>
      </w:divBdr>
    </w:div>
    <w:div w:id="1285497839">
      <w:bodyDiv w:val="1"/>
      <w:marLeft w:val="0"/>
      <w:marRight w:val="0"/>
      <w:marTop w:val="0"/>
      <w:marBottom w:val="0"/>
      <w:divBdr>
        <w:top w:val="none" w:sz="0" w:space="0" w:color="auto"/>
        <w:left w:val="none" w:sz="0" w:space="0" w:color="auto"/>
        <w:bottom w:val="none" w:sz="0" w:space="0" w:color="auto"/>
        <w:right w:val="none" w:sz="0" w:space="0" w:color="auto"/>
      </w:divBdr>
      <w:divsChild>
        <w:div w:id="410667162">
          <w:marLeft w:val="0"/>
          <w:marRight w:val="0"/>
          <w:marTop w:val="0"/>
          <w:marBottom w:val="0"/>
          <w:divBdr>
            <w:top w:val="none" w:sz="0" w:space="0" w:color="auto"/>
            <w:left w:val="none" w:sz="0" w:space="0" w:color="auto"/>
            <w:bottom w:val="none" w:sz="0" w:space="0" w:color="auto"/>
            <w:right w:val="none" w:sz="0" w:space="0" w:color="auto"/>
          </w:divBdr>
        </w:div>
      </w:divsChild>
    </w:div>
    <w:div w:id="1328752887">
      <w:bodyDiv w:val="1"/>
      <w:marLeft w:val="0"/>
      <w:marRight w:val="0"/>
      <w:marTop w:val="0"/>
      <w:marBottom w:val="0"/>
      <w:divBdr>
        <w:top w:val="none" w:sz="0" w:space="0" w:color="auto"/>
        <w:left w:val="none" w:sz="0" w:space="0" w:color="auto"/>
        <w:bottom w:val="none" w:sz="0" w:space="0" w:color="auto"/>
        <w:right w:val="none" w:sz="0" w:space="0" w:color="auto"/>
      </w:divBdr>
      <w:divsChild>
        <w:div w:id="1662083017">
          <w:marLeft w:val="0"/>
          <w:marRight w:val="0"/>
          <w:marTop w:val="0"/>
          <w:marBottom w:val="0"/>
          <w:divBdr>
            <w:top w:val="none" w:sz="0" w:space="0" w:color="auto"/>
            <w:left w:val="none" w:sz="0" w:space="0" w:color="auto"/>
            <w:bottom w:val="none" w:sz="0" w:space="0" w:color="auto"/>
            <w:right w:val="none" w:sz="0" w:space="0" w:color="auto"/>
          </w:divBdr>
        </w:div>
      </w:divsChild>
    </w:div>
    <w:div w:id="1333798930">
      <w:bodyDiv w:val="1"/>
      <w:marLeft w:val="0"/>
      <w:marRight w:val="0"/>
      <w:marTop w:val="0"/>
      <w:marBottom w:val="0"/>
      <w:divBdr>
        <w:top w:val="none" w:sz="0" w:space="0" w:color="auto"/>
        <w:left w:val="none" w:sz="0" w:space="0" w:color="auto"/>
        <w:bottom w:val="none" w:sz="0" w:space="0" w:color="auto"/>
        <w:right w:val="none" w:sz="0" w:space="0" w:color="auto"/>
      </w:divBdr>
      <w:divsChild>
        <w:div w:id="1784768384">
          <w:marLeft w:val="0"/>
          <w:marRight w:val="0"/>
          <w:marTop w:val="0"/>
          <w:marBottom w:val="0"/>
          <w:divBdr>
            <w:top w:val="none" w:sz="0" w:space="0" w:color="auto"/>
            <w:left w:val="none" w:sz="0" w:space="0" w:color="auto"/>
            <w:bottom w:val="none" w:sz="0" w:space="0" w:color="auto"/>
            <w:right w:val="none" w:sz="0" w:space="0" w:color="auto"/>
          </w:divBdr>
        </w:div>
      </w:divsChild>
    </w:div>
    <w:div w:id="1345009427">
      <w:bodyDiv w:val="1"/>
      <w:marLeft w:val="0"/>
      <w:marRight w:val="0"/>
      <w:marTop w:val="0"/>
      <w:marBottom w:val="0"/>
      <w:divBdr>
        <w:top w:val="none" w:sz="0" w:space="0" w:color="auto"/>
        <w:left w:val="none" w:sz="0" w:space="0" w:color="auto"/>
        <w:bottom w:val="none" w:sz="0" w:space="0" w:color="auto"/>
        <w:right w:val="none" w:sz="0" w:space="0" w:color="auto"/>
      </w:divBdr>
    </w:div>
    <w:div w:id="1350257773">
      <w:bodyDiv w:val="1"/>
      <w:marLeft w:val="0"/>
      <w:marRight w:val="0"/>
      <w:marTop w:val="0"/>
      <w:marBottom w:val="0"/>
      <w:divBdr>
        <w:top w:val="none" w:sz="0" w:space="0" w:color="auto"/>
        <w:left w:val="none" w:sz="0" w:space="0" w:color="auto"/>
        <w:bottom w:val="none" w:sz="0" w:space="0" w:color="auto"/>
        <w:right w:val="none" w:sz="0" w:space="0" w:color="auto"/>
      </w:divBdr>
      <w:divsChild>
        <w:div w:id="2115131371">
          <w:marLeft w:val="640"/>
          <w:marRight w:val="0"/>
          <w:marTop w:val="0"/>
          <w:marBottom w:val="0"/>
          <w:divBdr>
            <w:top w:val="none" w:sz="0" w:space="0" w:color="auto"/>
            <w:left w:val="none" w:sz="0" w:space="0" w:color="auto"/>
            <w:bottom w:val="none" w:sz="0" w:space="0" w:color="auto"/>
            <w:right w:val="none" w:sz="0" w:space="0" w:color="auto"/>
          </w:divBdr>
        </w:div>
        <w:div w:id="1906523089">
          <w:marLeft w:val="640"/>
          <w:marRight w:val="0"/>
          <w:marTop w:val="0"/>
          <w:marBottom w:val="0"/>
          <w:divBdr>
            <w:top w:val="none" w:sz="0" w:space="0" w:color="auto"/>
            <w:left w:val="none" w:sz="0" w:space="0" w:color="auto"/>
            <w:bottom w:val="none" w:sz="0" w:space="0" w:color="auto"/>
            <w:right w:val="none" w:sz="0" w:space="0" w:color="auto"/>
          </w:divBdr>
        </w:div>
        <w:div w:id="773481217">
          <w:marLeft w:val="640"/>
          <w:marRight w:val="0"/>
          <w:marTop w:val="0"/>
          <w:marBottom w:val="0"/>
          <w:divBdr>
            <w:top w:val="none" w:sz="0" w:space="0" w:color="auto"/>
            <w:left w:val="none" w:sz="0" w:space="0" w:color="auto"/>
            <w:bottom w:val="none" w:sz="0" w:space="0" w:color="auto"/>
            <w:right w:val="none" w:sz="0" w:space="0" w:color="auto"/>
          </w:divBdr>
        </w:div>
        <w:div w:id="768160872">
          <w:marLeft w:val="640"/>
          <w:marRight w:val="0"/>
          <w:marTop w:val="0"/>
          <w:marBottom w:val="0"/>
          <w:divBdr>
            <w:top w:val="none" w:sz="0" w:space="0" w:color="auto"/>
            <w:left w:val="none" w:sz="0" w:space="0" w:color="auto"/>
            <w:bottom w:val="none" w:sz="0" w:space="0" w:color="auto"/>
            <w:right w:val="none" w:sz="0" w:space="0" w:color="auto"/>
          </w:divBdr>
        </w:div>
        <w:div w:id="354040344">
          <w:marLeft w:val="640"/>
          <w:marRight w:val="0"/>
          <w:marTop w:val="0"/>
          <w:marBottom w:val="0"/>
          <w:divBdr>
            <w:top w:val="none" w:sz="0" w:space="0" w:color="auto"/>
            <w:left w:val="none" w:sz="0" w:space="0" w:color="auto"/>
            <w:bottom w:val="none" w:sz="0" w:space="0" w:color="auto"/>
            <w:right w:val="none" w:sz="0" w:space="0" w:color="auto"/>
          </w:divBdr>
        </w:div>
        <w:div w:id="194854286">
          <w:marLeft w:val="640"/>
          <w:marRight w:val="0"/>
          <w:marTop w:val="0"/>
          <w:marBottom w:val="0"/>
          <w:divBdr>
            <w:top w:val="none" w:sz="0" w:space="0" w:color="auto"/>
            <w:left w:val="none" w:sz="0" w:space="0" w:color="auto"/>
            <w:bottom w:val="none" w:sz="0" w:space="0" w:color="auto"/>
            <w:right w:val="none" w:sz="0" w:space="0" w:color="auto"/>
          </w:divBdr>
        </w:div>
        <w:div w:id="848905155">
          <w:marLeft w:val="640"/>
          <w:marRight w:val="0"/>
          <w:marTop w:val="0"/>
          <w:marBottom w:val="0"/>
          <w:divBdr>
            <w:top w:val="none" w:sz="0" w:space="0" w:color="auto"/>
            <w:left w:val="none" w:sz="0" w:space="0" w:color="auto"/>
            <w:bottom w:val="none" w:sz="0" w:space="0" w:color="auto"/>
            <w:right w:val="none" w:sz="0" w:space="0" w:color="auto"/>
          </w:divBdr>
        </w:div>
        <w:div w:id="1559239332">
          <w:marLeft w:val="640"/>
          <w:marRight w:val="0"/>
          <w:marTop w:val="0"/>
          <w:marBottom w:val="0"/>
          <w:divBdr>
            <w:top w:val="none" w:sz="0" w:space="0" w:color="auto"/>
            <w:left w:val="none" w:sz="0" w:space="0" w:color="auto"/>
            <w:bottom w:val="none" w:sz="0" w:space="0" w:color="auto"/>
            <w:right w:val="none" w:sz="0" w:space="0" w:color="auto"/>
          </w:divBdr>
        </w:div>
        <w:div w:id="1953709607">
          <w:marLeft w:val="640"/>
          <w:marRight w:val="0"/>
          <w:marTop w:val="0"/>
          <w:marBottom w:val="0"/>
          <w:divBdr>
            <w:top w:val="none" w:sz="0" w:space="0" w:color="auto"/>
            <w:left w:val="none" w:sz="0" w:space="0" w:color="auto"/>
            <w:bottom w:val="none" w:sz="0" w:space="0" w:color="auto"/>
            <w:right w:val="none" w:sz="0" w:space="0" w:color="auto"/>
          </w:divBdr>
        </w:div>
        <w:div w:id="1703165547">
          <w:marLeft w:val="640"/>
          <w:marRight w:val="0"/>
          <w:marTop w:val="0"/>
          <w:marBottom w:val="0"/>
          <w:divBdr>
            <w:top w:val="none" w:sz="0" w:space="0" w:color="auto"/>
            <w:left w:val="none" w:sz="0" w:space="0" w:color="auto"/>
            <w:bottom w:val="none" w:sz="0" w:space="0" w:color="auto"/>
            <w:right w:val="none" w:sz="0" w:space="0" w:color="auto"/>
          </w:divBdr>
        </w:div>
        <w:div w:id="1569880687">
          <w:marLeft w:val="640"/>
          <w:marRight w:val="0"/>
          <w:marTop w:val="0"/>
          <w:marBottom w:val="0"/>
          <w:divBdr>
            <w:top w:val="none" w:sz="0" w:space="0" w:color="auto"/>
            <w:left w:val="none" w:sz="0" w:space="0" w:color="auto"/>
            <w:bottom w:val="none" w:sz="0" w:space="0" w:color="auto"/>
            <w:right w:val="none" w:sz="0" w:space="0" w:color="auto"/>
          </w:divBdr>
        </w:div>
        <w:div w:id="1646163446">
          <w:marLeft w:val="640"/>
          <w:marRight w:val="0"/>
          <w:marTop w:val="0"/>
          <w:marBottom w:val="0"/>
          <w:divBdr>
            <w:top w:val="none" w:sz="0" w:space="0" w:color="auto"/>
            <w:left w:val="none" w:sz="0" w:space="0" w:color="auto"/>
            <w:bottom w:val="none" w:sz="0" w:space="0" w:color="auto"/>
            <w:right w:val="none" w:sz="0" w:space="0" w:color="auto"/>
          </w:divBdr>
        </w:div>
        <w:div w:id="90397898">
          <w:marLeft w:val="640"/>
          <w:marRight w:val="0"/>
          <w:marTop w:val="0"/>
          <w:marBottom w:val="0"/>
          <w:divBdr>
            <w:top w:val="none" w:sz="0" w:space="0" w:color="auto"/>
            <w:left w:val="none" w:sz="0" w:space="0" w:color="auto"/>
            <w:bottom w:val="none" w:sz="0" w:space="0" w:color="auto"/>
            <w:right w:val="none" w:sz="0" w:space="0" w:color="auto"/>
          </w:divBdr>
        </w:div>
        <w:div w:id="81143842">
          <w:marLeft w:val="640"/>
          <w:marRight w:val="0"/>
          <w:marTop w:val="0"/>
          <w:marBottom w:val="0"/>
          <w:divBdr>
            <w:top w:val="none" w:sz="0" w:space="0" w:color="auto"/>
            <w:left w:val="none" w:sz="0" w:space="0" w:color="auto"/>
            <w:bottom w:val="none" w:sz="0" w:space="0" w:color="auto"/>
            <w:right w:val="none" w:sz="0" w:space="0" w:color="auto"/>
          </w:divBdr>
        </w:div>
        <w:div w:id="136068424">
          <w:marLeft w:val="640"/>
          <w:marRight w:val="0"/>
          <w:marTop w:val="0"/>
          <w:marBottom w:val="0"/>
          <w:divBdr>
            <w:top w:val="none" w:sz="0" w:space="0" w:color="auto"/>
            <w:left w:val="none" w:sz="0" w:space="0" w:color="auto"/>
            <w:bottom w:val="none" w:sz="0" w:space="0" w:color="auto"/>
            <w:right w:val="none" w:sz="0" w:space="0" w:color="auto"/>
          </w:divBdr>
        </w:div>
        <w:div w:id="1423139945">
          <w:marLeft w:val="640"/>
          <w:marRight w:val="0"/>
          <w:marTop w:val="0"/>
          <w:marBottom w:val="0"/>
          <w:divBdr>
            <w:top w:val="none" w:sz="0" w:space="0" w:color="auto"/>
            <w:left w:val="none" w:sz="0" w:space="0" w:color="auto"/>
            <w:bottom w:val="none" w:sz="0" w:space="0" w:color="auto"/>
            <w:right w:val="none" w:sz="0" w:space="0" w:color="auto"/>
          </w:divBdr>
        </w:div>
        <w:div w:id="1170832363">
          <w:marLeft w:val="640"/>
          <w:marRight w:val="0"/>
          <w:marTop w:val="0"/>
          <w:marBottom w:val="0"/>
          <w:divBdr>
            <w:top w:val="none" w:sz="0" w:space="0" w:color="auto"/>
            <w:left w:val="none" w:sz="0" w:space="0" w:color="auto"/>
            <w:bottom w:val="none" w:sz="0" w:space="0" w:color="auto"/>
            <w:right w:val="none" w:sz="0" w:space="0" w:color="auto"/>
          </w:divBdr>
        </w:div>
        <w:div w:id="1109817444">
          <w:marLeft w:val="640"/>
          <w:marRight w:val="0"/>
          <w:marTop w:val="0"/>
          <w:marBottom w:val="0"/>
          <w:divBdr>
            <w:top w:val="none" w:sz="0" w:space="0" w:color="auto"/>
            <w:left w:val="none" w:sz="0" w:space="0" w:color="auto"/>
            <w:bottom w:val="none" w:sz="0" w:space="0" w:color="auto"/>
            <w:right w:val="none" w:sz="0" w:space="0" w:color="auto"/>
          </w:divBdr>
        </w:div>
        <w:div w:id="1057782046">
          <w:marLeft w:val="640"/>
          <w:marRight w:val="0"/>
          <w:marTop w:val="0"/>
          <w:marBottom w:val="0"/>
          <w:divBdr>
            <w:top w:val="none" w:sz="0" w:space="0" w:color="auto"/>
            <w:left w:val="none" w:sz="0" w:space="0" w:color="auto"/>
            <w:bottom w:val="none" w:sz="0" w:space="0" w:color="auto"/>
            <w:right w:val="none" w:sz="0" w:space="0" w:color="auto"/>
          </w:divBdr>
        </w:div>
        <w:div w:id="849757979">
          <w:marLeft w:val="640"/>
          <w:marRight w:val="0"/>
          <w:marTop w:val="0"/>
          <w:marBottom w:val="0"/>
          <w:divBdr>
            <w:top w:val="none" w:sz="0" w:space="0" w:color="auto"/>
            <w:left w:val="none" w:sz="0" w:space="0" w:color="auto"/>
            <w:bottom w:val="none" w:sz="0" w:space="0" w:color="auto"/>
            <w:right w:val="none" w:sz="0" w:space="0" w:color="auto"/>
          </w:divBdr>
        </w:div>
        <w:div w:id="1504080181">
          <w:marLeft w:val="640"/>
          <w:marRight w:val="0"/>
          <w:marTop w:val="0"/>
          <w:marBottom w:val="0"/>
          <w:divBdr>
            <w:top w:val="none" w:sz="0" w:space="0" w:color="auto"/>
            <w:left w:val="none" w:sz="0" w:space="0" w:color="auto"/>
            <w:bottom w:val="none" w:sz="0" w:space="0" w:color="auto"/>
            <w:right w:val="none" w:sz="0" w:space="0" w:color="auto"/>
          </w:divBdr>
        </w:div>
        <w:div w:id="2118015397">
          <w:marLeft w:val="640"/>
          <w:marRight w:val="0"/>
          <w:marTop w:val="0"/>
          <w:marBottom w:val="0"/>
          <w:divBdr>
            <w:top w:val="none" w:sz="0" w:space="0" w:color="auto"/>
            <w:left w:val="none" w:sz="0" w:space="0" w:color="auto"/>
            <w:bottom w:val="none" w:sz="0" w:space="0" w:color="auto"/>
            <w:right w:val="none" w:sz="0" w:space="0" w:color="auto"/>
          </w:divBdr>
        </w:div>
        <w:div w:id="1832091623">
          <w:marLeft w:val="640"/>
          <w:marRight w:val="0"/>
          <w:marTop w:val="0"/>
          <w:marBottom w:val="0"/>
          <w:divBdr>
            <w:top w:val="none" w:sz="0" w:space="0" w:color="auto"/>
            <w:left w:val="none" w:sz="0" w:space="0" w:color="auto"/>
            <w:bottom w:val="none" w:sz="0" w:space="0" w:color="auto"/>
            <w:right w:val="none" w:sz="0" w:space="0" w:color="auto"/>
          </w:divBdr>
        </w:div>
        <w:div w:id="1903103455">
          <w:marLeft w:val="640"/>
          <w:marRight w:val="0"/>
          <w:marTop w:val="0"/>
          <w:marBottom w:val="0"/>
          <w:divBdr>
            <w:top w:val="none" w:sz="0" w:space="0" w:color="auto"/>
            <w:left w:val="none" w:sz="0" w:space="0" w:color="auto"/>
            <w:bottom w:val="none" w:sz="0" w:space="0" w:color="auto"/>
            <w:right w:val="none" w:sz="0" w:space="0" w:color="auto"/>
          </w:divBdr>
        </w:div>
        <w:div w:id="1316031369">
          <w:marLeft w:val="640"/>
          <w:marRight w:val="0"/>
          <w:marTop w:val="0"/>
          <w:marBottom w:val="0"/>
          <w:divBdr>
            <w:top w:val="none" w:sz="0" w:space="0" w:color="auto"/>
            <w:left w:val="none" w:sz="0" w:space="0" w:color="auto"/>
            <w:bottom w:val="none" w:sz="0" w:space="0" w:color="auto"/>
            <w:right w:val="none" w:sz="0" w:space="0" w:color="auto"/>
          </w:divBdr>
        </w:div>
        <w:div w:id="1064794754">
          <w:marLeft w:val="640"/>
          <w:marRight w:val="0"/>
          <w:marTop w:val="0"/>
          <w:marBottom w:val="0"/>
          <w:divBdr>
            <w:top w:val="none" w:sz="0" w:space="0" w:color="auto"/>
            <w:left w:val="none" w:sz="0" w:space="0" w:color="auto"/>
            <w:bottom w:val="none" w:sz="0" w:space="0" w:color="auto"/>
            <w:right w:val="none" w:sz="0" w:space="0" w:color="auto"/>
          </w:divBdr>
        </w:div>
        <w:div w:id="442768811">
          <w:marLeft w:val="640"/>
          <w:marRight w:val="0"/>
          <w:marTop w:val="0"/>
          <w:marBottom w:val="0"/>
          <w:divBdr>
            <w:top w:val="none" w:sz="0" w:space="0" w:color="auto"/>
            <w:left w:val="none" w:sz="0" w:space="0" w:color="auto"/>
            <w:bottom w:val="none" w:sz="0" w:space="0" w:color="auto"/>
            <w:right w:val="none" w:sz="0" w:space="0" w:color="auto"/>
          </w:divBdr>
        </w:div>
      </w:divsChild>
    </w:div>
    <w:div w:id="1361778475">
      <w:bodyDiv w:val="1"/>
      <w:marLeft w:val="0"/>
      <w:marRight w:val="0"/>
      <w:marTop w:val="0"/>
      <w:marBottom w:val="0"/>
      <w:divBdr>
        <w:top w:val="none" w:sz="0" w:space="0" w:color="auto"/>
        <w:left w:val="none" w:sz="0" w:space="0" w:color="auto"/>
        <w:bottom w:val="none" w:sz="0" w:space="0" w:color="auto"/>
        <w:right w:val="none" w:sz="0" w:space="0" w:color="auto"/>
      </w:divBdr>
    </w:div>
    <w:div w:id="1378899020">
      <w:bodyDiv w:val="1"/>
      <w:marLeft w:val="0"/>
      <w:marRight w:val="0"/>
      <w:marTop w:val="0"/>
      <w:marBottom w:val="0"/>
      <w:divBdr>
        <w:top w:val="none" w:sz="0" w:space="0" w:color="auto"/>
        <w:left w:val="none" w:sz="0" w:space="0" w:color="auto"/>
        <w:bottom w:val="none" w:sz="0" w:space="0" w:color="auto"/>
        <w:right w:val="none" w:sz="0" w:space="0" w:color="auto"/>
      </w:divBdr>
    </w:div>
    <w:div w:id="1386224997">
      <w:bodyDiv w:val="1"/>
      <w:marLeft w:val="0"/>
      <w:marRight w:val="0"/>
      <w:marTop w:val="0"/>
      <w:marBottom w:val="0"/>
      <w:divBdr>
        <w:top w:val="none" w:sz="0" w:space="0" w:color="auto"/>
        <w:left w:val="none" w:sz="0" w:space="0" w:color="auto"/>
        <w:bottom w:val="none" w:sz="0" w:space="0" w:color="auto"/>
        <w:right w:val="none" w:sz="0" w:space="0" w:color="auto"/>
      </w:divBdr>
    </w:div>
    <w:div w:id="1389264684">
      <w:bodyDiv w:val="1"/>
      <w:marLeft w:val="0"/>
      <w:marRight w:val="0"/>
      <w:marTop w:val="0"/>
      <w:marBottom w:val="0"/>
      <w:divBdr>
        <w:top w:val="none" w:sz="0" w:space="0" w:color="auto"/>
        <w:left w:val="none" w:sz="0" w:space="0" w:color="auto"/>
        <w:bottom w:val="none" w:sz="0" w:space="0" w:color="auto"/>
        <w:right w:val="none" w:sz="0" w:space="0" w:color="auto"/>
      </w:divBdr>
    </w:div>
    <w:div w:id="1400202496">
      <w:bodyDiv w:val="1"/>
      <w:marLeft w:val="0"/>
      <w:marRight w:val="0"/>
      <w:marTop w:val="0"/>
      <w:marBottom w:val="0"/>
      <w:divBdr>
        <w:top w:val="none" w:sz="0" w:space="0" w:color="auto"/>
        <w:left w:val="none" w:sz="0" w:space="0" w:color="auto"/>
        <w:bottom w:val="none" w:sz="0" w:space="0" w:color="auto"/>
        <w:right w:val="none" w:sz="0" w:space="0" w:color="auto"/>
      </w:divBdr>
    </w:div>
    <w:div w:id="1415787305">
      <w:bodyDiv w:val="1"/>
      <w:marLeft w:val="0"/>
      <w:marRight w:val="0"/>
      <w:marTop w:val="0"/>
      <w:marBottom w:val="0"/>
      <w:divBdr>
        <w:top w:val="none" w:sz="0" w:space="0" w:color="auto"/>
        <w:left w:val="none" w:sz="0" w:space="0" w:color="auto"/>
        <w:bottom w:val="none" w:sz="0" w:space="0" w:color="auto"/>
        <w:right w:val="none" w:sz="0" w:space="0" w:color="auto"/>
      </w:divBdr>
    </w:div>
    <w:div w:id="1417434093">
      <w:bodyDiv w:val="1"/>
      <w:marLeft w:val="0"/>
      <w:marRight w:val="0"/>
      <w:marTop w:val="0"/>
      <w:marBottom w:val="0"/>
      <w:divBdr>
        <w:top w:val="none" w:sz="0" w:space="0" w:color="auto"/>
        <w:left w:val="none" w:sz="0" w:space="0" w:color="auto"/>
        <w:bottom w:val="none" w:sz="0" w:space="0" w:color="auto"/>
        <w:right w:val="none" w:sz="0" w:space="0" w:color="auto"/>
      </w:divBdr>
      <w:divsChild>
        <w:div w:id="823396697">
          <w:marLeft w:val="640"/>
          <w:marRight w:val="0"/>
          <w:marTop w:val="0"/>
          <w:marBottom w:val="0"/>
          <w:divBdr>
            <w:top w:val="none" w:sz="0" w:space="0" w:color="auto"/>
            <w:left w:val="none" w:sz="0" w:space="0" w:color="auto"/>
            <w:bottom w:val="none" w:sz="0" w:space="0" w:color="auto"/>
            <w:right w:val="none" w:sz="0" w:space="0" w:color="auto"/>
          </w:divBdr>
        </w:div>
        <w:div w:id="422145787">
          <w:marLeft w:val="640"/>
          <w:marRight w:val="0"/>
          <w:marTop w:val="0"/>
          <w:marBottom w:val="0"/>
          <w:divBdr>
            <w:top w:val="none" w:sz="0" w:space="0" w:color="auto"/>
            <w:left w:val="none" w:sz="0" w:space="0" w:color="auto"/>
            <w:bottom w:val="none" w:sz="0" w:space="0" w:color="auto"/>
            <w:right w:val="none" w:sz="0" w:space="0" w:color="auto"/>
          </w:divBdr>
        </w:div>
        <w:div w:id="985083239">
          <w:marLeft w:val="640"/>
          <w:marRight w:val="0"/>
          <w:marTop w:val="0"/>
          <w:marBottom w:val="0"/>
          <w:divBdr>
            <w:top w:val="none" w:sz="0" w:space="0" w:color="auto"/>
            <w:left w:val="none" w:sz="0" w:space="0" w:color="auto"/>
            <w:bottom w:val="none" w:sz="0" w:space="0" w:color="auto"/>
            <w:right w:val="none" w:sz="0" w:space="0" w:color="auto"/>
          </w:divBdr>
        </w:div>
        <w:div w:id="1563562705">
          <w:marLeft w:val="640"/>
          <w:marRight w:val="0"/>
          <w:marTop w:val="0"/>
          <w:marBottom w:val="0"/>
          <w:divBdr>
            <w:top w:val="none" w:sz="0" w:space="0" w:color="auto"/>
            <w:left w:val="none" w:sz="0" w:space="0" w:color="auto"/>
            <w:bottom w:val="none" w:sz="0" w:space="0" w:color="auto"/>
            <w:right w:val="none" w:sz="0" w:space="0" w:color="auto"/>
          </w:divBdr>
        </w:div>
        <w:div w:id="1019039403">
          <w:marLeft w:val="640"/>
          <w:marRight w:val="0"/>
          <w:marTop w:val="0"/>
          <w:marBottom w:val="0"/>
          <w:divBdr>
            <w:top w:val="none" w:sz="0" w:space="0" w:color="auto"/>
            <w:left w:val="none" w:sz="0" w:space="0" w:color="auto"/>
            <w:bottom w:val="none" w:sz="0" w:space="0" w:color="auto"/>
            <w:right w:val="none" w:sz="0" w:space="0" w:color="auto"/>
          </w:divBdr>
        </w:div>
        <w:div w:id="1004630410">
          <w:marLeft w:val="640"/>
          <w:marRight w:val="0"/>
          <w:marTop w:val="0"/>
          <w:marBottom w:val="0"/>
          <w:divBdr>
            <w:top w:val="none" w:sz="0" w:space="0" w:color="auto"/>
            <w:left w:val="none" w:sz="0" w:space="0" w:color="auto"/>
            <w:bottom w:val="none" w:sz="0" w:space="0" w:color="auto"/>
            <w:right w:val="none" w:sz="0" w:space="0" w:color="auto"/>
          </w:divBdr>
        </w:div>
        <w:div w:id="1450854624">
          <w:marLeft w:val="640"/>
          <w:marRight w:val="0"/>
          <w:marTop w:val="0"/>
          <w:marBottom w:val="0"/>
          <w:divBdr>
            <w:top w:val="none" w:sz="0" w:space="0" w:color="auto"/>
            <w:left w:val="none" w:sz="0" w:space="0" w:color="auto"/>
            <w:bottom w:val="none" w:sz="0" w:space="0" w:color="auto"/>
            <w:right w:val="none" w:sz="0" w:space="0" w:color="auto"/>
          </w:divBdr>
        </w:div>
        <w:div w:id="2007972269">
          <w:marLeft w:val="640"/>
          <w:marRight w:val="0"/>
          <w:marTop w:val="0"/>
          <w:marBottom w:val="0"/>
          <w:divBdr>
            <w:top w:val="none" w:sz="0" w:space="0" w:color="auto"/>
            <w:left w:val="none" w:sz="0" w:space="0" w:color="auto"/>
            <w:bottom w:val="none" w:sz="0" w:space="0" w:color="auto"/>
            <w:right w:val="none" w:sz="0" w:space="0" w:color="auto"/>
          </w:divBdr>
        </w:div>
        <w:div w:id="2076278322">
          <w:marLeft w:val="640"/>
          <w:marRight w:val="0"/>
          <w:marTop w:val="0"/>
          <w:marBottom w:val="0"/>
          <w:divBdr>
            <w:top w:val="none" w:sz="0" w:space="0" w:color="auto"/>
            <w:left w:val="none" w:sz="0" w:space="0" w:color="auto"/>
            <w:bottom w:val="none" w:sz="0" w:space="0" w:color="auto"/>
            <w:right w:val="none" w:sz="0" w:space="0" w:color="auto"/>
          </w:divBdr>
        </w:div>
        <w:div w:id="1242717159">
          <w:marLeft w:val="640"/>
          <w:marRight w:val="0"/>
          <w:marTop w:val="0"/>
          <w:marBottom w:val="0"/>
          <w:divBdr>
            <w:top w:val="none" w:sz="0" w:space="0" w:color="auto"/>
            <w:left w:val="none" w:sz="0" w:space="0" w:color="auto"/>
            <w:bottom w:val="none" w:sz="0" w:space="0" w:color="auto"/>
            <w:right w:val="none" w:sz="0" w:space="0" w:color="auto"/>
          </w:divBdr>
        </w:div>
        <w:div w:id="2051801126">
          <w:marLeft w:val="640"/>
          <w:marRight w:val="0"/>
          <w:marTop w:val="0"/>
          <w:marBottom w:val="0"/>
          <w:divBdr>
            <w:top w:val="none" w:sz="0" w:space="0" w:color="auto"/>
            <w:left w:val="none" w:sz="0" w:space="0" w:color="auto"/>
            <w:bottom w:val="none" w:sz="0" w:space="0" w:color="auto"/>
            <w:right w:val="none" w:sz="0" w:space="0" w:color="auto"/>
          </w:divBdr>
        </w:div>
        <w:div w:id="940137799">
          <w:marLeft w:val="640"/>
          <w:marRight w:val="0"/>
          <w:marTop w:val="0"/>
          <w:marBottom w:val="0"/>
          <w:divBdr>
            <w:top w:val="none" w:sz="0" w:space="0" w:color="auto"/>
            <w:left w:val="none" w:sz="0" w:space="0" w:color="auto"/>
            <w:bottom w:val="none" w:sz="0" w:space="0" w:color="auto"/>
            <w:right w:val="none" w:sz="0" w:space="0" w:color="auto"/>
          </w:divBdr>
        </w:div>
        <w:div w:id="1119567179">
          <w:marLeft w:val="640"/>
          <w:marRight w:val="0"/>
          <w:marTop w:val="0"/>
          <w:marBottom w:val="0"/>
          <w:divBdr>
            <w:top w:val="none" w:sz="0" w:space="0" w:color="auto"/>
            <w:left w:val="none" w:sz="0" w:space="0" w:color="auto"/>
            <w:bottom w:val="none" w:sz="0" w:space="0" w:color="auto"/>
            <w:right w:val="none" w:sz="0" w:space="0" w:color="auto"/>
          </w:divBdr>
        </w:div>
        <w:div w:id="2095281942">
          <w:marLeft w:val="640"/>
          <w:marRight w:val="0"/>
          <w:marTop w:val="0"/>
          <w:marBottom w:val="0"/>
          <w:divBdr>
            <w:top w:val="none" w:sz="0" w:space="0" w:color="auto"/>
            <w:left w:val="none" w:sz="0" w:space="0" w:color="auto"/>
            <w:bottom w:val="none" w:sz="0" w:space="0" w:color="auto"/>
            <w:right w:val="none" w:sz="0" w:space="0" w:color="auto"/>
          </w:divBdr>
        </w:div>
        <w:div w:id="1552113355">
          <w:marLeft w:val="640"/>
          <w:marRight w:val="0"/>
          <w:marTop w:val="0"/>
          <w:marBottom w:val="0"/>
          <w:divBdr>
            <w:top w:val="none" w:sz="0" w:space="0" w:color="auto"/>
            <w:left w:val="none" w:sz="0" w:space="0" w:color="auto"/>
            <w:bottom w:val="none" w:sz="0" w:space="0" w:color="auto"/>
            <w:right w:val="none" w:sz="0" w:space="0" w:color="auto"/>
          </w:divBdr>
        </w:div>
        <w:div w:id="57024029">
          <w:marLeft w:val="640"/>
          <w:marRight w:val="0"/>
          <w:marTop w:val="0"/>
          <w:marBottom w:val="0"/>
          <w:divBdr>
            <w:top w:val="none" w:sz="0" w:space="0" w:color="auto"/>
            <w:left w:val="none" w:sz="0" w:space="0" w:color="auto"/>
            <w:bottom w:val="none" w:sz="0" w:space="0" w:color="auto"/>
            <w:right w:val="none" w:sz="0" w:space="0" w:color="auto"/>
          </w:divBdr>
        </w:div>
        <w:div w:id="23023229">
          <w:marLeft w:val="640"/>
          <w:marRight w:val="0"/>
          <w:marTop w:val="0"/>
          <w:marBottom w:val="0"/>
          <w:divBdr>
            <w:top w:val="none" w:sz="0" w:space="0" w:color="auto"/>
            <w:left w:val="none" w:sz="0" w:space="0" w:color="auto"/>
            <w:bottom w:val="none" w:sz="0" w:space="0" w:color="auto"/>
            <w:right w:val="none" w:sz="0" w:space="0" w:color="auto"/>
          </w:divBdr>
        </w:div>
        <w:div w:id="419564057">
          <w:marLeft w:val="640"/>
          <w:marRight w:val="0"/>
          <w:marTop w:val="0"/>
          <w:marBottom w:val="0"/>
          <w:divBdr>
            <w:top w:val="none" w:sz="0" w:space="0" w:color="auto"/>
            <w:left w:val="none" w:sz="0" w:space="0" w:color="auto"/>
            <w:bottom w:val="none" w:sz="0" w:space="0" w:color="auto"/>
            <w:right w:val="none" w:sz="0" w:space="0" w:color="auto"/>
          </w:divBdr>
        </w:div>
        <w:div w:id="1793859847">
          <w:marLeft w:val="640"/>
          <w:marRight w:val="0"/>
          <w:marTop w:val="0"/>
          <w:marBottom w:val="0"/>
          <w:divBdr>
            <w:top w:val="none" w:sz="0" w:space="0" w:color="auto"/>
            <w:left w:val="none" w:sz="0" w:space="0" w:color="auto"/>
            <w:bottom w:val="none" w:sz="0" w:space="0" w:color="auto"/>
            <w:right w:val="none" w:sz="0" w:space="0" w:color="auto"/>
          </w:divBdr>
        </w:div>
        <w:div w:id="1214192520">
          <w:marLeft w:val="640"/>
          <w:marRight w:val="0"/>
          <w:marTop w:val="0"/>
          <w:marBottom w:val="0"/>
          <w:divBdr>
            <w:top w:val="none" w:sz="0" w:space="0" w:color="auto"/>
            <w:left w:val="none" w:sz="0" w:space="0" w:color="auto"/>
            <w:bottom w:val="none" w:sz="0" w:space="0" w:color="auto"/>
            <w:right w:val="none" w:sz="0" w:space="0" w:color="auto"/>
          </w:divBdr>
        </w:div>
        <w:div w:id="1997801183">
          <w:marLeft w:val="640"/>
          <w:marRight w:val="0"/>
          <w:marTop w:val="0"/>
          <w:marBottom w:val="0"/>
          <w:divBdr>
            <w:top w:val="none" w:sz="0" w:space="0" w:color="auto"/>
            <w:left w:val="none" w:sz="0" w:space="0" w:color="auto"/>
            <w:bottom w:val="none" w:sz="0" w:space="0" w:color="auto"/>
            <w:right w:val="none" w:sz="0" w:space="0" w:color="auto"/>
          </w:divBdr>
        </w:div>
        <w:div w:id="1216157973">
          <w:marLeft w:val="640"/>
          <w:marRight w:val="0"/>
          <w:marTop w:val="0"/>
          <w:marBottom w:val="0"/>
          <w:divBdr>
            <w:top w:val="none" w:sz="0" w:space="0" w:color="auto"/>
            <w:left w:val="none" w:sz="0" w:space="0" w:color="auto"/>
            <w:bottom w:val="none" w:sz="0" w:space="0" w:color="auto"/>
            <w:right w:val="none" w:sz="0" w:space="0" w:color="auto"/>
          </w:divBdr>
        </w:div>
        <w:div w:id="437068396">
          <w:marLeft w:val="640"/>
          <w:marRight w:val="0"/>
          <w:marTop w:val="0"/>
          <w:marBottom w:val="0"/>
          <w:divBdr>
            <w:top w:val="none" w:sz="0" w:space="0" w:color="auto"/>
            <w:left w:val="none" w:sz="0" w:space="0" w:color="auto"/>
            <w:bottom w:val="none" w:sz="0" w:space="0" w:color="auto"/>
            <w:right w:val="none" w:sz="0" w:space="0" w:color="auto"/>
          </w:divBdr>
        </w:div>
        <w:div w:id="843935763">
          <w:marLeft w:val="640"/>
          <w:marRight w:val="0"/>
          <w:marTop w:val="0"/>
          <w:marBottom w:val="0"/>
          <w:divBdr>
            <w:top w:val="none" w:sz="0" w:space="0" w:color="auto"/>
            <w:left w:val="none" w:sz="0" w:space="0" w:color="auto"/>
            <w:bottom w:val="none" w:sz="0" w:space="0" w:color="auto"/>
            <w:right w:val="none" w:sz="0" w:space="0" w:color="auto"/>
          </w:divBdr>
        </w:div>
        <w:div w:id="641882441">
          <w:marLeft w:val="640"/>
          <w:marRight w:val="0"/>
          <w:marTop w:val="0"/>
          <w:marBottom w:val="0"/>
          <w:divBdr>
            <w:top w:val="none" w:sz="0" w:space="0" w:color="auto"/>
            <w:left w:val="none" w:sz="0" w:space="0" w:color="auto"/>
            <w:bottom w:val="none" w:sz="0" w:space="0" w:color="auto"/>
            <w:right w:val="none" w:sz="0" w:space="0" w:color="auto"/>
          </w:divBdr>
        </w:div>
        <w:div w:id="71054304">
          <w:marLeft w:val="640"/>
          <w:marRight w:val="0"/>
          <w:marTop w:val="0"/>
          <w:marBottom w:val="0"/>
          <w:divBdr>
            <w:top w:val="none" w:sz="0" w:space="0" w:color="auto"/>
            <w:left w:val="none" w:sz="0" w:space="0" w:color="auto"/>
            <w:bottom w:val="none" w:sz="0" w:space="0" w:color="auto"/>
            <w:right w:val="none" w:sz="0" w:space="0" w:color="auto"/>
          </w:divBdr>
        </w:div>
        <w:div w:id="665716506">
          <w:marLeft w:val="640"/>
          <w:marRight w:val="0"/>
          <w:marTop w:val="0"/>
          <w:marBottom w:val="0"/>
          <w:divBdr>
            <w:top w:val="none" w:sz="0" w:space="0" w:color="auto"/>
            <w:left w:val="none" w:sz="0" w:space="0" w:color="auto"/>
            <w:bottom w:val="none" w:sz="0" w:space="0" w:color="auto"/>
            <w:right w:val="none" w:sz="0" w:space="0" w:color="auto"/>
          </w:divBdr>
        </w:div>
        <w:div w:id="725303560">
          <w:marLeft w:val="640"/>
          <w:marRight w:val="0"/>
          <w:marTop w:val="0"/>
          <w:marBottom w:val="0"/>
          <w:divBdr>
            <w:top w:val="none" w:sz="0" w:space="0" w:color="auto"/>
            <w:left w:val="none" w:sz="0" w:space="0" w:color="auto"/>
            <w:bottom w:val="none" w:sz="0" w:space="0" w:color="auto"/>
            <w:right w:val="none" w:sz="0" w:space="0" w:color="auto"/>
          </w:divBdr>
        </w:div>
        <w:div w:id="2114740549">
          <w:marLeft w:val="640"/>
          <w:marRight w:val="0"/>
          <w:marTop w:val="0"/>
          <w:marBottom w:val="0"/>
          <w:divBdr>
            <w:top w:val="none" w:sz="0" w:space="0" w:color="auto"/>
            <w:left w:val="none" w:sz="0" w:space="0" w:color="auto"/>
            <w:bottom w:val="none" w:sz="0" w:space="0" w:color="auto"/>
            <w:right w:val="none" w:sz="0" w:space="0" w:color="auto"/>
          </w:divBdr>
        </w:div>
        <w:div w:id="1796673009">
          <w:marLeft w:val="640"/>
          <w:marRight w:val="0"/>
          <w:marTop w:val="0"/>
          <w:marBottom w:val="0"/>
          <w:divBdr>
            <w:top w:val="none" w:sz="0" w:space="0" w:color="auto"/>
            <w:left w:val="none" w:sz="0" w:space="0" w:color="auto"/>
            <w:bottom w:val="none" w:sz="0" w:space="0" w:color="auto"/>
            <w:right w:val="none" w:sz="0" w:space="0" w:color="auto"/>
          </w:divBdr>
        </w:div>
        <w:div w:id="1264219651">
          <w:marLeft w:val="640"/>
          <w:marRight w:val="0"/>
          <w:marTop w:val="0"/>
          <w:marBottom w:val="0"/>
          <w:divBdr>
            <w:top w:val="none" w:sz="0" w:space="0" w:color="auto"/>
            <w:left w:val="none" w:sz="0" w:space="0" w:color="auto"/>
            <w:bottom w:val="none" w:sz="0" w:space="0" w:color="auto"/>
            <w:right w:val="none" w:sz="0" w:space="0" w:color="auto"/>
          </w:divBdr>
        </w:div>
        <w:div w:id="1626691662">
          <w:marLeft w:val="640"/>
          <w:marRight w:val="0"/>
          <w:marTop w:val="0"/>
          <w:marBottom w:val="0"/>
          <w:divBdr>
            <w:top w:val="none" w:sz="0" w:space="0" w:color="auto"/>
            <w:left w:val="none" w:sz="0" w:space="0" w:color="auto"/>
            <w:bottom w:val="none" w:sz="0" w:space="0" w:color="auto"/>
            <w:right w:val="none" w:sz="0" w:space="0" w:color="auto"/>
          </w:divBdr>
        </w:div>
      </w:divsChild>
    </w:div>
    <w:div w:id="1417743799">
      <w:bodyDiv w:val="1"/>
      <w:marLeft w:val="0"/>
      <w:marRight w:val="0"/>
      <w:marTop w:val="0"/>
      <w:marBottom w:val="0"/>
      <w:divBdr>
        <w:top w:val="none" w:sz="0" w:space="0" w:color="auto"/>
        <w:left w:val="none" w:sz="0" w:space="0" w:color="auto"/>
        <w:bottom w:val="none" w:sz="0" w:space="0" w:color="auto"/>
        <w:right w:val="none" w:sz="0" w:space="0" w:color="auto"/>
      </w:divBdr>
    </w:div>
    <w:div w:id="1436557934">
      <w:bodyDiv w:val="1"/>
      <w:marLeft w:val="0"/>
      <w:marRight w:val="0"/>
      <w:marTop w:val="0"/>
      <w:marBottom w:val="0"/>
      <w:divBdr>
        <w:top w:val="none" w:sz="0" w:space="0" w:color="auto"/>
        <w:left w:val="none" w:sz="0" w:space="0" w:color="auto"/>
        <w:bottom w:val="none" w:sz="0" w:space="0" w:color="auto"/>
        <w:right w:val="none" w:sz="0" w:space="0" w:color="auto"/>
      </w:divBdr>
    </w:div>
    <w:div w:id="1447239119">
      <w:bodyDiv w:val="1"/>
      <w:marLeft w:val="0"/>
      <w:marRight w:val="0"/>
      <w:marTop w:val="0"/>
      <w:marBottom w:val="0"/>
      <w:divBdr>
        <w:top w:val="none" w:sz="0" w:space="0" w:color="auto"/>
        <w:left w:val="none" w:sz="0" w:space="0" w:color="auto"/>
        <w:bottom w:val="none" w:sz="0" w:space="0" w:color="auto"/>
        <w:right w:val="none" w:sz="0" w:space="0" w:color="auto"/>
      </w:divBdr>
    </w:div>
    <w:div w:id="1447847245">
      <w:bodyDiv w:val="1"/>
      <w:marLeft w:val="0"/>
      <w:marRight w:val="0"/>
      <w:marTop w:val="0"/>
      <w:marBottom w:val="0"/>
      <w:divBdr>
        <w:top w:val="none" w:sz="0" w:space="0" w:color="auto"/>
        <w:left w:val="none" w:sz="0" w:space="0" w:color="auto"/>
        <w:bottom w:val="none" w:sz="0" w:space="0" w:color="auto"/>
        <w:right w:val="none" w:sz="0" w:space="0" w:color="auto"/>
      </w:divBdr>
      <w:divsChild>
        <w:div w:id="124586654">
          <w:marLeft w:val="640"/>
          <w:marRight w:val="0"/>
          <w:marTop w:val="0"/>
          <w:marBottom w:val="0"/>
          <w:divBdr>
            <w:top w:val="none" w:sz="0" w:space="0" w:color="auto"/>
            <w:left w:val="none" w:sz="0" w:space="0" w:color="auto"/>
            <w:bottom w:val="none" w:sz="0" w:space="0" w:color="auto"/>
            <w:right w:val="none" w:sz="0" w:space="0" w:color="auto"/>
          </w:divBdr>
        </w:div>
        <w:div w:id="198325377">
          <w:marLeft w:val="640"/>
          <w:marRight w:val="0"/>
          <w:marTop w:val="0"/>
          <w:marBottom w:val="0"/>
          <w:divBdr>
            <w:top w:val="none" w:sz="0" w:space="0" w:color="auto"/>
            <w:left w:val="none" w:sz="0" w:space="0" w:color="auto"/>
            <w:bottom w:val="none" w:sz="0" w:space="0" w:color="auto"/>
            <w:right w:val="none" w:sz="0" w:space="0" w:color="auto"/>
          </w:divBdr>
        </w:div>
        <w:div w:id="1456095770">
          <w:marLeft w:val="640"/>
          <w:marRight w:val="0"/>
          <w:marTop w:val="0"/>
          <w:marBottom w:val="0"/>
          <w:divBdr>
            <w:top w:val="none" w:sz="0" w:space="0" w:color="auto"/>
            <w:left w:val="none" w:sz="0" w:space="0" w:color="auto"/>
            <w:bottom w:val="none" w:sz="0" w:space="0" w:color="auto"/>
            <w:right w:val="none" w:sz="0" w:space="0" w:color="auto"/>
          </w:divBdr>
        </w:div>
        <w:div w:id="317656486">
          <w:marLeft w:val="640"/>
          <w:marRight w:val="0"/>
          <w:marTop w:val="0"/>
          <w:marBottom w:val="0"/>
          <w:divBdr>
            <w:top w:val="none" w:sz="0" w:space="0" w:color="auto"/>
            <w:left w:val="none" w:sz="0" w:space="0" w:color="auto"/>
            <w:bottom w:val="none" w:sz="0" w:space="0" w:color="auto"/>
            <w:right w:val="none" w:sz="0" w:space="0" w:color="auto"/>
          </w:divBdr>
        </w:div>
        <w:div w:id="989528070">
          <w:marLeft w:val="640"/>
          <w:marRight w:val="0"/>
          <w:marTop w:val="0"/>
          <w:marBottom w:val="0"/>
          <w:divBdr>
            <w:top w:val="none" w:sz="0" w:space="0" w:color="auto"/>
            <w:left w:val="none" w:sz="0" w:space="0" w:color="auto"/>
            <w:bottom w:val="none" w:sz="0" w:space="0" w:color="auto"/>
            <w:right w:val="none" w:sz="0" w:space="0" w:color="auto"/>
          </w:divBdr>
        </w:div>
        <w:div w:id="1004669631">
          <w:marLeft w:val="640"/>
          <w:marRight w:val="0"/>
          <w:marTop w:val="0"/>
          <w:marBottom w:val="0"/>
          <w:divBdr>
            <w:top w:val="none" w:sz="0" w:space="0" w:color="auto"/>
            <w:left w:val="none" w:sz="0" w:space="0" w:color="auto"/>
            <w:bottom w:val="none" w:sz="0" w:space="0" w:color="auto"/>
            <w:right w:val="none" w:sz="0" w:space="0" w:color="auto"/>
          </w:divBdr>
        </w:div>
        <w:div w:id="406071710">
          <w:marLeft w:val="640"/>
          <w:marRight w:val="0"/>
          <w:marTop w:val="0"/>
          <w:marBottom w:val="0"/>
          <w:divBdr>
            <w:top w:val="none" w:sz="0" w:space="0" w:color="auto"/>
            <w:left w:val="none" w:sz="0" w:space="0" w:color="auto"/>
            <w:bottom w:val="none" w:sz="0" w:space="0" w:color="auto"/>
            <w:right w:val="none" w:sz="0" w:space="0" w:color="auto"/>
          </w:divBdr>
        </w:div>
        <w:div w:id="1126121627">
          <w:marLeft w:val="640"/>
          <w:marRight w:val="0"/>
          <w:marTop w:val="0"/>
          <w:marBottom w:val="0"/>
          <w:divBdr>
            <w:top w:val="none" w:sz="0" w:space="0" w:color="auto"/>
            <w:left w:val="none" w:sz="0" w:space="0" w:color="auto"/>
            <w:bottom w:val="none" w:sz="0" w:space="0" w:color="auto"/>
            <w:right w:val="none" w:sz="0" w:space="0" w:color="auto"/>
          </w:divBdr>
        </w:div>
        <w:div w:id="927350927">
          <w:marLeft w:val="640"/>
          <w:marRight w:val="0"/>
          <w:marTop w:val="0"/>
          <w:marBottom w:val="0"/>
          <w:divBdr>
            <w:top w:val="none" w:sz="0" w:space="0" w:color="auto"/>
            <w:left w:val="none" w:sz="0" w:space="0" w:color="auto"/>
            <w:bottom w:val="none" w:sz="0" w:space="0" w:color="auto"/>
            <w:right w:val="none" w:sz="0" w:space="0" w:color="auto"/>
          </w:divBdr>
        </w:div>
        <w:div w:id="1496647973">
          <w:marLeft w:val="640"/>
          <w:marRight w:val="0"/>
          <w:marTop w:val="0"/>
          <w:marBottom w:val="0"/>
          <w:divBdr>
            <w:top w:val="none" w:sz="0" w:space="0" w:color="auto"/>
            <w:left w:val="none" w:sz="0" w:space="0" w:color="auto"/>
            <w:bottom w:val="none" w:sz="0" w:space="0" w:color="auto"/>
            <w:right w:val="none" w:sz="0" w:space="0" w:color="auto"/>
          </w:divBdr>
        </w:div>
        <w:div w:id="1370454550">
          <w:marLeft w:val="640"/>
          <w:marRight w:val="0"/>
          <w:marTop w:val="0"/>
          <w:marBottom w:val="0"/>
          <w:divBdr>
            <w:top w:val="none" w:sz="0" w:space="0" w:color="auto"/>
            <w:left w:val="none" w:sz="0" w:space="0" w:color="auto"/>
            <w:bottom w:val="none" w:sz="0" w:space="0" w:color="auto"/>
            <w:right w:val="none" w:sz="0" w:space="0" w:color="auto"/>
          </w:divBdr>
        </w:div>
        <w:div w:id="1357123070">
          <w:marLeft w:val="640"/>
          <w:marRight w:val="0"/>
          <w:marTop w:val="0"/>
          <w:marBottom w:val="0"/>
          <w:divBdr>
            <w:top w:val="none" w:sz="0" w:space="0" w:color="auto"/>
            <w:left w:val="none" w:sz="0" w:space="0" w:color="auto"/>
            <w:bottom w:val="none" w:sz="0" w:space="0" w:color="auto"/>
            <w:right w:val="none" w:sz="0" w:space="0" w:color="auto"/>
          </w:divBdr>
        </w:div>
        <w:div w:id="1657563043">
          <w:marLeft w:val="640"/>
          <w:marRight w:val="0"/>
          <w:marTop w:val="0"/>
          <w:marBottom w:val="0"/>
          <w:divBdr>
            <w:top w:val="none" w:sz="0" w:space="0" w:color="auto"/>
            <w:left w:val="none" w:sz="0" w:space="0" w:color="auto"/>
            <w:bottom w:val="none" w:sz="0" w:space="0" w:color="auto"/>
            <w:right w:val="none" w:sz="0" w:space="0" w:color="auto"/>
          </w:divBdr>
        </w:div>
        <w:div w:id="1025525161">
          <w:marLeft w:val="640"/>
          <w:marRight w:val="0"/>
          <w:marTop w:val="0"/>
          <w:marBottom w:val="0"/>
          <w:divBdr>
            <w:top w:val="none" w:sz="0" w:space="0" w:color="auto"/>
            <w:left w:val="none" w:sz="0" w:space="0" w:color="auto"/>
            <w:bottom w:val="none" w:sz="0" w:space="0" w:color="auto"/>
            <w:right w:val="none" w:sz="0" w:space="0" w:color="auto"/>
          </w:divBdr>
        </w:div>
        <w:div w:id="2048410920">
          <w:marLeft w:val="640"/>
          <w:marRight w:val="0"/>
          <w:marTop w:val="0"/>
          <w:marBottom w:val="0"/>
          <w:divBdr>
            <w:top w:val="none" w:sz="0" w:space="0" w:color="auto"/>
            <w:left w:val="none" w:sz="0" w:space="0" w:color="auto"/>
            <w:bottom w:val="none" w:sz="0" w:space="0" w:color="auto"/>
            <w:right w:val="none" w:sz="0" w:space="0" w:color="auto"/>
          </w:divBdr>
        </w:div>
        <w:div w:id="178590441">
          <w:marLeft w:val="640"/>
          <w:marRight w:val="0"/>
          <w:marTop w:val="0"/>
          <w:marBottom w:val="0"/>
          <w:divBdr>
            <w:top w:val="none" w:sz="0" w:space="0" w:color="auto"/>
            <w:left w:val="none" w:sz="0" w:space="0" w:color="auto"/>
            <w:bottom w:val="none" w:sz="0" w:space="0" w:color="auto"/>
            <w:right w:val="none" w:sz="0" w:space="0" w:color="auto"/>
          </w:divBdr>
        </w:div>
        <w:div w:id="748961131">
          <w:marLeft w:val="640"/>
          <w:marRight w:val="0"/>
          <w:marTop w:val="0"/>
          <w:marBottom w:val="0"/>
          <w:divBdr>
            <w:top w:val="none" w:sz="0" w:space="0" w:color="auto"/>
            <w:left w:val="none" w:sz="0" w:space="0" w:color="auto"/>
            <w:bottom w:val="none" w:sz="0" w:space="0" w:color="auto"/>
            <w:right w:val="none" w:sz="0" w:space="0" w:color="auto"/>
          </w:divBdr>
        </w:div>
        <w:div w:id="2138136498">
          <w:marLeft w:val="640"/>
          <w:marRight w:val="0"/>
          <w:marTop w:val="0"/>
          <w:marBottom w:val="0"/>
          <w:divBdr>
            <w:top w:val="none" w:sz="0" w:space="0" w:color="auto"/>
            <w:left w:val="none" w:sz="0" w:space="0" w:color="auto"/>
            <w:bottom w:val="none" w:sz="0" w:space="0" w:color="auto"/>
            <w:right w:val="none" w:sz="0" w:space="0" w:color="auto"/>
          </w:divBdr>
        </w:div>
        <w:div w:id="1493983400">
          <w:marLeft w:val="640"/>
          <w:marRight w:val="0"/>
          <w:marTop w:val="0"/>
          <w:marBottom w:val="0"/>
          <w:divBdr>
            <w:top w:val="none" w:sz="0" w:space="0" w:color="auto"/>
            <w:left w:val="none" w:sz="0" w:space="0" w:color="auto"/>
            <w:bottom w:val="none" w:sz="0" w:space="0" w:color="auto"/>
            <w:right w:val="none" w:sz="0" w:space="0" w:color="auto"/>
          </w:divBdr>
        </w:div>
        <w:div w:id="1084495511">
          <w:marLeft w:val="640"/>
          <w:marRight w:val="0"/>
          <w:marTop w:val="0"/>
          <w:marBottom w:val="0"/>
          <w:divBdr>
            <w:top w:val="none" w:sz="0" w:space="0" w:color="auto"/>
            <w:left w:val="none" w:sz="0" w:space="0" w:color="auto"/>
            <w:bottom w:val="none" w:sz="0" w:space="0" w:color="auto"/>
            <w:right w:val="none" w:sz="0" w:space="0" w:color="auto"/>
          </w:divBdr>
        </w:div>
        <w:div w:id="1292859616">
          <w:marLeft w:val="640"/>
          <w:marRight w:val="0"/>
          <w:marTop w:val="0"/>
          <w:marBottom w:val="0"/>
          <w:divBdr>
            <w:top w:val="none" w:sz="0" w:space="0" w:color="auto"/>
            <w:left w:val="none" w:sz="0" w:space="0" w:color="auto"/>
            <w:bottom w:val="none" w:sz="0" w:space="0" w:color="auto"/>
            <w:right w:val="none" w:sz="0" w:space="0" w:color="auto"/>
          </w:divBdr>
        </w:div>
        <w:div w:id="1332955092">
          <w:marLeft w:val="640"/>
          <w:marRight w:val="0"/>
          <w:marTop w:val="0"/>
          <w:marBottom w:val="0"/>
          <w:divBdr>
            <w:top w:val="none" w:sz="0" w:space="0" w:color="auto"/>
            <w:left w:val="none" w:sz="0" w:space="0" w:color="auto"/>
            <w:bottom w:val="none" w:sz="0" w:space="0" w:color="auto"/>
            <w:right w:val="none" w:sz="0" w:space="0" w:color="auto"/>
          </w:divBdr>
        </w:div>
        <w:div w:id="1788740229">
          <w:marLeft w:val="640"/>
          <w:marRight w:val="0"/>
          <w:marTop w:val="0"/>
          <w:marBottom w:val="0"/>
          <w:divBdr>
            <w:top w:val="none" w:sz="0" w:space="0" w:color="auto"/>
            <w:left w:val="none" w:sz="0" w:space="0" w:color="auto"/>
            <w:bottom w:val="none" w:sz="0" w:space="0" w:color="auto"/>
            <w:right w:val="none" w:sz="0" w:space="0" w:color="auto"/>
          </w:divBdr>
        </w:div>
        <w:div w:id="1195339945">
          <w:marLeft w:val="640"/>
          <w:marRight w:val="0"/>
          <w:marTop w:val="0"/>
          <w:marBottom w:val="0"/>
          <w:divBdr>
            <w:top w:val="none" w:sz="0" w:space="0" w:color="auto"/>
            <w:left w:val="none" w:sz="0" w:space="0" w:color="auto"/>
            <w:bottom w:val="none" w:sz="0" w:space="0" w:color="auto"/>
            <w:right w:val="none" w:sz="0" w:space="0" w:color="auto"/>
          </w:divBdr>
        </w:div>
        <w:div w:id="556479712">
          <w:marLeft w:val="640"/>
          <w:marRight w:val="0"/>
          <w:marTop w:val="0"/>
          <w:marBottom w:val="0"/>
          <w:divBdr>
            <w:top w:val="none" w:sz="0" w:space="0" w:color="auto"/>
            <w:left w:val="none" w:sz="0" w:space="0" w:color="auto"/>
            <w:bottom w:val="none" w:sz="0" w:space="0" w:color="auto"/>
            <w:right w:val="none" w:sz="0" w:space="0" w:color="auto"/>
          </w:divBdr>
        </w:div>
        <w:div w:id="391538069">
          <w:marLeft w:val="640"/>
          <w:marRight w:val="0"/>
          <w:marTop w:val="0"/>
          <w:marBottom w:val="0"/>
          <w:divBdr>
            <w:top w:val="none" w:sz="0" w:space="0" w:color="auto"/>
            <w:left w:val="none" w:sz="0" w:space="0" w:color="auto"/>
            <w:bottom w:val="none" w:sz="0" w:space="0" w:color="auto"/>
            <w:right w:val="none" w:sz="0" w:space="0" w:color="auto"/>
          </w:divBdr>
        </w:div>
        <w:div w:id="232396384">
          <w:marLeft w:val="640"/>
          <w:marRight w:val="0"/>
          <w:marTop w:val="0"/>
          <w:marBottom w:val="0"/>
          <w:divBdr>
            <w:top w:val="none" w:sz="0" w:space="0" w:color="auto"/>
            <w:left w:val="none" w:sz="0" w:space="0" w:color="auto"/>
            <w:bottom w:val="none" w:sz="0" w:space="0" w:color="auto"/>
            <w:right w:val="none" w:sz="0" w:space="0" w:color="auto"/>
          </w:divBdr>
        </w:div>
        <w:div w:id="1428842362">
          <w:marLeft w:val="640"/>
          <w:marRight w:val="0"/>
          <w:marTop w:val="0"/>
          <w:marBottom w:val="0"/>
          <w:divBdr>
            <w:top w:val="none" w:sz="0" w:space="0" w:color="auto"/>
            <w:left w:val="none" w:sz="0" w:space="0" w:color="auto"/>
            <w:bottom w:val="none" w:sz="0" w:space="0" w:color="auto"/>
            <w:right w:val="none" w:sz="0" w:space="0" w:color="auto"/>
          </w:divBdr>
        </w:div>
        <w:div w:id="1668970798">
          <w:marLeft w:val="640"/>
          <w:marRight w:val="0"/>
          <w:marTop w:val="0"/>
          <w:marBottom w:val="0"/>
          <w:divBdr>
            <w:top w:val="none" w:sz="0" w:space="0" w:color="auto"/>
            <w:left w:val="none" w:sz="0" w:space="0" w:color="auto"/>
            <w:bottom w:val="none" w:sz="0" w:space="0" w:color="auto"/>
            <w:right w:val="none" w:sz="0" w:space="0" w:color="auto"/>
          </w:divBdr>
        </w:div>
        <w:div w:id="191305314">
          <w:marLeft w:val="640"/>
          <w:marRight w:val="0"/>
          <w:marTop w:val="0"/>
          <w:marBottom w:val="0"/>
          <w:divBdr>
            <w:top w:val="none" w:sz="0" w:space="0" w:color="auto"/>
            <w:left w:val="none" w:sz="0" w:space="0" w:color="auto"/>
            <w:bottom w:val="none" w:sz="0" w:space="0" w:color="auto"/>
            <w:right w:val="none" w:sz="0" w:space="0" w:color="auto"/>
          </w:divBdr>
        </w:div>
        <w:div w:id="1472290608">
          <w:marLeft w:val="640"/>
          <w:marRight w:val="0"/>
          <w:marTop w:val="0"/>
          <w:marBottom w:val="0"/>
          <w:divBdr>
            <w:top w:val="none" w:sz="0" w:space="0" w:color="auto"/>
            <w:left w:val="none" w:sz="0" w:space="0" w:color="auto"/>
            <w:bottom w:val="none" w:sz="0" w:space="0" w:color="auto"/>
            <w:right w:val="none" w:sz="0" w:space="0" w:color="auto"/>
          </w:divBdr>
        </w:div>
      </w:divsChild>
    </w:div>
    <w:div w:id="1463158450">
      <w:bodyDiv w:val="1"/>
      <w:marLeft w:val="0"/>
      <w:marRight w:val="0"/>
      <w:marTop w:val="0"/>
      <w:marBottom w:val="0"/>
      <w:divBdr>
        <w:top w:val="none" w:sz="0" w:space="0" w:color="auto"/>
        <w:left w:val="none" w:sz="0" w:space="0" w:color="auto"/>
        <w:bottom w:val="none" w:sz="0" w:space="0" w:color="auto"/>
        <w:right w:val="none" w:sz="0" w:space="0" w:color="auto"/>
      </w:divBdr>
      <w:divsChild>
        <w:div w:id="1265114649">
          <w:marLeft w:val="640"/>
          <w:marRight w:val="0"/>
          <w:marTop w:val="0"/>
          <w:marBottom w:val="0"/>
          <w:divBdr>
            <w:top w:val="none" w:sz="0" w:space="0" w:color="auto"/>
            <w:left w:val="none" w:sz="0" w:space="0" w:color="auto"/>
            <w:bottom w:val="none" w:sz="0" w:space="0" w:color="auto"/>
            <w:right w:val="none" w:sz="0" w:space="0" w:color="auto"/>
          </w:divBdr>
        </w:div>
        <w:div w:id="358900863">
          <w:marLeft w:val="640"/>
          <w:marRight w:val="0"/>
          <w:marTop w:val="0"/>
          <w:marBottom w:val="0"/>
          <w:divBdr>
            <w:top w:val="none" w:sz="0" w:space="0" w:color="auto"/>
            <w:left w:val="none" w:sz="0" w:space="0" w:color="auto"/>
            <w:bottom w:val="none" w:sz="0" w:space="0" w:color="auto"/>
            <w:right w:val="none" w:sz="0" w:space="0" w:color="auto"/>
          </w:divBdr>
        </w:div>
        <w:div w:id="1682390899">
          <w:marLeft w:val="640"/>
          <w:marRight w:val="0"/>
          <w:marTop w:val="0"/>
          <w:marBottom w:val="0"/>
          <w:divBdr>
            <w:top w:val="none" w:sz="0" w:space="0" w:color="auto"/>
            <w:left w:val="none" w:sz="0" w:space="0" w:color="auto"/>
            <w:bottom w:val="none" w:sz="0" w:space="0" w:color="auto"/>
            <w:right w:val="none" w:sz="0" w:space="0" w:color="auto"/>
          </w:divBdr>
        </w:div>
        <w:div w:id="1769737683">
          <w:marLeft w:val="640"/>
          <w:marRight w:val="0"/>
          <w:marTop w:val="0"/>
          <w:marBottom w:val="0"/>
          <w:divBdr>
            <w:top w:val="none" w:sz="0" w:space="0" w:color="auto"/>
            <w:left w:val="none" w:sz="0" w:space="0" w:color="auto"/>
            <w:bottom w:val="none" w:sz="0" w:space="0" w:color="auto"/>
            <w:right w:val="none" w:sz="0" w:space="0" w:color="auto"/>
          </w:divBdr>
        </w:div>
        <w:div w:id="836967570">
          <w:marLeft w:val="640"/>
          <w:marRight w:val="0"/>
          <w:marTop w:val="0"/>
          <w:marBottom w:val="0"/>
          <w:divBdr>
            <w:top w:val="none" w:sz="0" w:space="0" w:color="auto"/>
            <w:left w:val="none" w:sz="0" w:space="0" w:color="auto"/>
            <w:bottom w:val="none" w:sz="0" w:space="0" w:color="auto"/>
            <w:right w:val="none" w:sz="0" w:space="0" w:color="auto"/>
          </w:divBdr>
        </w:div>
        <w:div w:id="755982112">
          <w:marLeft w:val="640"/>
          <w:marRight w:val="0"/>
          <w:marTop w:val="0"/>
          <w:marBottom w:val="0"/>
          <w:divBdr>
            <w:top w:val="none" w:sz="0" w:space="0" w:color="auto"/>
            <w:left w:val="none" w:sz="0" w:space="0" w:color="auto"/>
            <w:bottom w:val="none" w:sz="0" w:space="0" w:color="auto"/>
            <w:right w:val="none" w:sz="0" w:space="0" w:color="auto"/>
          </w:divBdr>
        </w:div>
        <w:div w:id="1991132714">
          <w:marLeft w:val="640"/>
          <w:marRight w:val="0"/>
          <w:marTop w:val="0"/>
          <w:marBottom w:val="0"/>
          <w:divBdr>
            <w:top w:val="none" w:sz="0" w:space="0" w:color="auto"/>
            <w:left w:val="none" w:sz="0" w:space="0" w:color="auto"/>
            <w:bottom w:val="none" w:sz="0" w:space="0" w:color="auto"/>
            <w:right w:val="none" w:sz="0" w:space="0" w:color="auto"/>
          </w:divBdr>
        </w:div>
        <w:div w:id="24211570">
          <w:marLeft w:val="640"/>
          <w:marRight w:val="0"/>
          <w:marTop w:val="0"/>
          <w:marBottom w:val="0"/>
          <w:divBdr>
            <w:top w:val="none" w:sz="0" w:space="0" w:color="auto"/>
            <w:left w:val="none" w:sz="0" w:space="0" w:color="auto"/>
            <w:bottom w:val="none" w:sz="0" w:space="0" w:color="auto"/>
            <w:right w:val="none" w:sz="0" w:space="0" w:color="auto"/>
          </w:divBdr>
        </w:div>
        <w:div w:id="218441555">
          <w:marLeft w:val="640"/>
          <w:marRight w:val="0"/>
          <w:marTop w:val="0"/>
          <w:marBottom w:val="0"/>
          <w:divBdr>
            <w:top w:val="none" w:sz="0" w:space="0" w:color="auto"/>
            <w:left w:val="none" w:sz="0" w:space="0" w:color="auto"/>
            <w:bottom w:val="none" w:sz="0" w:space="0" w:color="auto"/>
            <w:right w:val="none" w:sz="0" w:space="0" w:color="auto"/>
          </w:divBdr>
        </w:div>
        <w:div w:id="1002588402">
          <w:marLeft w:val="640"/>
          <w:marRight w:val="0"/>
          <w:marTop w:val="0"/>
          <w:marBottom w:val="0"/>
          <w:divBdr>
            <w:top w:val="none" w:sz="0" w:space="0" w:color="auto"/>
            <w:left w:val="none" w:sz="0" w:space="0" w:color="auto"/>
            <w:bottom w:val="none" w:sz="0" w:space="0" w:color="auto"/>
            <w:right w:val="none" w:sz="0" w:space="0" w:color="auto"/>
          </w:divBdr>
        </w:div>
        <w:div w:id="231235662">
          <w:marLeft w:val="640"/>
          <w:marRight w:val="0"/>
          <w:marTop w:val="0"/>
          <w:marBottom w:val="0"/>
          <w:divBdr>
            <w:top w:val="none" w:sz="0" w:space="0" w:color="auto"/>
            <w:left w:val="none" w:sz="0" w:space="0" w:color="auto"/>
            <w:bottom w:val="none" w:sz="0" w:space="0" w:color="auto"/>
            <w:right w:val="none" w:sz="0" w:space="0" w:color="auto"/>
          </w:divBdr>
        </w:div>
        <w:div w:id="1147748506">
          <w:marLeft w:val="640"/>
          <w:marRight w:val="0"/>
          <w:marTop w:val="0"/>
          <w:marBottom w:val="0"/>
          <w:divBdr>
            <w:top w:val="none" w:sz="0" w:space="0" w:color="auto"/>
            <w:left w:val="none" w:sz="0" w:space="0" w:color="auto"/>
            <w:bottom w:val="none" w:sz="0" w:space="0" w:color="auto"/>
            <w:right w:val="none" w:sz="0" w:space="0" w:color="auto"/>
          </w:divBdr>
        </w:div>
        <w:div w:id="379212525">
          <w:marLeft w:val="640"/>
          <w:marRight w:val="0"/>
          <w:marTop w:val="0"/>
          <w:marBottom w:val="0"/>
          <w:divBdr>
            <w:top w:val="none" w:sz="0" w:space="0" w:color="auto"/>
            <w:left w:val="none" w:sz="0" w:space="0" w:color="auto"/>
            <w:bottom w:val="none" w:sz="0" w:space="0" w:color="auto"/>
            <w:right w:val="none" w:sz="0" w:space="0" w:color="auto"/>
          </w:divBdr>
        </w:div>
        <w:div w:id="928932414">
          <w:marLeft w:val="640"/>
          <w:marRight w:val="0"/>
          <w:marTop w:val="0"/>
          <w:marBottom w:val="0"/>
          <w:divBdr>
            <w:top w:val="none" w:sz="0" w:space="0" w:color="auto"/>
            <w:left w:val="none" w:sz="0" w:space="0" w:color="auto"/>
            <w:bottom w:val="none" w:sz="0" w:space="0" w:color="auto"/>
            <w:right w:val="none" w:sz="0" w:space="0" w:color="auto"/>
          </w:divBdr>
        </w:div>
        <w:div w:id="282809003">
          <w:marLeft w:val="640"/>
          <w:marRight w:val="0"/>
          <w:marTop w:val="0"/>
          <w:marBottom w:val="0"/>
          <w:divBdr>
            <w:top w:val="none" w:sz="0" w:space="0" w:color="auto"/>
            <w:left w:val="none" w:sz="0" w:space="0" w:color="auto"/>
            <w:bottom w:val="none" w:sz="0" w:space="0" w:color="auto"/>
            <w:right w:val="none" w:sz="0" w:space="0" w:color="auto"/>
          </w:divBdr>
        </w:div>
        <w:div w:id="1347906277">
          <w:marLeft w:val="640"/>
          <w:marRight w:val="0"/>
          <w:marTop w:val="0"/>
          <w:marBottom w:val="0"/>
          <w:divBdr>
            <w:top w:val="none" w:sz="0" w:space="0" w:color="auto"/>
            <w:left w:val="none" w:sz="0" w:space="0" w:color="auto"/>
            <w:bottom w:val="none" w:sz="0" w:space="0" w:color="auto"/>
            <w:right w:val="none" w:sz="0" w:space="0" w:color="auto"/>
          </w:divBdr>
        </w:div>
        <w:div w:id="713969899">
          <w:marLeft w:val="640"/>
          <w:marRight w:val="0"/>
          <w:marTop w:val="0"/>
          <w:marBottom w:val="0"/>
          <w:divBdr>
            <w:top w:val="none" w:sz="0" w:space="0" w:color="auto"/>
            <w:left w:val="none" w:sz="0" w:space="0" w:color="auto"/>
            <w:bottom w:val="none" w:sz="0" w:space="0" w:color="auto"/>
            <w:right w:val="none" w:sz="0" w:space="0" w:color="auto"/>
          </w:divBdr>
        </w:div>
        <w:div w:id="428814679">
          <w:marLeft w:val="640"/>
          <w:marRight w:val="0"/>
          <w:marTop w:val="0"/>
          <w:marBottom w:val="0"/>
          <w:divBdr>
            <w:top w:val="none" w:sz="0" w:space="0" w:color="auto"/>
            <w:left w:val="none" w:sz="0" w:space="0" w:color="auto"/>
            <w:bottom w:val="none" w:sz="0" w:space="0" w:color="auto"/>
            <w:right w:val="none" w:sz="0" w:space="0" w:color="auto"/>
          </w:divBdr>
        </w:div>
        <w:div w:id="1992519017">
          <w:marLeft w:val="640"/>
          <w:marRight w:val="0"/>
          <w:marTop w:val="0"/>
          <w:marBottom w:val="0"/>
          <w:divBdr>
            <w:top w:val="none" w:sz="0" w:space="0" w:color="auto"/>
            <w:left w:val="none" w:sz="0" w:space="0" w:color="auto"/>
            <w:bottom w:val="none" w:sz="0" w:space="0" w:color="auto"/>
            <w:right w:val="none" w:sz="0" w:space="0" w:color="auto"/>
          </w:divBdr>
        </w:div>
        <w:div w:id="1348485185">
          <w:marLeft w:val="640"/>
          <w:marRight w:val="0"/>
          <w:marTop w:val="0"/>
          <w:marBottom w:val="0"/>
          <w:divBdr>
            <w:top w:val="none" w:sz="0" w:space="0" w:color="auto"/>
            <w:left w:val="none" w:sz="0" w:space="0" w:color="auto"/>
            <w:bottom w:val="none" w:sz="0" w:space="0" w:color="auto"/>
            <w:right w:val="none" w:sz="0" w:space="0" w:color="auto"/>
          </w:divBdr>
        </w:div>
        <w:div w:id="1838643280">
          <w:marLeft w:val="640"/>
          <w:marRight w:val="0"/>
          <w:marTop w:val="0"/>
          <w:marBottom w:val="0"/>
          <w:divBdr>
            <w:top w:val="none" w:sz="0" w:space="0" w:color="auto"/>
            <w:left w:val="none" w:sz="0" w:space="0" w:color="auto"/>
            <w:bottom w:val="none" w:sz="0" w:space="0" w:color="auto"/>
            <w:right w:val="none" w:sz="0" w:space="0" w:color="auto"/>
          </w:divBdr>
        </w:div>
        <w:div w:id="1013216802">
          <w:marLeft w:val="640"/>
          <w:marRight w:val="0"/>
          <w:marTop w:val="0"/>
          <w:marBottom w:val="0"/>
          <w:divBdr>
            <w:top w:val="none" w:sz="0" w:space="0" w:color="auto"/>
            <w:left w:val="none" w:sz="0" w:space="0" w:color="auto"/>
            <w:bottom w:val="none" w:sz="0" w:space="0" w:color="auto"/>
            <w:right w:val="none" w:sz="0" w:space="0" w:color="auto"/>
          </w:divBdr>
        </w:div>
        <w:div w:id="1878930153">
          <w:marLeft w:val="640"/>
          <w:marRight w:val="0"/>
          <w:marTop w:val="0"/>
          <w:marBottom w:val="0"/>
          <w:divBdr>
            <w:top w:val="none" w:sz="0" w:space="0" w:color="auto"/>
            <w:left w:val="none" w:sz="0" w:space="0" w:color="auto"/>
            <w:bottom w:val="none" w:sz="0" w:space="0" w:color="auto"/>
            <w:right w:val="none" w:sz="0" w:space="0" w:color="auto"/>
          </w:divBdr>
        </w:div>
        <w:div w:id="636647622">
          <w:marLeft w:val="640"/>
          <w:marRight w:val="0"/>
          <w:marTop w:val="0"/>
          <w:marBottom w:val="0"/>
          <w:divBdr>
            <w:top w:val="none" w:sz="0" w:space="0" w:color="auto"/>
            <w:left w:val="none" w:sz="0" w:space="0" w:color="auto"/>
            <w:bottom w:val="none" w:sz="0" w:space="0" w:color="auto"/>
            <w:right w:val="none" w:sz="0" w:space="0" w:color="auto"/>
          </w:divBdr>
        </w:div>
        <w:div w:id="1695037700">
          <w:marLeft w:val="640"/>
          <w:marRight w:val="0"/>
          <w:marTop w:val="0"/>
          <w:marBottom w:val="0"/>
          <w:divBdr>
            <w:top w:val="none" w:sz="0" w:space="0" w:color="auto"/>
            <w:left w:val="none" w:sz="0" w:space="0" w:color="auto"/>
            <w:bottom w:val="none" w:sz="0" w:space="0" w:color="auto"/>
            <w:right w:val="none" w:sz="0" w:space="0" w:color="auto"/>
          </w:divBdr>
        </w:div>
        <w:div w:id="15618269">
          <w:marLeft w:val="640"/>
          <w:marRight w:val="0"/>
          <w:marTop w:val="0"/>
          <w:marBottom w:val="0"/>
          <w:divBdr>
            <w:top w:val="none" w:sz="0" w:space="0" w:color="auto"/>
            <w:left w:val="none" w:sz="0" w:space="0" w:color="auto"/>
            <w:bottom w:val="none" w:sz="0" w:space="0" w:color="auto"/>
            <w:right w:val="none" w:sz="0" w:space="0" w:color="auto"/>
          </w:divBdr>
        </w:div>
        <w:div w:id="461193279">
          <w:marLeft w:val="640"/>
          <w:marRight w:val="0"/>
          <w:marTop w:val="0"/>
          <w:marBottom w:val="0"/>
          <w:divBdr>
            <w:top w:val="none" w:sz="0" w:space="0" w:color="auto"/>
            <w:left w:val="none" w:sz="0" w:space="0" w:color="auto"/>
            <w:bottom w:val="none" w:sz="0" w:space="0" w:color="auto"/>
            <w:right w:val="none" w:sz="0" w:space="0" w:color="auto"/>
          </w:divBdr>
        </w:div>
        <w:div w:id="1599292769">
          <w:marLeft w:val="640"/>
          <w:marRight w:val="0"/>
          <w:marTop w:val="0"/>
          <w:marBottom w:val="0"/>
          <w:divBdr>
            <w:top w:val="none" w:sz="0" w:space="0" w:color="auto"/>
            <w:left w:val="none" w:sz="0" w:space="0" w:color="auto"/>
            <w:bottom w:val="none" w:sz="0" w:space="0" w:color="auto"/>
            <w:right w:val="none" w:sz="0" w:space="0" w:color="auto"/>
          </w:divBdr>
        </w:div>
        <w:div w:id="784034024">
          <w:marLeft w:val="640"/>
          <w:marRight w:val="0"/>
          <w:marTop w:val="0"/>
          <w:marBottom w:val="0"/>
          <w:divBdr>
            <w:top w:val="none" w:sz="0" w:space="0" w:color="auto"/>
            <w:left w:val="none" w:sz="0" w:space="0" w:color="auto"/>
            <w:bottom w:val="none" w:sz="0" w:space="0" w:color="auto"/>
            <w:right w:val="none" w:sz="0" w:space="0" w:color="auto"/>
          </w:divBdr>
        </w:div>
        <w:div w:id="231892292">
          <w:marLeft w:val="640"/>
          <w:marRight w:val="0"/>
          <w:marTop w:val="0"/>
          <w:marBottom w:val="0"/>
          <w:divBdr>
            <w:top w:val="none" w:sz="0" w:space="0" w:color="auto"/>
            <w:left w:val="none" w:sz="0" w:space="0" w:color="auto"/>
            <w:bottom w:val="none" w:sz="0" w:space="0" w:color="auto"/>
            <w:right w:val="none" w:sz="0" w:space="0" w:color="auto"/>
          </w:divBdr>
        </w:div>
        <w:div w:id="1772239279">
          <w:marLeft w:val="640"/>
          <w:marRight w:val="0"/>
          <w:marTop w:val="0"/>
          <w:marBottom w:val="0"/>
          <w:divBdr>
            <w:top w:val="none" w:sz="0" w:space="0" w:color="auto"/>
            <w:left w:val="none" w:sz="0" w:space="0" w:color="auto"/>
            <w:bottom w:val="none" w:sz="0" w:space="0" w:color="auto"/>
            <w:right w:val="none" w:sz="0" w:space="0" w:color="auto"/>
          </w:divBdr>
        </w:div>
      </w:divsChild>
    </w:div>
    <w:div w:id="1466318514">
      <w:bodyDiv w:val="1"/>
      <w:marLeft w:val="0"/>
      <w:marRight w:val="0"/>
      <w:marTop w:val="0"/>
      <w:marBottom w:val="0"/>
      <w:divBdr>
        <w:top w:val="none" w:sz="0" w:space="0" w:color="auto"/>
        <w:left w:val="none" w:sz="0" w:space="0" w:color="auto"/>
        <w:bottom w:val="none" w:sz="0" w:space="0" w:color="auto"/>
        <w:right w:val="none" w:sz="0" w:space="0" w:color="auto"/>
      </w:divBdr>
    </w:div>
    <w:div w:id="1498109340">
      <w:bodyDiv w:val="1"/>
      <w:marLeft w:val="0"/>
      <w:marRight w:val="0"/>
      <w:marTop w:val="0"/>
      <w:marBottom w:val="0"/>
      <w:divBdr>
        <w:top w:val="none" w:sz="0" w:space="0" w:color="auto"/>
        <w:left w:val="none" w:sz="0" w:space="0" w:color="auto"/>
        <w:bottom w:val="none" w:sz="0" w:space="0" w:color="auto"/>
        <w:right w:val="none" w:sz="0" w:space="0" w:color="auto"/>
      </w:divBdr>
      <w:divsChild>
        <w:div w:id="115637406">
          <w:marLeft w:val="640"/>
          <w:marRight w:val="0"/>
          <w:marTop w:val="0"/>
          <w:marBottom w:val="0"/>
          <w:divBdr>
            <w:top w:val="none" w:sz="0" w:space="0" w:color="auto"/>
            <w:left w:val="none" w:sz="0" w:space="0" w:color="auto"/>
            <w:bottom w:val="none" w:sz="0" w:space="0" w:color="auto"/>
            <w:right w:val="none" w:sz="0" w:space="0" w:color="auto"/>
          </w:divBdr>
        </w:div>
        <w:div w:id="167185048">
          <w:marLeft w:val="640"/>
          <w:marRight w:val="0"/>
          <w:marTop w:val="0"/>
          <w:marBottom w:val="0"/>
          <w:divBdr>
            <w:top w:val="none" w:sz="0" w:space="0" w:color="auto"/>
            <w:left w:val="none" w:sz="0" w:space="0" w:color="auto"/>
            <w:bottom w:val="none" w:sz="0" w:space="0" w:color="auto"/>
            <w:right w:val="none" w:sz="0" w:space="0" w:color="auto"/>
          </w:divBdr>
        </w:div>
        <w:div w:id="222176906">
          <w:marLeft w:val="640"/>
          <w:marRight w:val="0"/>
          <w:marTop w:val="0"/>
          <w:marBottom w:val="0"/>
          <w:divBdr>
            <w:top w:val="none" w:sz="0" w:space="0" w:color="auto"/>
            <w:left w:val="none" w:sz="0" w:space="0" w:color="auto"/>
            <w:bottom w:val="none" w:sz="0" w:space="0" w:color="auto"/>
            <w:right w:val="none" w:sz="0" w:space="0" w:color="auto"/>
          </w:divBdr>
        </w:div>
        <w:div w:id="270207537">
          <w:marLeft w:val="640"/>
          <w:marRight w:val="0"/>
          <w:marTop w:val="0"/>
          <w:marBottom w:val="0"/>
          <w:divBdr>
            <w:top w:val="none" w:sz="0" w:space="0" w:color="auto"/>
            <w:left w:val="none" w:sz="0" w:space="0" w:color="auto"/>
            <w:bottom w:val="none" w:sz="0" w:space="0" w:color="auto"/>
            <w:right w:val="none" w:sz="0" w:space="0" w:color="auto"/>
          </w:divBdr>
        </w:div>
        <w:div w:id="283540309">
          <w:marLeft w:val="640"/>
          <w:marRight w:val="0"/>
          <w:marTop w:val="0"/>
          <w:marBottom w:val="0"/>
          <w:divBdr>
            <w:top w:val="none" w:sz="0" w:space="0" w:color="auto"/>
            <w:left w:val="none" w:sz="0" w:space="0" w:color="auto"/>
            <w:bottom w:val="none" w:sz="0" w:space="0" w:color="auto"/>
            <w:right w:val="none" w:sz="0" w:space="0" w:color="auto"/>
          </w:divBdr>
        </w:div>
        <w:div w:id="379328949">
          <w:marLeft w:val="640"/>
          <w:marRight w:val="0"/>
          <w:marTop w:val="0"/>
          <w:marBottom w:val="0"/>
          <w:divBdr>
            <w:top w:val="none" w:sz="0" w:space="0" w:color="auto"/>
            <w:left w:val="none" w:sz="0" w:space="0" w:color="auto"/>
            <w:bottom w:val="none" w:sz="0" w:space="0" w:color="auto"/>
            <w:right w:val="none" w:sz="0" w:space="0" w:color="auto"/>
          </w:divBdr>
        </w:div>
        <w:div w:id="733622614">
          <w:marLeft w:val="640"/>
          <w:marRight w:val="0"/>
          <w:marTop w:val="0"/>
          <w:marBottom w:val="0"/>
          <w:divBdr>
            <w:top w:val="none" w:sz="0" w:space="0" w:color="auto"/>
            <w:left w:val="none" w:sz="0" w:space="0" w:color="auto"/>
            <w:bottom w:val="none" w:sz="0" w:space="0" w:color="auto"/>
            <w:right w:val="none" w:sz="0" w:space="0" w:color="auto"/>
          </w:divBdr>
        </w:div>
        <w:div w:id="830291063">
          <w:marLeft w:val="640"/>
          <w:marRight w:val="0"/>
          <w:marTop w:val="0"/>
          <w:marBottom w:val="0"/>
          <w:divBdr>
            <w:top w:val="none" w:sz="0" w:space="0" w:color="auto"/>
            <w:left w:val="none" w:sz="0" w:space="0" w:color="auto"/>
            <w:bottom w:val="none" w:sz="0" w:space="0" w:color="auto"/>
            <w:right w:val="none" w:sz="0" w:space="0" w:color="auto"/>
          </w:divBdr>
        </w:div>
        <w:div w:id="1288466459">
          <w:marLeft w:val="640"/>
          <w:marRight w:val="0"/>
          <w:marTop w:val="0"/>
          <w:marBottom w:val="0"/>
          <w:divBdr>
            <w:top w:val="none" w:sz="0" w:space="0" w:color="auto"/>
            <w:left w:val="none" w:sz="0" w:space="0" w:color="auto"/>
            <w:bottom w:val="none" w:sz="0" w:space="0" w:color="auto"/>
            <w:right w:val="none" w:sz="0" w:space="0" w:color="auto"/>
          </w:divBdr>
        </w:div>
        <w:div w:id="1420105814">
          <w:marLeft w:val="640"/>
          <w:marRight w:val="0"/>
          <w:marTop w:val="0"/>
          <w:marBottom w:val="0"/>
          <w:divBdr>
            <w:top w:val="none" w:sz="0" w:space="0" w:color="auto"/>
            <w:left w:val="none" w:sz="0" w:space="0" w:color="auto"/>
            <w:bottom w:val="none" w:sz="0" w:space="0" w:color="auto"/>
            <w:right w:val="none" w:sz="0" w:space="0" w:color="auto"/>
          </w:divBdr>
        </w:div>
        <w:div w:id="1444035441">
          <w:marLeft w:val="640"/>
          <w:marRight w:val="0"/>
          <w:marTop w:val="0"/>
          <w:marBottom w:val="0"/>
          <w:divBdr>
            <w:top w:val="none" w:sz="0" w:space="0" w:color="auto"/>
            <w:left w:val="none" w:sz="0" w:space="0" w:color="auto"/>
            <w:bottom w:val="none" w:sz="0" w:space="0" w:color="auto"/>
            <w:right w:val="none" w:sz="0" w:space="0" w:color="auto"/>
          </w:divBdr>
        </w:div>
        <w:div w:id="1888106667">
          <w:marLeft w:val="640"/>
          <w:marRight w:val="0"/>
          <w:marTop w:val="0"/>
          <w:marBottom w:val="0"/>
          <w:divBdr>
            <w:top w:val="none" w:sz="0" w:space="0" w:color="auto"/>
            <w:left w:val="none" w:sz="0" w:space="0" w:color="auto"/>
            <w:bottom w:val="none" w:sz="0" w:space="0" w:color="auto"/>
            <w:right w:val="none" w:sz="0" w:space="0" w:color="auto"/>
          </w:divBdr>
        </w:div>
        <w:div w:id="2041053427">
          <w:marLeft w:val="640"/>
          <w:marRight w:val="0"/>
          <w:marTop w:val="0"/>
          <w:marBottom w:val="0"/>
          <w:divBdr>
            <w:top w:val="none" w:sz="0" w:space="0" w:color="auto"/>
            <w:left w:val="none" w:sz="0" w:space="0" w:color="auto"/>
            <w:bottom w:val="none" w:sz="0" w:space="0" w:color="auto"/>
            <w:right w:val="none" w:sz="0" w:space="0" w:color="auto"/>
          </w:divBdr>
        </w:div>
      </w:divsChild>
    </w:div>
    <w:div w:id="1499884109">
      <w:bodyDiv w:val="1"/>
      <w:marLeft w:val="0"/>
      <w:marRight w:val="0"/>
      <w:marTop w:val="0"/>
      <w:marBottom w:val="0"/>
      <w:divBdr>
        <w:top w:val="none" w:sz="0" w:space="0" w:color="auto"/>
        <w:left w:val="none" w:sz="0" w:space="0" w:color="auto"/>
        <w:bottom w:val="none" w:sz="0" w:space="0" w:color="auto"/>
        <w:right w:val="none" w:sz="0" w:space="0" w:color="auto"/>
      </w:divBdr>
      <w:divsChild>
        <w:div w:id="1154184151">
          <w:marLeft w:val="640"/>
          <w:marRight w:val="0"/>
          <w:marTop w:val="0"/>
          <w:marBottom w:val="0"/>
          <w:divBdr>
            <w:top w:val="none" w:sz="0" w:space="0" w:color="auto"/>
            <w:left w:val="none" w:sz="0" w:space="0" w:color="auto"/>
            <w:bottom w:val="none" w:sz="0" w:space="0" w:color="auto"/>
            <w:right w:val="none" w:sz="0" w:space="0" w:color="auto"/>
          </w:divBdr>
        </w:div>
        <w:div w:id="985667894">
          <w:marLeft w:val="640"/>
          <w:marRight w:val="0"/>
          <w:marTop w:val="0"/>
          <w:marBottom w:val="0"/>
          <w:divBdr>
            <w:top w:val="none" w:sz="0" w:space="0" w:color="auto"/>
            <w:left w:val="none" w:sz="0" w:space="0" w:color="auto"/>
            <w:bottom w:val="none" w:sz="0" w:space="0" w:color="auto"/>
            <w:right w:val="none" w:sz="0" w:space="0" w:color="auto"/>
          </w:divBdr>
        </w:div>
        <w:div w:id="1337418922">
          <w:marLeft w:val="640"/>
          <w:marRight w:val="0"/>
          <w:marTop w:val="0"/>
          <w:marBottom w:val="0"/>
          <w:divBdr>
            <w:top w:val="none" w:sz="0" w:space="0" w:color="auto"/>
            <w:left w:val="none" w:sz="0" w:space="0" w:color="auto"/>
            <w:bottom w:val="none" w:sz="0" w:space="0" w:color="auto"/>
            <w:right w:val="none" w:sz="0" w:space="0" w:color="auto"/>
          </w:divBdr>
        </w:div>
        <w:div w:id="111025246">
          <w:marLeft w:val="640"/>
          <w:marRight w:val="0"/>
          <w:marTop w:val="0"/>
          <w:marBottom w:val="0"/>
          <w:divBdr>
            <w:top w:val="none" w:sz="0" w:space="0" w:color="auto"/>
            <w:left w:val="none" w:sz="0" w:space="0" w:color="auto"/>
            <w:bottom w:val="none" w:sz="0" w:space="0" w:color="auto"/>
            <w:right w:val="none" w:sz="0" w:space="0" w:color="auto"/>
          </w:divBdr>
        </w:div>
        <w:div w:id="256866692">
          <w:marLeft w:val="640"/>
          <w:marRight w:val="0"/>
          <w:marTop w:val="0"/>
          <w:marBottom w:val="0"/>
          <w:divBdr>
            <w:top w:val="none" w:sz="0" w:space="0" w:color="auto"/>
            <w:left w:val="none" w:sz="0" w:space="0" w:color="auto"/>
            <w:bottom w:val="none" w:sz="0" w:space="0" w:color="auto"/>
            <w:right w:val="none" w:sz="0" w:space="0" w:color="auto"/>
          </w:divBdr>
        </w:div>
        <w:div w:id="1249004232">
          <w:marLeft w:val="640"/>
          <w:marRight w:val="0"/>
          <w:marTop w:val="0"/>
          <w:marBottom w:val="0"/>
          <w:divBdr>
            <w:top w:val="none" w:sz="0" w:space="0" w:color="auto"/>
            <w:left w:val="none" w:sz="0" w:space="0" w:color="auto"/>
            <w:bottom w:val="none" w:sz="0" w:space="0" w:color="auto"/>
            <w:right w:val="none" w:sz="0" w:space="0" w:color="auto"/>
          </w:divBdr>
        </w:div>
        <w:div w:id="1794515155">
          <w:marLeft w:val="640"/>
          <w:marRight w:val="0"/>
          <w:marTop w:val="0"/>
          <w:marBottom w:val="0"/>
          <w:divBdr>
            <w:top w:val="none" w:sz="0" w:space="0" w:color="auto"/>
            <w:left w:val="none" w:sz="0" w:space="0" w:color="auto"/>
            <w:bottom w:val="none" w:sz="0" w:space="0" w:color="auto"/>
            <w:right w:val="none" w:sz="0" w:space="0" w:color="auto"/>
          </w:divBdr>
        </w:div>
        <w:div w:id="1357316883">
          <w:marLeft w:val="640"/>
          <w:marRight w:val="0"/>
          <w:marTop w:val="0"/>
          <w:marBottom w:val="0"/>
          <w:divBdr>
            <w:top w:val="none" w:sz="0" w:space="0" w:color="auto"/>
            <w:left w:val="none" w:sz="0" w:space="0" w:color="auto"/>
            <w:bottom w:val="none" w:sz="0" w:space="0" w:color="auto"/>
            <w:right w:val="none" w:sz="0" w:space="0" w:color="auto"/>
          </w:divBdr>
        </w:div>
        <w:div w:id="2073696298">
          <w:marLeft w:val="640"/>
          <w:marRight w:val="0"/>
          <w:marTop w:val="0"/>
          <w:marBottom w:val="0"/>
          <w:divBdr>
            <w:top w:val="none" w:sz="0" w:space="0" w:color="auto"/>
            <w:left w:val="none" w:sz="0" w:space="0" w:color="auto"/>
            <w:bottom w:val="none" w:sz="0" w:space="0" w:color="auto"/>
            <w:right w:val="none" w:sz="0" w:space="0" w:color="auto"/>
          </w:divBdr>
        </w:div>
        <w:div w:id="2046057530">
          <w:marLeft w:val="640"/>
          <w:marRight w:val="0"/>
          <w:marTop w:val="0"/>
          <w:marBottom w:val="0"/>
          <w:divBdr>
            <w:top w:val="none" w:sz="0" w:space="0" w:color="auto"/>
            <w:left w:val="none" w:sz="0" w:space="0" w:color="auto"/>
            <w:bottom w:val="none" w:sz="0" w:space="0" w:color="auto"/>
            <w:right w:val="none" w:sz="0" w:space="0" w:color="auto"/>
          </w:divBdr>
        </w:div>
        <w:div w:id="787625778">
          <w:marLeft w:val="640"/>
          <w:marRight w:val="0"/>
          <w:marTop w:val="0"/>
          <w:marBottom w:val="0"/>
          <w:divBdr>
            <w:top w:val="none" w:sz="0" w:space="0" w:color="auto"/>
            <w:left w:val="none" w:sz="0" w:space="0" w:color="auto"/>
            <w:bottom w:val="none" w:sz="0" w:space="0" w:color="auto"/>
            <w:right w:val="none" w:sz="0" w:space="0" w:color="auto"/>
          </w:divBdr>
        </w:div>
        <w:div w:id="1584955056">
          <w:marLeft w:val="640"/>
          <w:marRight w:val="0"/>
          <w:marTop w:val="0"/>
          <w:marBottom w:val="0"/>
          <w:divBdr>
            <w:top w:val="none" w:sz="0" w:space="0" w:color="auto"/>
            <w:left w:val="none" w:sz="0" w:space="0" w:color="auto"/>
            <w:bottom w:val="none" w:sz="0" w:space="0" w:color="auto"/>
            <w:right w:val="none" w:sz="0" w:space="0" w:color="auto"/>
          </w:divBdr>
        </w:div>
        <w:div w:id="1348872972">
          <w:marLeft w:val="640"/>
          <w:marRight w:val="0"/>
          <w:marTop w:val="0"/>
          <w:marBottom w:val="0"/>
          <w:divBdr>
            <w:top w:val="none" w:sz="0" w:space="0" w:color="auto"/>
            <w:left w:val="none" w:sz="0" w:space="0" w:color="auto"/>
            <w:bottom w:val="none" w:sz="0" w:space="0" w:color="auto"/>
            <w:right w:val="none" w:sz="0" w:space="0" w:color="auto"/>
          </w:divBdr>
        </w:div>
        <w:div w:id="992023556">
          <w:marLeft w:val="640"/>
          <w:marRight w:val="0"/>
          <w:marTop w:val="0"/>
          <w:marBottom w:val="0"/>
          <w:divBdr>
            <w:top w:val="none" w:sz="0" w:space="0" w:color="auto"/>
            <w:left w:val="none" w:sz="0" w:space="0" w:color="auto"/>
            <w:bottom w:val="none" w:sz="0" w:space="0" w:color="auto"/>
            <w:right w:val="none" w:sz="0" w:space="0" w:color="auto"/>
          </w:divBdr>
        </w:div>
        <w:div w:id="1468085521">
          <w:marLeft w:val="640"/>
          <w:marRight w:val="0"/>
          <w:marTop w:val="0"/>
          <w:marBottom w:val="0"/>
          <w:divBdr>
            <w:top w:val="none" w:sz="0" w:space="0" w:color="auto"/>
            <w:left w:val="none" w:sz="0" w:space="0" w:color="auto"/>
            <w:bottom w:val="none" w:sz="0" w:space="0" w:color="auto"/>
            <w:right w:val="none" w:sz="0" w:space="0" w:color="auto"/>
          </w:divBdr>
        </w:div>
        <w:div w:id="1103188797">
          <w:marLeft w:val="640"/>
          <w:marRight w:val="0"/>
          <w:marTop w:val="0"/>
          <w:marBottom w:val="0"/>
          <w:divBdr>
            <w:top w:val="none" w:sz="0" w:space="0" w:color="auto"/>
            <w:left w:val="none" w:sz="0" w:space="0" w:color="auto"/>
            <w:bottom w:val="none" w:sz="0" w:space="0" w:color="auto"/>
            <w:right w:val="none" w:sz="0" w:space="0" w:color="auto"/>
          </w:divBdr>
        </w:div>
        <w:div w:id="1914508013">
          <w:marLeft w:val="640"/>
          <w:marRight w:val="0"/>
          <w:marTop w:val="0"/>
          <w:marBottom w:val="0"/>
          <w:divBdr>
            <w:top w:val="none" w:sz="0" w:space="0" w:color="auto"/>
            <w:left w:val="none" w:sz="0" w:space="0" w:color="auto"/>
            <w:bottom w:val="none" w:sz="0" w:space="0" w:color="auto"/>
            <w:right w:val="none" w:sz="0" w:space="0" w:color="auto"/>
          </w:divBdr>
        </w:div>
        <w:div w:id="1065952435">
          <w:marLeft w:val="640"/>
          <w:marRight w:val="0"/>
          <w:marTop w:val="0"/>
          <w:marBottom w:val="0"/>
          <w:divBdr>
            <w:top w:val="none" w:sz="0" w:space="0" w:color="auto"/>
            <w:left w:val="none" w:sz="0" w:space="0" w:color="auto"/>
            <w:bottom w:val="none" w:sz="0" w:space="0" w:color="auto"/>
            <w:right w:val="none" w:sz="0" w:space="0" w:color="auto"/>
          </w:divBdr>
        </w:div>
        <w:div w:id="574557443">
          <w:marLeft w:val="640"/>
          <w:marRight w:val="0"/>
          <w:marTop w:val="0"/>
          <w:marBottom w:val="0"/>
          <w:divBdr>
            <w:top w:val="none" w:sz="0" w:space="0" w:color="auto"/>
            <w:left w:val="none" w:sz="0" w:space="0" w:color="auto"/>
            <w:bottom w:val="none" w:sz="0" w:space="0" w:color="auto"/>
            <w:right w:val="none" w:sz="0" w:space="0" w:color="auto"/>
          </w:divBdr>
        </w:div>
        <w:div w:id="1441534550">
          <w:marLeft w:val="640"/>
          <w:marRight w:val="0"/>
          <w:marTop w:val="0"/>
          <w:marBottom w:val="0"/>
          <w:divBdr>
            <w:top w:val="none" w:sz="0" w:space="0" w:color="auto"/>
            <w:left w:val="none" w:sz="0" w:space="0" w:color="auto"/>
            <w:bottom w:val="none" w:sz="0" w:space="0" w:color="auto"/>
            <w:right w:val="none" w:sz="0" w:space="0" w:color="auto"/>
          </w:divBdr>
        </w:div>
        <w:div w:id="933318576">
          <w:marLeft w:val="640"/>
          <w:marRight w:val="0"/>
          <w:marTop w:val="0"/>
          <w:marBottom w:val="0"/>
          <w:divBdr>
            <w:top w:val="none" w:sz="0" w:space="0" w:color="auto"/>
            <w:left w:val="none" w:sz="0" w:space="0" w:color="auto"/>
            <w:bottom w:val="none" w:sz="0" w:space="0" w:color="auto"/>
            <w:right w:val="none" w:sz="0" w:space="0" w:color="auto"/>
          </w:divBdr>
        </w:div>
        <w:div w:id="532964372">
          <w:marLeft w:val="640"/>
          <w:marRight w:val="0"/>
          <w:marTop w:val="0"/>
          <w:marBottom w:val="0"/>
          <w:divBdr>
            <w:top w:val="none" w:sz="0" w:space="0" w:color="auto"/>
            <w:left w:val="none" w:sz="0" w:space="0" w:color="auto"/>
            <w:bottom w:val="none" w:sz="0" w:space="0" w:color="auto"/>
            <w:right w:val="none" w:sz="0" w:space="0" w:color="auto"/>
          </w:divBdr>
        </w:div>
        <w:div w:id="1782145227">
          <w:marLeft w:val="640"/>
          <w:marRight w:val="0"/>
          <w:marTop w:val="0"/>
          <w:marBottom w:val="0"/>
          <w:divBdr>
            <w:top w:val="none" w:sz="0" w:space="0" w:color="auto"/>
            <w:left w:val="none" w:sz="0" w:space="0" w:color="auto"/>
            <w:bottom w:val="none" w:sz="0" w:space="0" w:color="auto"/>
            <w:right w:val="none" w:sz="0" w:space="0" w:color="auto"/>
          </w:divBdr>
        </w:div>
        <w:div w:id="2004508127">
          <w:marLeft w:val="640"/>
          <w:marRight w:val="0"/>
          <w:marTop w:val="0"/>
          <w:marBottom w:val="0"/>
          <w:divBdr>
            <w:top w:val="none" w:sz="0" w:space="0" w:color="auto"/>
            <w:left w:val="none" w:sz="0" w:space="0" w:color="auto"/>
            <w:bottom w:val="none" w:sz="0" w:space="0" w:color="auto"/>
            <w:right w:val="none" w:sz="0" w:space="0" w:color="auto"/>
          </w:divBdr>
        </w:div>
        <w:div w:id="1295526487">
          <w:marLeft w:val="640"/>
          <w:marRight w:val="0"/>
          <w:marTop w:val="0"/>
          <w:marBottom w:val="0"/>
          <w:divBdr>
            <w:top w:val="none" w:sz="0" w:space="0" w:color="auto"/>
            <w:left w:val="none" w:sz="0" w:space="0" w:color="auto"/>
            <w:bottom w:val="none" w:sz="0" w:space="0" w:color="auto"/>
            <w:right w:val="none" w:sz="0" w:space="0" w:color="auto"/>
          </w:divBdr>
        </w:div>
        <w:div w:id="322199057">
          <w:marLeft w:val="640"/>
          <w:marRight w:val="0"/>
          <w:marTop w:val="0"/>
          <w:marBottom w:val="0"/>
          <w:divBdr>
            <w:top w:val="none" w:sz="0" w:space="0" w:color="auto"/>
            <w:left w:val="none" w:sz="0" w:space="0" w:color="auto"/>
            <w:bottom w:val="none" w:sz="0" w:space="0" w:color="auto"/>
            <w:right w:val="none" w:sz="0" w:space="0" w:color="auto"/>
          </w:divBdr>
        </w:div>
        <w:div w:id="789085293">
          <w:marLeft w:val="640"/>
          <w:marRight w:val="0"/>
          <w:marTop w:val="0"/>
          <w:marBottom w:val="0"/>
          <w:divBdr>
            <w:top w:val="none" w:sz="0" w:space="0" w:color="auto"/>
            <w:left w:val="none" w:sz="0" w:space="0" w:color="auto"/>
            <w:bottom w:val="none" w:sz="0" w:space="0" w:color="auto"/>
            <w:right w:val="none" w:sz="0" w:space="0" w:color="auto"/>
          </w:divBdr>
        </w:div>
        <w:div w:id="209927469">
          <w:marLeft w:val="640"/>
          <w:marRight w:val="0"/>
          <w:marTop w:val="0"/>
          <w:marBottom w:val="0"/>
          <w:divBdr>
            <w:top w:val="none" w:sz="0" w:space="0" w:color="auto"/>
            <w:left w:val="none" w:sz="0" w:space="0" w:color="auto"/>
            <w:bottom w:val="none" w:sz="0" w:space="0" w:color="auto"/>
            <w:right w:val="none" w:sz="0" w:space="0" w:color="auto"/>
          </w:divBdr>
        </w:div>
        <w:div w:id="1959336432">
          <w:marLeft w:val="640"/>
          <w:marRight w:val="0"/>
          <w:marTop w:val="0"/>
          <w:marBottom w:val="0"/>
          <w:divBdr>
            <w:top w:val="none" w:sz="0" w:space="0" w:color="auto"/>
            <w:left w:val="none" w:sz="0" w:space="0" w:color="auto"/>
            <w:bottom w:val="none" w:sz="0" w:space="0" w:color="auto"/>
            <w:right w:val="none" w:sz="0" w:space="0" w:color="auto"/>
          </w:divBdr>
        </w:div>
      </w:divsChild>
    </w:div>
    <w:div w:id="1512794520">
      <w:bodyDiv w:val="1"/>
      <w:marLeft w:val="0"/>
      <w:marRight w:val="0"/>
      <w:marTop w:val="0"/>
      <w:marBottom w:val="0"/>
      <w:divBdr>
        <w:top w:val="none" w:sz="0" w:space="0" w:color="auto"/>
        <w:left w:val="none" w:sz="0" w:space="0" w:color="auto"/>
        <w:bottom w:val="none" w:sz="0" w:space="0" w:color="auto"/>
        <w:right w:val="none" w:sz="0" w:space="0" w:color="auto"/>
      </w:divBdr>
      <w:divsChild>
        <w:div w:id="1186867698">
          <w:marLeft w:val="640"/>
          <w:marRight w:val="0"/>
          <w:marTop w:val="0"/>
          <w:marBottom w:val="0"/>
          <w:divBdr>
            <w:top w:val="none" w:sz="0" w:space="0" w:color="auto"/>
            <w:left w:val="none" w:sz="0" w:space="0" w:color="auto"/>
            <w:bottom w:val="none" w:sz="0" w:space="0" w:color="auto"/>
            <w:right w:val="none" w:sz="0" w:space="0" w:color="auto"/>
          </w:divBdr>
        </w:div>
        <w:div w:id="855996732">
          <w:marLeft w:val="640"/>
          <w:marRight w:val="0"/>
          <w:marTop w:val="0"/>
          <w:marBottom w:val="0"/>
          <w:divBdr>
            <w:top w:val="none" w:sz="0" w:space="0" w:color="auto"/>
            <w:left w:val="none" w:sz="0" w:space="0" w:color="auto"/>
            <w:bottom w:val="none" w:sz="0" w:space="0" w:color="auto"/>
            <w:right w:val="none" w:sz="0" w:space="0" w:color="auto"/>
          </w:divBdr>
        </w:div>
        <w:div w:id="1341816283">
          <w:marLeft w:val="640"/>
          <w:marRight w:val="0"/>
          <w:marTop w:val="0"/>
          <w:marBottom w:val="0"/>
          <w:divBdr>
            <w:top w:val="none" w:sz="0" w:space="0" w:color="auto"/>
            <w:left w:val="none" w:sz="0" w:space="0" w:color="auto"/>
            <w:bottom w:val="none" w:sz="0" w:space="0" w:color="auto"/>
            <w:right w:val="none" w:sz="0" w:space="0" w:color="auto"/>
          </w:divBdr>
        </w:div>
        <w:div w:id="711535077">
          <w:marLeft w:val="640"/>
          <w:marRight w:val="0"/>
          <w:marTop w:val="0"/>
          <w:marBottom w:val="0"/>
          <w:divBdr>
            <w:top w:val="none" w:sz="0" w:space="0" w:color="auto"/>
            <w:left w:val="none" w:sz="0" w:space="0" w:color="auto"/>
            <w:bottom w:val="none" w:sz="0" w:space="0" w:color="auto"/>
            <w:right w:val="none" w:sz="0" w:space="0" w:color="auto"/>
          </w:divBdr>
        </w:div>
        <w:div w:id="2004774840">
          <w:marLeft w:val="640"/>
          <w:marRight w:val="0"/>
          <w:marTop w:val="0"/>
          <w:marBottom w:val="0"/>
          <w:divBdr>
            <w:top w:val="none" w:sz="0" w:space="0" w:color="auto"/>
            <w:left w:val="none" w:sz="0" w:space="0" w:color="auto"/>
            <w:bottom w:val="none" w:sz="0" w:space="0" w:color="auto"/>
            <w:right w:val="none" w:sz="0" w:space="0" w:color="auto"/>
          </w:divBdr>
        </w:div>
        <w:div w:id="357774673">
          <w:marLeft w:val="640"/>
          <w:marRight w:val="0"/>
          <w:marTop w:val="0"/>
          <w:marBottom w:val="0"/>
          <w:divBdr>
            <w:top w:val="none" w:sz="0" w:space="0" w:color="auto"/>
            <w:left w:val="none" w:sz="0" w:space="0" w:color="auto"/>
            <w:bottom w:val="none" w:sz="0" w:space="0" w:color="auto"/>
            <w:right w:val="none" w:sz="0" w:space="0" w:color="auto"/>
          </w:divBdr>
        </w:div>
        <w:div w:id="2053189851">
          <w:marLeft w:val="640"/>
          <w:marRight w:val="0"/>
          <w:marTop w:val="0"/>
          <w:marBottom w:val="0"/>
          <w:divBdr>
            <w:top w:val="none" w:sz="0" w:space="0" w:color="auto"/>
            <w:left w:val="none" w:sz="0" w:space="0" w:color="auto"/>
            <w:bottom w:val="none" w:sz="0" w:space="0" w:color="auto"/>
            <w:right w:val="none" w:sz="0" w:space="0" w:color="auto"/>
          </w:divBdr>
        </w:div>
        <w:div w:id="408115513">
          <w:marLeft w:val="640"/>
          <w:marRight w:val="0"/>
          <w:marTop w:val="0"/>
          <w:marBottom w:val="0"/>
          <w:divBdr>
            <w:top w:val="none" w:sz="0" w:space="0" w:color="auto"/>
            <w:left w:val="none" w:sz="0" w:space="0" w:color="auto"/>
            <w:bottom w:val="none" w:sz="0" w:space="0" w:color="auto"/>
            <w:right w:val="none" w:sz="0" w:space="0" w:color="auto"/>
          </w:divBdr>
        </w:div>
        <w:div w:id="1282611701">
          <w:marLeft w:val="640"/>
          <w:marRight w:val="0"/>
          <w:marTop w:val="0"/>
          <w:marBottom w:val="0"/>
          <w:divBdr>
            <w:top w:val="none" w:sz="0" w:space="0" w:color="auto"/>
            <w:left w:val="none" w:sz="0" w:space="0" w:color="auto"/>
            <w:bottom w:val="none" w:sz="0" w:space="0" w:color="auto"/>
            <w:right w:val="none" w:sz="0" w:space="0" w:color="auto"/>
          </w:divBdr>
        </w:div>
        <w:div w:id="626859160">
          <w:marLeft w:val="640"/>
          <w:marRight w:val="0"/>
          <w:marTop w:val="0"/>
          <w:marBottom w:val="0"/>
          <w:divBdr>
            <w:top w:val="none" w:sz="0" w:space="0" w:color="auto"/>
            <w:left w:val="none" w:sz="0" w:space="0" w:color="auto"/>
            <w:bottom w:val="none" w:sz="0" w:space="0" w:color="auto"/>
            <w:right w:val="none" w:sz="0" w:space="0" w:color="auto"/>
          </w:divBdr>
        </w:div>
        <w:div w:id="654918417">
          <w:marLeft w:val="640"/>
          <w:marRight w:val="0"/>
          <w:marTop w:val="0"/>
          <w:marBottom w:val="0"/>
          <w:divBdr>
            <w:top w:val="none" w:sz="0" w:space="0" w:color="auto"/>
            <w:left w:val="none" w:sz="0" w:space="0" w:color="auto"/>
            <w:bottom w:val="none" w:sz="0" w:space="0" w:color="auto"/>
            <w:right w:val="none" w:sz="0" w:space="0" w:color="auto"/>
          </w:divBdr>
        </w:div>
        <w:div w:id="140270167">
          <w:marLeft w:val="640"/>
          <w:marRight w:val="0"/>
          <w:marTop w:val="0"/>
          <w:marBottom w:val="0"/>
          <w:divBdr>
            <w:top w:val="none" w:sz="0" w:space="0" w:color="auto"/>
            <w:left w:val="none" w:sz="0" w:space="0" w:color="auto"/>
            <w:bottom w:val="none" w:sz="0" w:space="0" w:color="auto"/>
            <w:right w:val="none" w:sz="0" w:space="0" w:color="auto"/>
          </w:divBdr>
        </w:div>
        <w:div w:id="623390060">
          <w:marLeft w:val="640"/>
          <w:marRight w:val="0"/>
          <w:marTop w:val="0"/>
          <w:marBottom w:val="0"/>
          <w:divBdr>
            <w:top w:val="none" w:sz="0" w:space="0" w:color="auto"/>
            <w:left w:val="none" w:sz="0" w:space="0" w:color="auto"/>
            <w:bottom w:val="none" w:sz="0" w:space="0" w:color="auto"/>
            <w:right w:val="none" w:sz="0" w:space="0" w:color="auto"/>
          </w:divBdr>
        </w:div>
        <w:div w:id="1040739281">
          <w:marLeft w:val="640"/>
          <w:marRight w:val="0"/>
          <w:marTop w:val="0"/>
          <w:marBottom w:val="0"/>
          <w:divBdr>
            <w:top w:val="none" w:sz="0" w:space="0" w:color="auto"/>
            <w:left w:val="none" w:sz="0" w:space="0" w:color="auto"/>
            <w:bottom w:val="none" w:sz="0" w:space="0" w:color="auto"/>
            <w:right w:val="none" w:sz="0" w:space="0" w:color="auto"/>
          </w:divBdr>
        </w:div>
        <w:div w:id="800852046">
          <w:marLeft w:val="640"/>
          <w:marRight w:val="0"/>
          <w:marTop w:val="0"/>
          <w:marBottom w:val="0"/>
          <w:divBdr>
            <w:top w:val="none" w:sz="0" w:space="0" w:color="auto"/>
            <w:left w:val="none" w:sz="0" w:space="0" w:color="auto"/>
            <w:bottom w:val="none" w:sz="0" w:space="0" w:color="auto"/>
            <w:right w:val="none" w:sz="0" w:space="0" w:color="auto"/>
          </w:divBdr>
        </w:div>
        <w:div w:id="1205021882">
          <w:marLeft w:val="640"/>
          <w:marRight w:val="0"/>
          <w:marTop w:val="0"/>
          <w:marBottom w:val="0"/>
          <w:divBdr>
            <w:top w:val="none" w:sz="0" w:space="0" w:color="auto"/>
            <w:left w:val="none" w:sz="0" w:space="0" w:color="auto"/>
            <w:bottom w:val="none" w:sz="0" w:space="0" w:color="auto"/>
            <w:right w:val="none" w:sz="0" w:space="0" w:color="auto"/>
          </w:divBdr>
        </w:div>
        <w:div w:id="1422412627">
          <w:marLeft w:val="640"/>
          <w:marRight w:val="0"/>
          <w:marTop w:val="0"/>
          <w:marBottom w:val="0"/>
          <w:divBdr>
            <w:top w:val="none" w:sz="0" w:space="0" w:color="auto"/>
            <w:left w:val="none" w:sz="0" w:space="0" w:color="auto"/>
            <w:bottom w:val="none" w:sz="0" w:space="0" w:color="auto"/>
            <w:right w:val="none" w:sz="0" w:space="0" w:color="auto"/>
          </w:divBdr>
        </w:div>
        <w:div w:id="665324568">
          <w:marLeft w:val="640"/>
          <w:marRight w:val="0"/>
          <w:marTop w:val="0"/>
          <w:marBottom w:val="0"/>
          <w:divBdr>
            <w:top w:val="none" w:sz="0" w:space="0" w:color="auto"/>
            <w:left w:val="none" w:sz="0" w:space="0" w:color="auto"/>
            <w:bottom w:val="none" w:sz="0" w:space="0" w:color="auto"/>
            <w:right w:val="none" w:sz="0" w:space="0" w:color="auto"/>
          </w:divBdr>
        </w:div>
        <w:div w:id="1474176570">
          <w:marLeft w:val="640"/>
          <w:marRight w:val="0"/>
          <w:marTop w:val="0"/>
          <w:marBottom w:val="0"/>
          <w:divBdr>
            <w:top w:val="none" w:sz="0" w:space="0" w:color="auto"/>
            <w:left w:val="none" w:sz="0" w:space="0" w:color="auto"/>
            <w:bottom w:val="none" w:sz="0" w:space="0" w:color="auto"/>
            <w:right w:val="none" w:sz="0" w:space="0" w:color="auto"/>
          </w:divBdr>
        </w:div>
        <w:div w:id="512306983">
          <w:marLeft w:val="640"/>
          <w:marRight w:val="0"/>
          <w:marTop w:val="0"/>
          <w:marBottom w:val="0"/>
          <w:divBdr>
            <w:top w:val="none" w:sz="0" w:space="0" w:color="auto"/>
            <w:left w:val="none" w:sz="0" w:space="0" w:color="auto"/>
            <w:bottom w:val="none" w:sz="0" w:space="0" w:color="auto"/>
            <w:right w:val="none" w:sz="0" w:space="0" w:color="auto"/>
          </w:divBdr>
        </w:div>
        <w:div w:id="994643587">
          <w:marLeft w:val="640"/>
          <w:marRight w:val="0"/>
          <w:marTop w:val="0"/>
          <w:marBottom w:val="0"/>
          <w:divBdr>
            <w:top w:val="none" w:sz="0" w:space="0" w:color="auto"/>
            <w:left w:val="none" w:sz="0" w:space="0" w:color="auto"/>
            <w:bottom w:val="none" w:sz="0" w:space="0" w:color="auto"/>
            <w:right w:val="none" w:sz="0" w:space="0" w:color="auto"/>
          </w:divBdr>
        </w:div>
        <w:div w:id="1535338490">
          <w:marLeft w:val="640"/>
          <w:marRight w:val="0"/>
          <w:marTop w:val="0"/>
          <w:marBottom w:val="0"/>
          <w:divBdr>
            <w:top w:val="none" w:sz="0" w:space="0" w:color="auto"/>
            <w:left w:val="none" w:sz="0" w:space="0" w:color="auto"/>
            <w:bottom w:val="none" w:sz="0" w:space="0" w:color="auto"/>
            <w:right w:val="none" w:sz="0" w:space="0" w:color="auto"/>
          </w:divBdr>
        </w:div>
        <w:div w:id="41757342">
          <w:marLeft w:val="640"/>
          <w:marRight w:val="0"/>
          <w:marTop w:val="0"/>
          <w:marBottom w:val="0"/>
          <w:divBdr>
            <w:top w:val="none" w:sz="0" w:space="0" w:color="auto"/>
            <w:left w:val="none" w:sz="0" w:space="0" w:color="auto"/>
            <w:bottom w:val="none" w:sz="0" w:space="0" w:color="auto"/>
            <w:right w:val="none" w:sz="0" w:space="0" w:color="auto"/>
          </w:divBdr>
        </w:div>
        <w:div w:id="2008634594">
          <w:marLeft w:val="640"/>
          <w:marRight w:val="0"/>
          <w:marTop w:val="0"/>
          <w:marBottom w:val="0"/>
          <w:divBdr>
            <w:top w:val="none" w:sz="0" w:space="0" w:color="auto"/>
            <w:left w:val="none" w:sz="0" w:space="0" w:color="auto"/>
            <w:bottom w:val="none" w:sz="0" w:space="0" w:color="auto"/>
            <w:right w:val="none" w:sz="0" w:space="0" w:color="auto"/>
          </w:divBdr>
        </w:div>
        <w:div w:id="1221942761">
          <w:marLeft w:val="640"/>
          <w:marRight w:val="0"/>
          <w:marTop w:val="0"/>
          <w:marBottom w:val="0"/>
          <w:divBdr>
            <w:top w:val="none" w:sz="0" w:space="0" w:color="auto"/>
            <w:left w:val="none" w:sz="0" w:space="0" w:color="auto"/>
            <w:bottom w:val="none" w:sz="0" w:space="0" w:color="auto"/>
            <w:right w:val="none" w:sz="0" w:space="0" w:color="auto"/>
          </w:divBdr>
        </w:div>
        <w:div w:id="1394305768">
          <w:marLeft w:val="640"/>
          <w:marRight w:val="0"/>
          <w:marTop w:val="0"/>
          <w:marBottom w:val="0"/>
          <w:divBdr>
            <w:top w:val="none" w:sz="0" w:space="0" w:color="auto"/>
            <w:left w:val="none" w:sz="0" w:space="0" w:color="auto"/>
            <w:bottom w:val="none" w:sz="0" w:space="0" w:color="auto"/>
            <w:right w:val="none" w:sz="0" w:space="0" w:color="auto"/>
          </w:divBdr>
        </w:div>
        <w:div w:id="630747553">
          <w:marLeft w:val="640"/>
          <w:marRight w:val="0"/>
          <w:marTop w:val="0"/>
          <w:marBottom w:val="0"/>
          <w:divBdr>
            <w:top w:val="none" w:sz="0" w:space="0" w:color="auto"/>
            <w:left w:val="none" w:sz="0" w:space="0" w:color="auto"/>
            <w:bottom w:val="none" w:sz="0" w:space="0" w:color="auto"/>
            <w:right w:val="none" w:sz="0" w:space="0" w:color="auto"/>
          </w:divBdr>
        </w:div>
        <w:div w:id="135606512">
          <w:marLeft w:val="640"/>
          <w:marRight w:val="0"/>
          <w:marTop w:val="0"/>
          <w:marBottom w:val="0"/>
          <w:divBdr>
            <w:top w:val="none" w:sz="0" w:space="0" w:color="auto"/>
            <w:left w:val="none" w:sz="0" w:space="0" w:color="auto"/>
            <w:bottom w:val="none" w:sz="0" w:space="0" w:color="auto"/>
            <w:right w:val="none" w:sz="0" w:space="0" w:color="auto"/>
          </w:divBdr>
        </w:div>
        <w:div w:id="369064895">
          <w:marLeft w:val="640"/>
          <w:marRight w:val="0"/>
          <w:marTop w:val="0"/>
          <w:marBottom w:val="0"/>
          <w:divBdr>
            <w:top w:val="none" w:sz="0" w:space="0" w:color="auto"/>
            <w:left w:val="none" w:sz="0" w:space="0" w:color="auto"/>
            <w:bottom w:val="none" w:sz="0" w:space="0" w:color="auto"/>
            <w:right w:val="none" w:sz="0" w:space="0" w:color="auto"/>
          </w:divBdr>
        </w:div>
        <w:div w:id="1291091109">
          <w:marLeft w:val="640"/>
          <w:marRight w:val="0"/>
          <w:marTop w:val="0"/>
          <w:marBottom w:val="0"/>
          <w:divBdr>
            <w:top w:val="none" w:sz="0" w:space="0" w:color="auto"/>
            <w:left w:val="none" w:sz="0" w:space="0" w:color="auto"/>
            <w:bottom w:val="none" w:sz="0" w:space="0" w:color="auto"/>
            <w:right w:val="none" w:sz="0" w:space="0" w:color="auto"/>
          </w:divBdr>
        </w:div>
        <w:div w:id="1711804050">
          <w:marLeft w:val="640"/>
          <w:marRight w:val="0"/>
          <w:marTop w:val="0"/>
          <w:marBottom w:val="0"/>
          <w:divBdr>
            <w:top w:val="none" w:sz="0" w:space="0" w:color="auto"/>
            <w:left w:val="none" w:sz="0" w:space="0" w:color="auto"/>
            <w:bottom w:val="none" w:sz="0" w:space="0" w:color="auto"/>
            <w:right w:val="none" w:sz="0" w:space="0" w:color="auto"/>
          </w:divBdr>
        </w:div>
        <w:div w:id="1093475649">
          <w:marLeft w:val="640"/>
          <w:marRight w:val="0"/>
          <w:marTop w:val="0"/>
          <w:marBottom w:val="0"/>
          <w:divBdr>
            <w:top w:val="none" w:sz="0" w:space="0" w:color="auto"/>
            <w:left w:val="none" w:sz="0" w:space="0" w:color="auto"/>
            <w:bottom w:val="none" w:sz="0" w:space="0" w:color="auto"/>
            <w:right w:val="none" w:sz="0" w:space="0" w:color="auto"/>
          </w:divBdr>
        </w:div>
        <w:div w:id="829949800">
          <w:marLeft w:val="640"/>
          <w:marRight w:val="0"/>
          <w:marTop w:val="0"/>
          <w:marBottom w:val="0"/>
          <w:divBdr>
            <w:top w:val="none" w:sz="0" w:space="0" w:color="auto"/>
            <w:left w:val="none" w:sz="0" w:space="0" w:color="auto"/>
            <w:bottom w:val="none" w:sz="0" w:space="0" w:color="auto"/>
            <w:right w:val="none" w:sz="0" w:space="0" w:color="auto"/>
          </w:divBdr>
        </w:div>
        <w:div w:id="1254128680">
          <w:marLeft w:val="640"/>
          <w:marRight w:val="0"/>
          <w:marTop w:val="0"/>
          <w:marBottom w:val="0"/>
          <w:divBdr>
            <w:top w:val="none" w:sz="0" w:space="0" w:color="auto"/>
            <w:left w:val="none" w:sz="0" w:space="0" w:color="auto"/>
            <w:bottom w:val="none" w:sz="0" w:space="0" w:color="auto"/>
            <w:right w:val="none" w:sz="0" w:space="0" w:color="auto"/>
          </w:divBdr>
        </w:div>
        <w:div w:id="1266690906">
          <w:marLeft w:val="640"/>
          <w:marRight w:val="0"/>
          <w:marTop w:val="0"/>
          <w:marBottom w:val="0"/>
          <w:divBdr>
            <w:top w:val="none" w:sz="0" w:space="0" w:color="auto"/>
            <w:left w:val="none" w:sz="0" w:space="0" w:color="auto"/>
            <w:bottom w:val="none" w:sz="0" w:space="0" w:color="auto"/>
            <w:right w:val="none" w:sz="0" w:space="0" w:color="auto"/>
          </w:divBdr>
        </w:div>
        <w:div w:id="1369136727">
          <w:marLeft w:val="640"/>
          <w:marRight w:val="0"/>
          <w:marTop w:val="0"/>
          <w:marBottom w:val="0"/>
          <w:divBdr>
            <w:top w:val="none" w:sz="0" w:space="0" w:color="auto"/>
            <w:left w:val="none" w:sz="0" w:space="0" w:color="auto"/>
            <w:bottom w:val="none" w:sz="0" w:space="0" w:color="auto"/>
            <w:right w:val="none" w:sz="0" w:space="0" w:color="auto"/>
          </w:divBdr>
        </w:div>
      </w:divsChild>
    </w:div>
    <w:div w:id="1514883603">
      <w:bodyDiv w:val="1"/>
      <w:marLeft w:val="0"/>
      <w:marRight w:val="0"/>
      <w:marTop w:val="0"/>
      <w:marBottom w:val="0"/>
      <w:divBdr>
        <w:top w:val="none" w:sz="0" w:space="0" w:color="auto"/>
        <w:left w:val="none" w:sz="0" w:space="0" w:color="auto"/>
        <w:bottom w:val="none" w:sz="0" w:space="0" w:color="auto"/>
        <w:right w:val="none" w:sz="0" w:space="0" w:color="auto"/>
      </w:divBdr>
      <w:divsChild>
        <w:div w:id="366834475">
          <w:marLeft w:val="0"/>
          <w:marRight w:val="0"/>
          <w:marTop w:val="0"/>
          <w:marBottom w:val="0"/>
          <w:divBdr>
            <w:top w:val="none" w:sz="0" w:space="0" w:color="auto"/>
            <w:left w:val="none" w:sz="0" w:space="0" w:color="auto"/>
            <w:bottom w:val="none" w:sz="0" w:space="0" w:color="auto"/>
            <w:right w:val="none" w:sz="0" w:space="0" w:color="auto"/>
          </w:divBdr>
        </w:div>
      </w:divsChild>
    </w:div>
    <w:div w:id="1515148625">
      <w:bodyDiv w:val="1"/>
      <w:marLeft w:val="0"/>
      <w:marRight w:val="0"/>
      <w:marTop w:val="0"/>
      <w:marBottom w:val="0"/>
      <w:divBdr>
        <w:top w:val="none" w:sz="0" w:space="0" w:color="auto"/>
        <w:left w:val="none" w:sz="0" w:space="0" w:color="auto"/>
        <w:bottom w:val="none" w:sz="0" w:space="0" w:color="auto"/>
        <w:right w:val="none" w:sz="0" w:space="0" w:color="auto"/>
      </w:divBdr>
    </w:div>
    <w:div w:id="1523201099">
      <w:bodyDiv w:val="1"/>
      <w:marLeft w:val="0"/>
      <w:marRight w:val="0"/>
      <w:marTop w:val="0"/>
      <w:marBottom w:val="0"/>
      <w:divBdr>
        <w:top w:val="none" w:sz="0" w:space="0" w:color="auto"/>
        <w:left w:val="none" w:sz="0" w:space="0" w:color="auto"/>
        <w:bottom w:val="none" w:sz="0" w:space="0" w:color="auto"/>
        <w:right w:val="none" w:sz="0" w:space="0" w:color="auto"/>
      </w:divBdr>
      <w:divsChild>
        <w:div w:id="704062656">
          <w:marLeft w:val="0"/>
          <w:marRight w:val="0"/>
          <w:marTop w:val="0"/>
          <w:marBottom w:val="0"/>
          <w:divBdr>
            <w:top w:val="none" w:sz="0" w:space="0" w:color="auto"/>
            <w:left w:val="none" w:sz="0" w:space="0" w:color="auto"/>
            <w:bottom w:val="none" w:sz="0" w:space="0" w:color="auto"/>
            <w:right w:val="none" w:sz="0" w:space="0" w:color="auto"/>
          </w:divBdr>
        </w:div>
      </w:divsChild>
    </w:div>
    <w:div w:id="1586262666">
      <w:bodyDiv w:val="1"/>
      <w:marLeft w:val="0"/>
      <w:marRight w:val="0"/>
      <w:marTop w:val="0"/>
      <w:marBottom w:val="0"/>
      <w:divBdr>
        <w:top w:val="none" w:sz="0" w:space="0" w:color="auto"/>
        <w:left w:val="none" w:sz="0" w:space="0" w:color="auto"/>
        <w:bottom w:val="none" w:sz="0" w:space="0" w:color="auto"/>
        <w:right w:val="none" w:sz="0" w:space="0" w:color="auto"/>
      </w:divBdr>
      <w:divsChild>
        <w:div w:id="1512987845">
          <w:marLeft w:val="640"/>
          <w:marRight w:val="0"/>
          <w:marTop w:val="0"/>
          <w:marBottom w:val="0"/>
          <w:divBdr>
            <w:top w:val="none" w:sz="0" w:space="0" w:color="auto"/>
            <w:left w:val="none" w:sz="0" w:space="0" w:color="auto"/>
            <w:bottom w:val="none" w:sz="0" w:space="0" w:color="auto"/>
            <w:right w:val="none" w:sz="0" w:space="0" w:color="auto"/>
          </w:divBdr>
        </w:div>
        <w:div w:id="57676172">
          <w:marLeft w:val="640"/>
          <w:marRight w:val="0"/>
          <w:marTop w:val="0"/>
          <w:marBottom w:val="0"/>
          <w:divBdr>
            <w:top w:val="none" w:sz="0" w:space="0" w:color="auto"/>
            <w:left w:val="none" w:sz="0" w:space="0" w:color="auto"/>
            <w:bottom w:val="none" w:sz="0" w:space="0" w:color="auto"/>
            <w:right w:val="none" w:sz="0" w:space="0" w:color="auto"/>
          </w:divBdr>
        </w:div>
        <w:div w:id="1171605912">
          <w:marLeft w:val="640"/>
          <w:marRight w:val="0"/>
          <w:marTop w:val="0"/>
          <w:marBottom w:val="0"/>
          <w:divBdr>
            <w:top w:val="none" w:sz="0" w:space="0" w:color="auto"/>
            <w:left w:val="none" w:sz="0" w:space="0" w:color="auto"/>
            <w:bottom w:val="none" w:sz="0" w:space="0" w:color="auto"/>
            <w:right w:val="none" w:sz="0" w:space="0" w:color="auto"/>
          </w:divBdr>
        </w:div>
        <w:div w:id="1115365611">
          <w:marLeft w:val="640"/>
          <w:marRight w:val="0"/>
          <w:marTop w:val="0"/>
          <w:marBottom w:val="0"/>
          <w:divBdr>
            <w:top w:val="none" w:sz="0" w:space="0" w:color="auto"/>
            <w:left w:val="none" w:sz="0" w:space="0" w:color="auto"/>
            <w:bottom w:val="none" w:sz="0" w:space="0" w:color="auto"/>
            <w:right w:val="none" w:sz="0" w:space="0" w:color="auto"/>
          </w:divBdr>
        </w:div>
        <w:div w:id="1734767476">
          <w:marLeft w:val="640"/>
          <w:marRight w:val="0"/>
          <w:marTop w:val="0"/>
          <w:marBottom w:val="0"/>
          <w:divBdr>
            <w:top w:val="none" w:sz="0" w:space="0" w:color="auto"/>
            <w:left w:val="none" w:sz="0" w:space="0" w:color="auto"/>
            <w:bottom w:val="none" w:sz="0" w:space="0" w:color="auto"/>
            <w:right w:val="none" w:sz="0" w:space="0" w:color="auto"/>
          </w:divBdr>
        </w:div>
        <w:div w:id="2035032253">
          <w:marLeft w:val="640"/>
          <w:marRight w:val="0"/>
          <w:marTop w:val="0"/>
          <w:marBottom w:val="0"/>
          <w:divBdr>
            <w:top w:val="none" w:sz="0" w:space="0" w:color="auto"/>
            <w:left w:val="none" w:sz="0" w:space="0" w:color="auto"/>
            <w:bottom w:val="none" w:sz="0" w:space="0" w:color="auto"/>
            <w:right w:val="none" w:sz="0" w:space="0" w:color="auto"/>
          </w:divBdr>
        </w:div>
        <w:div w:id="1443454165">
          <w:marLeft w:val="640"/>
          <w:marRight w:val="0"/>
          <w:marTop w:val="0"/>
          <w:marBottom w:val="0"/>
          <w:divBdr>
            <w:top w:val="none" w:sz="0" w:space="0" w:color="auto"/>
            <w:left w:val="none" w:sz="0" w:space="0" w:color="auto"/>
            <w:bottom w:val="none" w:sz="0" w:space="0" w:color="auto"/>
            <w:right w:val="none" w:sz="0" w:space="0" w:color="auto"/>
          </w:divBdr>
        </w:div>
        <w:div w:id="534974310">
          <w:marLeft w:val="640"/>
          <w:marRight w:val="0"/>
          <w:marTop w:val="0"/>
          <w:marBottom w:val="0"/>
          <w:divBdr>
            <w:top w:val="none" w:sz="0" w:space="0" w:color="auto"/>
            <w:left w:val="none" w:sz="0" w:space="0" w:color="auto"/>
            <w:bottom w:val="none" w:sz="0" w:space="0" w:color="auto"/>
            <w:right w:val="none" w:sz="0" w:space="0" w:color="auto"/>
          </w:divBdr>
        </w:div>
        <w:div w:id="583340154">
          <w:marLeft w:val="640"/>
          <w:marRight w:val="0"/>
          <w:marTop w:val="0"/>
          <w:marBottom w:val="0"/>
          <w:divBdr>
            <w:top w:val="none" w:sz="0" w:space="0" w:color="auto"/>
            <w:left w:val="none" w:sz="0" w:space="0" w:color="auto"/>
            <w:bottom w:val="none" w:sz="0" w:space="0" w:color="auto"/>
            <w:right w:val="none" w:sz="0" w:space="0" w:color="auto"/>
          </w:divBdr>
        </w:div>
        <w:div w:id="1696418268">
          <w:marLeft w:val="640"/>
          <w:marRight w:val="0"/>
          <w:marTop w:val="0"/>
          <w:marBottom w:val="0"/>
          <w:divBdr>
            <w:top w:val="none" w:sz="0" w:space="0" w:color="auto"/>
            <w:left w:val="none" w:sz="0" w:space="0" w:color="auto"/>
            <w:bottom w:val="none" w:sz="0" w:space="0" w:color="auto"/>
            <w:right w:val="none" w:sz="0" w:space="0" w:color="auto"/>
          </w:divBdr>
        </w:div>
        <w:div w:id="1751850256">
          <w:marLeft w:val="640"/>
          <w:marRight w:val="0"/>
          <w:marTop w:val="0"/>
          <w:marBottom w:val="0"/>
          <w:divBdr>
            <w:top w:val="none" w:sz="0" w:space="0" w:color="auto"/>
            <w:left w:val="none" w:sz="0" w:space="0" w:color="auto"/>
            <w:bottom w:val="none" w:sz="0" w:space="0" w:color="auto"/>
            <w:right w:val="none" w:sz="0" w:space="0" w:color="auto"/>
          </w:divBdr>
        </w:div>
        <w:div w:id="1001468714">
          <w:marLeft w:val="640"/>
          <w:marRight w:val="0"/>
          <w:marTop w:val="0"/>
          <w:marBottom w:val="0"/>
          <w:divBdr>
            <w:top w:val="none" w:sz="0" w:space="0" w:color="auto"/>
            <w:left w:val="none" w:sz="0" w:space="0" w:color="auto"/>
            <w:bottom w:val="none" w:sz="0" w:space="0" w:color="auto"/>
            <w:right w:val="none" w:sz="0" w:space="0" w:color="auto"/>
          </w:divBdr>
        </w:div>
        <w:div w:id="390231998">
          <w:marLeft w:val="640"/>
          <w:marRight w:val="0"/>
          <w:marTop w:val="0"/>
          <w:marBottom w:val="0"/>
          <w:divBdr>
            <w:top w:val="none" w:sz="0" w:space="0" w:color="auto"/>
            <w:left w:val="none" w:sz="0" w:space="0" w:color="auto"/>
            <w:bottom w:val="none" w:sz="0" w:space="0" w:color="auto"/>
            <w:right w:val="none" w:sz="0" w:space="0" w:color="auto"/>
          </w:divBdr>
        </w:div>
        <w:div w:id="841512450">
          <w:marLeft w:val="640"/>
          <w:marRight w:val="0"/>
          <w:marTop w:val="0"/>
          <w:marBottom w:val="0"/>
          <w:divBdr>
            <w:top w:val="none" w:sz="0" w:space="0" w:color="auto"/>
            <w:left w:val="none" w:sz="0" w:space="0" w:color="auto"/>
            <w:bottom w:val="none" w:sz="0" w:space="0" w:color="auto"/>
            <w:right w:val="none" w:sz="0" w:space="0" w:color="auto"/>
          </w:divBdr>
        </w:div>
        <w:div w:id="730231611">
          <w:marLeft w:val="640"/>
          <w:marRight w:val="0"/>
          <w:marTop w:val="0"/>
          <w:marBottom w:val="0"/>
          <w:divBdr>
            <w:top w:val="none" w:sz="0" w:space="0" w:color="auto"/>
            <w:left w:val="none" w:sz="0" w:space="0" w:color="auto"/>
            <w:bottom w:val="none" w:sz="0" w:space="0" w:color="auto"/>
            <w:right w:val="none" w:sz="0" w:space="0" w:color="auto"/>
          </w:divBdr>
        </w:div>
        <w:div w:id="1301301925">
          <w:marLeft w:val="640"/>
          <w:marRight w:val="0"/>
          <w:marTop w:val="0"/>
          <w:marBottom w:val="0"/>
          <w:divBdr>
            <w:top w:val="none" w:sz="0" w:space="0" w:color="auto"/>
            <w:left w:val="none" w:sz="0" w:space="0" w:color="auto"/>
            <w:bottom w:val="none" w:sz="0" w:space="0" w:color="auto"/>
            <w:right w:val="none" w:sz="0" w:space="0" w:color="auto"/>
          </w:divBdr>
        </w:div>
        <w:div w:id="551775287">
          <w:marLeft w:val="640"/>
          <w:marRight w:val="0"/>
          <w:marTop w:val="0"/>
          <w:marBottom w:val="0"/>
          <w:divBdr>
            <w:top w:val="none" w:sz="0" w:space="0" w:color="auto"/>
            <w:left w:val="none" w:sz="0" w:space="0" w:color="auto"/>
            <w:bottom w:val="none" w:sz="0" w:space="0" w:color="auto"/>
            <w:right w:val="none" w:sz="0" w:space="0" w:color="auto"/>
          </w:divBdr>
        </w:div>
        <w:div w:id="235828150">
          <w:marLeft w:val="640"/>
          <w:marRight w:val="0"/>
          <w:marTop w:val="0"/>
          <w:marBottom w:val="0"/>
          <w:divBdr>
            <w:top w:val="none" w:sz="0" w:space="0" w:color="auto"/>
            <w:left w:val="none" w:sz="0" w:space="0" w:color="auto"/>
            <w:bottom w:val="none" w:sz="0" w:space="0" w:color="auto"/>
            <w:right w:val="none" w:sz="0" w:space="0" w:color="auto"/>
          </w:divBdr>
        </w:div>
        <w:div w:id="645859643">
          <w:marLeft w:val="640"/>
          <w:marRight w:val="0"/>
          <w:marTop w:val="0"/>
          <w:marBottom w:val="0"/>
          <w:divBdr>
            <w:top w:val="none" w:sz="0" w:space="0" w:color="auto"/>
            <w:left w:val="none" w:sz="0" w:space="0" w:color="auto"/>
            <w:bottom w:val="none" w:sz="0" w:space="0" w:color="auto"/>
            <w:right w:val="none" w:sz="0" w:space="0" w:color="auto"/>
          </w:divBdr>
        </w:div>
        <w:div w:id="324431682">
          <w:marLeft w:val="640"/>
          <w:marRight w:val="0"/>
          <w:marTop w:val="0"/>
          <w:marBottom w:val="0"/>
          <w:divBdr>
            <w:top w:val="none" w:sz="0" w:space="0" w:color="auto"/>
            <w:left w:val="none" w:sz="0" w:space="0" w:color="auto"/>
            <w:bottom w:val="none" w:sz="0" w:space="0" w:color="auto"/>
            <w:right w:val="none" w:sz="0" w:space="0" w:color="auto"/>
          </w:divBdr>
        </w:div>
        <w:div w:id="190146118">
          <w:marLeft w:val="640"/>
          <w:marRight w:val="0"/>
          <w:marTop w:val="0"/>
          <w:marBottom w:val="0"/>
          <w:divBdr>
            <w:top w:val="none" w:sz="0" w:space="0" w:color="auto"/>
            <w:left w:val="none" w:sz="0" w:space="0" w:color="auto"/>
            <w:bottom w:val="none" w:sz="0" w:space="0" w:color="auto"/>
            <w:right w:val="none" w:sz="0" w:space="0" w:color="auto"/>
          </w:divBdr>
        </w:div>
        <w:div w:id="184834152">
          <w:marLeft w:val="640"/>
          <w:marRight w:val="0"/>
          <w:marTop w:val="0"/>
          <w:marBottom w:val="0"/>
          <w:divBdr>
            <w:top w:val="none" w:sz="0" w:space="0" w:color="auto"/>
            <w:left w:val="none" w:sz="0" w:space="0" w:color="auto"/>
            <w:bottom w:val="none" w:sz="0" w:space="0" w:color="auto"/>
            <w:right w:val="none" w:sz="0" w:space="0" w:color="auto"/>
          </w:divBdr>
        </w:div>
        <w:div w:id="1679044726">
          <w:marLeft w:val="640"/>
          <w:marRight w:val="0"/>
          <w:marTop w:val="0"/>
          <w:marBottom w:val="0"/>
          <w:divBdr>
            <w:top w:val="none" w:sz="0" w:space="0" w:color="auto"/>
            <w:left w:val="none" w:sz="0" w:space="0" w:color="auto"/>
            <w:bottom w:val="none" w:sz="0" w:space="0" w:color="auto"/>
            <w:right w:val="none" w:sz="0" w:space="0" w:color="auto"/>
          </w:divBdr>
        </w:div>
        <w:div w:id="1507475004">
          <w:marLeft w:val="640"/>
          <w:marRight w:val="0"/>
          <w:marTop w:val="0"/>
          <w:marBottom w:val="0"/>
          <w:divBdr>
            <w:top w:val="none" w:sz="0" w:space="0" w:color="auto"/>
            <w:left w:val="none" w:sz="0" w:space="0" w:color="auto"/>
            <w:bottom w:val="none" w:sz="0" w:space="0" w:color="auto"/>
            <w:right w:val="none" w:sz="0" w:space="0" w:color="auto"/>
          </w:divBdr>
        </w:div>
        <w:div w:id="591551169">
          <w:marLeft w:val="640"/>
          <w:marRight w:val="0"/>
          <w:marTop w:val="0"/>
          <w:marBottom w:val="0"/>
          <w:divBdr>
            <w:top w:val="none" w:sz="0" w:space="0" w:color="auto"/>
            <w:left w:val="none" w:sz="0" w:space="0" w:color="auto"/>
            <w:bottom w:val="none" w:sz="0" w:space="0" w:color="auto"/>
            <w:right w:val="none" w:sz="0" w:space="0" w:color="auto"/>
          </w:divBdr>
        </w:div>
        <w:div w:id="2007322313">
          <w:marLeft w:val="640"/>
          <w:marRight w:val="0"/>
          <w:marTop w:val="0"/>
          <w:marBottom w:val="0"/>
          <w:divBdr>
            <w:top w:val="none" w:sz="0" w:space="0" w:color="auto"/>
            <w:left w:val="none" w:sz="0" w:space="0" w:color="auto"/>
            <w:bottom w:val="none" w:sz="0" w:space="0" w:color="auto"/>
            <w:right w:val="none" w:sz="0" w:space="0" w:color="auto"/>
          </w:divBdr>
        </w:div>
        <w:div w:id="784154290">
          <w:marLeft w:val="640"/>
          <w:marRight w:val="0"/>
          <w:marTop w:val="0"/>
          <w:marBottom w:val="0"/>
          <w:divBdr>
            <w:top w:val="none" w:sz="0" w:space="0" w:color="auto"/>
            <w:left w:val="none" w:sz="0" w:space="0" w:color="auto"/>
            <w:bottom w:val="none" w:sz="0" w:space="0" w:color="auto"/>
            <w:right w:val="none" w:sz="0" w:space="0" w:color="auto"/>
          </w:divBdr>
        </w:div>
        <w:div w:id="151989429">
          <w:marLeft w:val="640"/>
          <w:marRight w:val="0"/>
          <w:marTop w:val="0"/>
          <w:marBottom w:val="0"/>
          <w:divBdr>
            <w:top w:val="none" w:sz="0" w:space="0" w:color="auto"/>
            <w:left w:val="none" w:sz="0" w:space="0" w:color="auto"/>
            <w:bottom w:val="none" w:sz="0" w:space="0" w:color="auto"/>
            <w:right w:val="none" w:sz="0" w:space="0" w:color="auto"/>
          </w:divBdr>
        </w:div>
      </w:divsChild>
    </w:div>
    <w:div w:id="1588148485">
      <w:bodyDiv w:val="1"/>
      <w:marLeft w:val="0"/>
      <w:marRight w:val="0"/>
      <w:marTop w:val="0"/>
      <w:marBottom w:val="0"/>
      <w:divBdr>
        <w:top w:val="none" w:sz="0" w:space="0" w:color="auto"/>
        <w:left w:val="none" w:sz="0" w:space="0" w:color="auto"/>
        <w:bottom w:val="none" w:sz="0" w:space="0" w:color="auto"/>
        <w:right w:val="none" w:sz="0" w:space="0" w:color="auto"/>
      </w:divBdr>
      <w:divsChild>
        <w:div w:id="163866273">
          <w:marLeft w:val="640"/>
          <w:marRight w:val="0"/>
          <w:marTop w:val="0"/>
          <w:marBottom w:val="0"/>
          <w:divBdr>
            <w:top w:val="none" w:sz="0" w:space="0" w:color="auto"/>
            <w:left w:val="none" w:sz="0" w:space="0" w:color="auto"/>
            <w:bottom w:val="none" w:sz="0" w:space="0" w:color="auto"/>
            <w:right w:val="none" w:sz="0" w:space="0" w:color="auto"/>
          </w:divBdr>
        </w:div>
        <w:div w:id="599995231">
          <w:marLeft w:val="640"/>
          <w:marRight w:val="0"/>
          <w:marTop w:val="0"/>
          <w:marBottom w:val="0"/>
          <w:divBdr>
            <w:top w:val="none" w:sz="0" w:space="0" w:color="auto"/>
            <w:left w:val="none" w:sz="0" w:space="0" w:color="auto"/>
            <w:bottom w:val="none" w:sz="0" w:space="0" w:color="auto"/>
            <w:right w:val="none" w:sz="0" w:space="0" w:color="auto"/>
          </w:divBdr>
        </w:div>
        <w:div w:id="804667265">
          <w:marLeft w:val="640"/>
          <w:marRight w:val="0"/>
          <w:marTop w:val="0"/>
          <w:marBottom w:val="0"/>
          <w:divBdr>
            <w:top w:val="none" w:sz="0" w:space="0" w:color="auto"/>
            <w:left w:val="none" w:sz="0" w:space="0" w:color="auto"/>
            <w:bottom w:val="none" w:sz="0" w:space="0" w:color="auto"/>
            <w:right w:val="none" w:sz="0" w:space="0" w:color="auto"/>
          </w:divBdr>
        </w:div>
        <w:div w:id="994138993">
          <w:marLeft w:val="640"/>
          <w:marRight w:val="0"/>
          <w:marTop w:val="0"/>
          <w:marBottom w:val="0"/>
          <w:divBdr>
            <w:top w:val="none" w:sz="0" w:space="0" w:color="auto"/>
            <w:left w:val="none" w:sz="0" w:space="0" w:color="auto"/>
            <w:bottom w:val="none" w:sz="0" w:space="0" w:color="auto"/>
            <w:right w:val="none" w:sz="0" w:space="0" w:color="auto"/>
          </w:divBdr>
        </w:div>
        <w:div w:id="1018653410">
          <w:marLeft w:val="640"/>
          <w:marRight w:val="0"/>
          <w:marTop w:val="0"/>
          <w:marBottom w:val="0"/>
          <w:divBdr>
            <w:top w:val="none" w:sz="0" w:space="0" w:color="auto"/>
            <w:left w:val="none" w:sz="0" w:space="0" w:color="auto"/>
            <w:bottom w:val="none" w:sz="0" w:space="0" w:color="auto"/>
            <w:right w:val="none" w:sz="0" w:space="0" w:color="auto"/>
          </w:divBdr>
        </w:div>
        <w:div w:id="1024818854">
          <w:marLeft w:val="640"/>
          <w:marRight w:val="0"/>
          <w:marTop w:val="0"/>
          <w:marBottom w:val="0"/>
          <w:divBdr>
            <w:top w:val="none" w:sz="0" w:space="0" w:color="auto"/>
            <w:left w:val="none" w:sz="0" w:space="0" w:color="auto"/>
            <w:bottom w:val="none" w:sz="0" w:space="0" w:color="auto"/>
            <w:right w:val="none" w:sz="0" w:space="0" w:color="auto"/>
          </w:divBdr>
        </w:div>
        <w:div w:id="1045569674">
          <w:marLeft w:val="640"/>
          <w:marRight w:val="0"/>
          <w:marTop w:val="0"/>
          <w:marBottom w:val="0"/>
          <w:divBdr>
            <w:top w:val="none" w:sz="0" w:space="0" w:color="auto"/>
            <w:left w:val="none" w:sz="0" w:space="0" w:color="auto"/>
            <w:bottom w:val="none" w:sz="0" w:space="0" w:color="auto"/>
            <w:right w:val="none" w:sz="0" w:space="0" w:color="auto"/>
          </w:divBdr>
        </w:div>
        <w:div w:id="1208026510">
          <w:marLeft w:val="640"/>
          <w:marRight w:val="0"/>
          <w:marTop w:val="0"/>
          <w:marBottom w:val="0"/>
          <w:divBdr>
            <w:top w:val="none" w:sz="0" w:space="0" w:color="auto"/>
            <w:left w:val="none" w:sz="0" w:space="0" w:color="auto"/>
            <w:bottom w:val="none" w:sz="0" w:space="0" w:color="auto"/>
            <w:right w:val="none" w:sz="0" w:space="0" w:color="auto"/>
          </w:divBdr>
        </w:div>
        <w:div w:id="1290892323">
          <w:marLeft w:val="640"/>
          <w:marRight w:val="0"/>
          <w:marTop w:val="0"/>
          <w:marBottom w:val="0"/>
          <w:divBdr>
            <w:top w:val="none" w:sz="0" w:space="0" w:color="auto"/>
            <w:left w:val="none" w:sz="0" w:space="0" w:color="auto"/>
            <w:bottom w:val="none" w:sz="0" w:space="0" w:color="auto"/>
            <w:right w:val="none" w:sz="0" w:space="0" w:color="auto"/>
          </w:divBdr>
        </w:div>
        <w:div w:id="1338734163">
          <w:marLeft w:val="640"/>
          <w:marRight w:val="0"/>
          <w:marTop w:val="0"/>
          <w:marBottom w:val="0"/>
          <w:divBdr>
            <w:top w:val="none" w:sz="0" w:space="0" w:color="auto"/>
            <w:left w:val="none" w:sz="0" w:space="0" w:color="auto"/>
            <w:bottom w:val="none" w:sz="0" w:space="0" w:color="auto"/>
            <w:right w:val="none" w:sz="0" w:space="0" w:color="auto"/>
          </w:divBdr>
        </w:div>
        <w:div w:id="1521428740">
          <w:marLeft w:val="640"/>
          <w:marRight w:val="0"/>
          <w:marTop w:val="0"/>
          <w:marBottom w:val="0"/>
          <w:divBdr>
            <w:top w:val="none" w:sz="0" w:space="0" w:color="auto"/>
            <w:left w:val="none" w:sz="0" w:space="0" w:color="auto"/>
            <w:bottom w:val="none" w:sz="0" w:space="0" w:color="auto"/>
            <w:right w:val="none" w:sz="0" w:space="0" w:color="auto"/>
          </w:divBdr>
        </w:div>
        <w:div w:id="1630209454">
          <w:marLeft w:val="640"/>
          <w:marRight w:val="0"/>
          <w:marTop w:val="0"/>
          <w:marBottom w:val="0"/>
          <w:divBdr>
            <w:top w:val="none" w:sz="0" w:space="0" w:color="auto"/>
            <w:left w:val="none" w:sz="0" w:space="0" w:color="auto"/>
            <w:bottom w:val="none" w:sz="0" w:space="0" w:color="auto"/>
            <w:right w:val="none" w:sz="0" w:space="0" w:color="auto"/>
          </w:divBdr>
        </w:div>
        <w:div w:id="1697391484">
          <w:marLeft w:val="640"/>
          <w:marRight w:val="0"/>
          <w:marTop w:val="0"/>
          <w:marBottom w:val="0"/>
          <w:divBdr>
            <w:top w:val="none" w:sz="0" w:space="0" w:color="auto"/>
            <w:left w:val="none" w:sz="0" w:space="0" w:color="auto"/>
            <w:bottom w:val="none" w:sz="0" w:space="0" w:color="auto"/>
            <w:right w:val="none" w:sz="0" w:space="0" w:color="auto"/>
          </w:divBdr>
        </w:div>
        <w:div w:id="1711152526">
          <w:marLeft w:val="640"/>
          <w:marRight w:val="0"/>
          <w:marTop w:val="0"/>
          <w:marBottom w:val="0"/>
          <w:divBdr>
            <w:top w:val="none" w:sz="0" w:space="0" w:color="auto"/>
            <w:left w:val="none" w:sz="0" w:space="0" w:color="auto"/>
            <w:bottom w:val="none" w:sz="0" w:space="0" w:color="auto"/>
            <w:right w:val="none" w:sz="0" w:space="0" w:color="auto"/>
          </w:divBdr>
        </w:div>
        <w:div w:id="1910144137">
          <w:marLeft w:val="640"/>
          <w:marRight w:val="0"/>
          <w:marTop w:val="0"/>
          <w:marBottom w:val="0"/>
          <w:divBdr>
            <w:top w:val="none" w:sz="0" w:space="0" w:color="auto"/>
            <w:left w:val="none" w:sz="0" w:space="0" w:color="auto"/>
            <w:bottom w:val="none" w:sz="0" w:space="0" w:color="auto"/>
            <w:right w:val="none" w:sz="0" w:space="0" w:color="auto"/>
          </w:divBdr>
        </w:div>
        <w:div w:id="1919702727">
          <w:marLeft w:val="640"/>
          <w:marRight w:val="0"/>
          <w:marTop w:val="0"/>
          <w:marBottom w:val="0"/>
          <w:divBdr>
            <w:top w:val="none" w:sz="0" w:space="0" w:color="auto"/>
            <w:left w:val="none" w:sz="0" w:space="0" w:color="auto"/>
            <w:bottom w:val="none" w:sz="0" w:space="0" w:color="auto"/>
            <w:right w:val="none" w:sz="0" w:space="0" w:color="auto"/>
          </w:divBdr>
        </w:div>
        <w:div w:id="2097507733">
          <w:marLeft w:val="640"/>
          <w:marRight w:val="0"/>
          <w:marTop w:val="0"/>
          <w:marBottom w:val="0"/>
          <w:divBdr>
            <w:top w:val="none" w:sz="0" w:space="0" w:color="auto"/>
            <w:left w:val="none" w:sz="0" w:space="0" w:color="auto"/>
            <w:bottom w:val="none" w:sz="0" w:space="0" w:color="auto"/>
            <w:right w:val="none" w:sz="0" w:space="0" w:color="auto"/>
          </w:divBdr>
        </w:div>
        <w:div w:id="2140487581">
          <w:marLeft w:val="640"/>
          <w:marRight w:val="0"/>
          <w:marTop w:val="0"/>
          <w:marBottom w:val="0"/>
          <w:divBdr>
            <w:top w:val="none" w:sz="0" w:space="0" w:color="auto"/>
            <w:left w:val="none" w:sz="0" w:space="0" w:color="auto"/>
            <w:bottom w:val="none" w:sz="0" w:space="0" w:color="auto"/>
            <w:right w:val="none" w:sz="0" w:space="0" w:color="auto"/>
          </w:divBdr>
        </w:div>
      </w:divsChild>
    </w:div>
    <w:div w:id="1593658809">
      <w:bodyDiv w:val="1"/>
      <w:marLeft w:val="0"/>
      <w:marRight w:val="0"/>
      <w:marTop w:val="0"/>
      <w:marBottom w:val="0"/>
      <w:divBdr>
        <w:top w:val="none" w:sz="0" w:space="0" w:color="auto"/>
        <w:left w:val="none" w:sz="0" w:space="0" w:color="auto"/>
        <w:bottom w:val="none" w:sz="0" w:space="0" w:color="auto"/>
        <w:right w:val="none" w:sz="0" w:space="0" w:color="auto"/>
      </w:divBdr>
      <w:divsChild>
        <w:div w:id="641273807">
          <w:marLeft w:val="640"/>
          <w:marRight w:val="0"/>
          <w:marTop w:val="0"/>
          <w:marBottom w:val="0"/>
          <w:divBdr>
            <w:top w:val="none" w:sz="0" w:space="0" w:color="auto"/>
            <w:left w:val="none" w:sz="0" w:space="0" w:color="auto"/>
            <w:bottom w:val="none" w:sz="0" w:space="0" w:color="auto"/>
            <w:right w:val="none" w:sz="0" w:space="0" w:color="auto"/>
          </w:divBdr>
        </w:div>
        <w:div w:id="1451629102">
          <w:marLeft w:val="640"/>
          <w:marRight w:val="0"/>
          <w:marTop w:val="0"/>
          <w:marBottom w:val="0"/>
          <w:divBdr>
            <w:top w:val="none" w:sz="0" w:space="0" w:color="auto"/>
            <w:left w:val="none" w:sz="0" w:space="0" w:color="auto"/>
            <w:bottom w:val="none" w:sz="0" w:space="0" w:color="auto"/>
            <w:right w:val="none" w:sz="0" w:space="0" w:color="auto"/>
          </w:divBdr>
        </w:div>
        <w:div w:id="1594438859">
          <w:marLeft w:val="640"/>
          <w:marRight w:val="0"/>
          <w:marTop w:val="0"/>
          <w:marBottom w:val="0"/>
          <w:divBdr>
            <w:top w:val="none" w:sz="0" w:space="0" w:color="auto"/>
            <w:left w:val="none" w:sz="0" w:space="0" w:color="auto"/>
            <w:bottom w:val="none" w:sz="0" w:space="0" w:color="auto"/>
            <w:right w:val="none" w:sz="0" w:space="0" w:color="auto"/>
          </w:divBdr>
        </w:div>
        <w:div w:id="439108985">
          <w:marLeft w:val="640"/>
          <w:marRight w:val="0"/>
          <w:marTop w:val="0"/>
          <w:marBottom w:val="0"/>
          <w:divBdr>
            <w:top w:val="none" w:sz="0" w:space="0" w:color="auto"/>
            <w:left w:val="none" w:sz="0" w:space="0" w:color="auto"/>
            <w:bottom w:val="none" w:sz="0" w:space="0" w:color="auto"/>
            <w:right w:val="none" w:sz="0" w:space="0" w:color="auto"/>
          </w:divBdr>
        </w:div>
        <w:div w:id="1512376722">
          <w:marLeft w:val="640"/>
          <w:marRight w:val="0"/>
          <w:marTop w:val="0"/>
          <w:marBottom w:val="0"/>
          <w:divBdr>
            <w:top w:val="none" w:sz="0" w:space="0" w:color="auto"/>
            <w:left w:val="none" w:sz="0" w:space="0" w:color="auto"/>
            <w:bottom w:val="none" w:sz="0" w:space="0" w:color="auto"/>
            <w:right w:val="none" w:sz="0" w:space="0" w:color="auto"/>
          </w:divBdr>
        </w:div>
        <w:div w:id="595745468">
          <w:marLeft w:val="640"/>
          <w:marRight w:val="0"/>
          <w:marTop w:val="0"/>
          <w:marBottom w:val="0"/>
          <w:divBdr>
            <w:top w:val="none" w:sz="0" w:space="0" w:color="auto"/>
            <w:left w:val="none" w:sz="0" w:space="0" w:color="auto"/>
            <w:bottom w:val="none" w:sz="0" w:space="0" w:color="auto"/>
            <w:right w:val="none" w:sz="0" w:space="0" w:color="auto"/>
          </w:divBdr>
        </w:div>
        <w:div w:id="565647233">
          <w:marLeft w:val="640"/>
          <w:marRight w:val="0"/>
          <w:marTop w:val="0"/>
          <w:marBottom w:val="0"/>
          <w:divBdr>
            <w:top w:val="none" w:sz="0" w:space="0" w:color="auto"/>
            <w:left w:val="none" w:sz="0" w:space="0" w:color="auto"/>
            <w:bottom w:val="none" w:sz="0" w:space="0" w:color="auto"/>
            <w:right w:val="none" w:sz="0" w:space="0" w:color="auto"/>
          </w:divBdr>
        </w:div>
        <w:div w:id="394082837">
          <w:marLeft w:val="640"/>
          <w:marRight w:val="0"/>
          <w:marTop w:val="0"/>
          <w:marBottom w:val="0"/>
          <w:divBdr>
            <w:top w:val="none" w:sz="0" w:space="0" w:color="auto"/>
            <w:left w:val="none" w:sz="0" w:space="0" w:color="auto"/>
            <w:bottom w:val="none" w:sz="0" w:space="0" w:color="auto"/>
            <w:right w:val="none" w:sz="0" w:space="0" w:color="auto"/>
          </w:divBdr>
        </w:div>
        <w:div w:id="1968657829">
          <w:marLeft w:val="640"/>
          <w:marRight w:val="0"/>
          <w:marTop w:val="0"/>
          <w:marBottom w:val="0"/>
          <w:divBdr>
            <w:top w:val="none" w:sz="0" w:space="0" w:color="auto"/>
            <w:left w:val="none" w:sz="0" w:space="0" w:color="auto"/>
            <w:bottom w:val="none" w:sz="0" w:space="0" w:color="auto"/>
            <w:right w:val="none" w:sz="0" w:space="0" w:color="auto"/>
          </w:divBdr>
        </w:div>
        <w:div w:id="1870142773">
          <w:marLeft w:val="640"/>
          <w:marRight w:val="0"/>
          <w:marTop w:val="0"/>
          <w:marBottom w:val="0"/>
          <w:divBdr>
            <w:top w:val="none" w:sz="0" w:space="0" w:color="auto"/>
            <w:left w:val="none" w:sz="0" w:space="0" w:color="auto"/>
            <w:bottom w:val="none" w:sz="0" w:space="0" w:color="auto"/>
            <w:right w:val="none" w:sz="0" w:space="0" w:color="auto"/>
          </w:divBdr>
        </w:div>
        <w:div w:id="1092555649">
          <w:marLeft w:val="640"/>
          <w:marRight w:val="0"/>
          <w:marTop w:val="0"/>
          <w:marBottom w:val="0"/>
          <w:divBdr>
            <w:top w:val="none" w:sz="0" w:space="0" w:color="auto"/>
            <w:left w:val="none" w:sz="0" w:space="0" w:color="auto"/>
            <w:bottom w:val="none" w:sz="0" w:space="0" w:color="auto"/>
            <w:right w:val="none" w:sz="0" w:space="0" w:color="auto"/>
          </w:divBdr>
        </w:div>
        <w:div w:id="1516797787">
          <w:marLeft w:val="640"/>
          <w:marRight w:val="0"/>
          <w:marTop w:val="0"/>
          <w:marBottom w:val="0"/>
          <w:divBdr>
            <w:top w:val="none" w:sz="0" w:space="0" w:color="auto"/>
            <w:left w:val="none" w:sz="0" w:space="0" w:color="auto"/>
            <w:bottom w:val="none" w:sz="0" w:space="0" w:color="auto"/>
            <w:right w:val="none" w:sz="0" w:space="0" w:color="auto"/>
          </w:divBdr>
        </w:div>
        <w:div w:id="1357731995">
          <w:marLeft w:val="640"/>
          <w:marRight w:val="0"/>
          <w:marTop w:val="0"/>
          <w:marBottom w:val="0"/>
          <w:divBdr>
            <w:top w:val="none" w:sz="0" w:space="0" w:color="auto"/>
            <w:left w:val="none" w:sz="0" w:space="0" w:color="auto"/>
            <w:bottom w:val="none" w:sz="0" w:space="0" w:color="auto"/>
            <w:right w:val="none" w:sz="0" w:space="0" w:color="auto"/>
          </w:divBdr>
        </w:div>
        <w:div w:id="397824290">
          <w:marLeft w:val="640"/>
          <w:marRight w:val="0"/>
          <w:marTop w:val="0"/>
          <w:marBottom w:val="0"/>
          <w:divBdr>
            <w:top w:val="none" w:sz="0" w:space="0" w:color="auto"/>
            <w:left w:val="none" w:sz="0" w:space="0" w:color="auto"/>
            <w:bottom w:val="none" w:sz="0" w:space="0" w:color="auto"/>
            <w:right w:val="none" w:sz="0" w:space="0" w:color="auto"/>
          </w:divBdr>
        </w:div>
        <w:div w:id="1124172">
          <w:marLeft w:val="640"/>
          <w:marRight w:val="0"/>
          <w:marTop w:val="0"/>
          <w:marBottom w:val="0"/>
          <w:divBdr>
            <w:top w:val="none" w:sz="0" w:space="0" w:color="auto"/>
            <w:left w:val="none" w:sz="0" w:space="0" w:color="auto"/>
            <w:bottom w:val="none" w:sz="0" w:space="0" w:color="auto"/>
            <w:right w:val="none" w:sz="0" w:space="0" w:color="auto"/>
          </w:divBdr>
        </w:div>
        <w:div w:id="1935699699">
          <w:marLeft w:val="640"/>
          <w:marRight w:val="0"/>
          <w:marTop w:val="0"/>
          <w:marBottom w:val="0"/>
          <w:divBdr>
            <w:top w:val="none" w:sz="0" w:space="0" w:color="auto"/>
            <w:left w:val="none" w:sz="0" w:space="0" w:color="auto"/>
            <w:bottom w:val="none" w:sz="0" w:space="0" w:color="auto"/>
            <w:right w:val="none" w:sz="0" w:space="0" w:color="auto"/>
          </w:divBdr>
        </w:div>
        <w:div w:id="95373779">
          <w:marLeft w:val="640"/>
          <w:marRight w:val="0"/>
          <w:marTop w:val="0"/>
          <w:marBottom w:val="0"/>
          <w:divBdr>
            <w:top w:val="none" w:sz="0" w:space="0" w:color="auto"/>
            <w:left w:val="none" w:sz="0" w:space="0" w:color="auto"/>
            <w:bottom w:val="none" w:sz="0" w:space="0" w:color="auto"/>
            <w:right w:val="none" w:sz="0" w:space="0" w:color="auto"/>
          </w:divBdr>
        </w:div>
        <w:div w:id="202522624">
          <w:marLeft w:val="640"/>
          <w:marRight w:val="0"/>
          <w:marTop w:val="0"/>
          <w:marBottom w:val="0"/>
          <w:divBdr>
            <w:top w:val="none" w:sz="0" w:space="0" w:color="auto"/>
            <w:left w:val="none" w:sz="0" w:space="0" w:color="auto"/>
            <w:bottom w:val="none" w:sz="0" w:space="0" w:color="auto"/>
            <w:right w:val="none" w:sz="0" w:space="0" w:color="auto"/>
          </w:divBdr>
        </w:div>
        <w:div w:id="1021932495">
          <w:marLeft w:val="640"/>
          <w:marRight w:val="0"/>
          <w:marTop w:val="0"/>
          <w:marBottom w:val="0"/>
          <w:divBdr>
            <w:top w:val="none" w:sz="0" w:space="0" w:color="auto"/>
            <w:left w:val="none" w:sz="0" w:space="0" w:color="auto"/>
            <w:bottom w:val="none" w:sz="0" w:space="0" w:color="auto"/>
            <w:right w:val="none" w:sz="0" w:space="0" w:color="auto"/>
          </w:divBdr>
        </w:div>
        <w:div w:id="1083067273">
          <w:marLeft w:val="640"/>
          <w:marRight w:val="0"/>
          <w:marTop w:val="0"/>
          <w:marBottom w:val="0"/>
          <w:divBdr>
            <w:top w:val="none" w:sz="0" w:space="0" w:color="auto"/>
            <w:left w:val="none" w:sz="0" w:space="0" w:color="auto"/>
            <w:bottom w:val="none" w:sz="0" w:space="0" w:color="auto"/>
            <w:right w:val="none" w:sz="0" w:space="0" w:color="auto"/>
          </w:divBdr>
        </w:div>
        <w:div w:id="50349932">
          <w:marLeft w:val="640"/>
          <w:marRight w:val="0"/>
          <w:marTop w:val="0"/>
          <w:marBottom w:val="0"/>
          <w:divBdr>
            <w:top w:val="none" w:sz="0" w:space="0" w:color="auto"/>
            <w:left w:val="none" w:sz="0" w:space="0" w:color="auto"/>
            <w:bottom w:val="none" w:sz="0" w:space="0" w:color="auto"/>
            <w:right w:val="none" w:sz="0" w:space="0" w:color="auto"/>
          </w:divBdr>
        </w:div>
        <w:div w:id="641732507">
          <w:marLeft w:val="640"/>
          <w:marRight w:val="0"/>
          <w:marTop w:val="0"/>
          <w:marBottom w:val="0"/>
          <w:divBdr>
            <w:top w:val="none" w:sz="0" w:space="0" w:color="auto"/>
            <w:left w:val="none" w:sz="0" w:space="0" w:color="auto"/>
            <w:bottom w:val="none" w:sz="0" w:space="0" w:color="auto"/>
            <w:right w:val="none" w:sz="0" w:space="0" w:color="auto"/>
          </w:divBdr>
        </w:div>
        <w:div w:id="2041854442">
          <w:marLeft w:val="640"/>
          <w:marRight w:val="0"/>
          <w:marTop w:val="0"/>
          <w:marBottom w:val="0"/>
          <w:divBdr>
            <w:top w:val="none" w:sz="0" w:space="0" w:color="auto"/>
            <w:left w:val="none" w:sz="0" w:space="0" w:color="auto"/>
            <w:bottom w:val="none" w:sz="0" w:space="0" w:color="auto"/>
            <w:right w:val="none" w:sz="0" w:space="0" w:color="auto"/>
          </w:divBdr>
        </w:div>
        <w:div w:id="15425670">
          <w:marLeft w:val="640"/>
          <w:marRight w:val="0"/>
          <w:marTop w:val="0"/>
          <w:marBottom w:val="0"/>
          <w:divBdr>
            <w:top w:val="none" w:sz="0" w:space="0" w:color="auto"/>
            <w:left w:val="none" w:sz="0" w:space="0" w:color="auto"/>
            <w:bottom w:val="none" w:sz="0" w:space="0" w:color="auto"/>
            <w:right w:val="none" w:sz="0" w:space="0" w:color="auto"/>
          </w:divBdr>
        </w:div>
        <w:div w:id="1433404446">
          <w:marLeft w:val="640"/>
          <w:marRight w:val="0"/>
          <w:marTop w:val="0"/>
          <w:marBottom w:val="0"/>
          <w:divBdr>
            <w:top w:val="none" w:sz="0" w:space="0" w:color="auto"/>
            <w:left w:val="none" w:sz="0" w:space="0" w:color="auto"/>
            <w:bottom w:val="none" w:sz="0" w:space="0" w:color="auto"/>
            <w:right w:val="none" w:sz="0" w:space="0" w:color="auto"/>
          </w:divBdr>
        </w:div>
        <w:div w:id="381096710">
          <w:marLeft w:val="640"/>
          <w:marRight w:val="0"/>
          <w:marTop w:val="0"/>
          <w:marBottom w:val="0"/>
          <w:divBdr>
            <w:top w:val="none" w:sz="0" w:space="0" w:color="auto"/>
            <w:left w:val="none" w:sz="0" w:space="0" w:color="auto"/>
            <w:bottom w:val="none" w:sz="0" w:space="0" w:color="auto"/>
            <w:right w:val="none" w:sz="0" w:space="0" w:color="auto"/>
          </w:divBdr>
        </w:div>
        <w:div w:id="1930698101">
          <w:marLeft w:val="640"/>
          <w:marRight w:val="0"/>
          <w:marTop w:val="0"/>
          <w:marBottom w:val="0"/>
          <w:divBdr>
            <w:top w:val="none" w:sz="0" w:space="0" w:color="auto"/>
            <w:left w:val="none" w:sz="0" w:space="0" w:color="auto"/>
            <w:bottom w:val="none" w:sz="0" w:space="0" w:color="auto"/>
            <w:right w:val="none" w:sz="0" w:space="0" w:color="auto"/>
          </w:divBdr>
        </w:div>
        <w:div w:id="1156259303">
          <w:marLeft w:val="640"/>
          <w:marRight w:val="0"/>
          <w:marTop w:val="0"/>
          <w:marBottom w:val="0"/>
          <w:divBdr>
            <w:top w:val="none" w:sz="0" w:space="0" w:color="auto"/>
            <w:left w:val="none" w:sz="0" w:space="0" w:color="auto"/>
            <w:bottom w:val="none" w:sz="0" w:space="0" w:color="auto"/>
            <w:right w:val="none" w:sz="0" w:space="0" w:color="auto"/>
          </w:divBdr>
        </w:div>
        <w:div w:id="189034281">
          <w:marLeft w:val="640"/>
          <w:marRight w:val="0"/>
          <w:marTop w:val="0"/>
          <w:marBottom w:val="0"/>
          <w:divBdr>
            <w:top w:val="none" w:sz="0" w:space="0" w:color="auto"/>
            <w:left w:val="none" w:sz="0" w:space="0" w:color="auto"/>
            <w:bottom w:val="none" w:sz="0" w:space="0" w:color="auto"/>
            <w:right w:val="none" w:sz="0" w:space="0" w:color="auto"/>
          </w:divBdr>
        </w:div>
      </w:divsChild>
    </w:div>
    <w:div w:id="1595043644">
      <w:bodyDiv w:val="1"/>
      <w:marLeft w:val="0"/>
      <w:marRight w:val="0"/>
      <w:marTop w:val="0"/>
      <w:marBottom w:val="0"/>
      <w:divBdr>
        <w:top w:val="none" w:sz="0" w:space="0" w:color="auto"/>
        <w:left w:val="none" w:sz="0" w:space="0" w:color="auto"/>
        <w:bottom w:val="none" w:sz="0" w:space="0" w:color="auto"/>
        <w:right w:val="none" w:sz="0" w:space="0" w:color="auto"/>
      </w:divBdr>
      <w:divsChild>
        <w:div w:id="79298670">
          <w:marLeft w:val="640"/>
          <w:marRight w:val="0"/>
          <w:marTop w:val="0"/>
          <w:marBottom w:val="0"/>
          <w:divBdr>
            <w:top w:val="none" w:sz="0" w:space="0" w:color="auto"/>
            <w:left w:val="none" w:sz="0" w:space="0" w:color="auto"/>
            <w:bottom w:val="none" w:sz="0" w:space="0" w:color="auto"/>
            <w:right w:val="none" w:sz="0" w:space="0" w:color="auto"/>
          </w:divBdr>
        </w:div>
        <w:div w:id="95827420">
          <w:marLeft w:val="640"/>
          <w:marRight w:val="0"/>
          <w:marTop w:val="0"/>
          <w:marBottom w:val="0"/>
          <w:divBdr>
            <w:top w:val="none" w:sz="0" w:space="0" w:color="auto"/>
            <w:left w:val="none" w:sz="0" w:space="0" w:color="auto"/>
            <w:bottom w:val="none" w:sz="0" w:space="0" w:color="auto"/>
            <w:right w:val="none" w:sz="0" w:space="0" w:color="auto"/>
          </w:divBdr>
        </w:div>
        <w:div w:id="184681932">
          <w:marLeft w:val="640"/>
          <w:marRight w:val="0"/>
          <w:marTop w:val="0"/>
          <w:marBottom w:val="0"/>
          <w:divBdr>
            <w:top w:val="none" w:sz="0" w:space="0" w:color="auto"/>
            <w:left w:val="none" w:sz="0" w:space="0" w:color="auto"/>
            <w:bottom w:val="none" w:sz="0" w:space="0" w:color="auto"/>
            <w:right w:val="none" w:sz="0" w:space="0" w:color="auto"/>
          </w:divBdr>
        </w:div>
        <w:div w:id="587083734">
          <w:marLeft w:val="640"/>
          <w:marRight w:val="0"/>
          <w:marTop w:val="0"/>
          <w:marBottom w:val="0"/>
          <w:divBdr>
            <w:top w:val="none" w:sz="0" w:space="0" w:color="auto"/>
            <w:left w:val="none" w:sz="0" w:space="0" w:color="auto"/>
            <w:bottom w:val="none" w:sz="0" w:space="0" w:color="auto"/>
            <w:right w:val="none" w:sz="0" w:space="0" w:color="auto"/>
          </w:divBdr>
        </w:div>
        <w:div w:id="970092895">
          <w:marLeft w:val="640"/>
          <w:marRight w:val="0"/>
          <w:marTop w:val="0"/>
          <w:marBottom w:val="0"/>
          <w:divBdr>
            <w:top w:val="none" w:sz="0" w:space="0" w:color="auto"/>
            <w:left w:val="none" w:sz="0" w:space="0" w:color="auto"/>
            <w:bottom w:val="none" w:sz="0" w:space="0" w:color="auto"/>
            <w:right w:val="none" w:sz="0" w:space="0" w:color="auto"/>
          </w:divBdr>
        </w:div>
        <w:div w:id="1091925179">
          <w:marLeft w:val="640"/>
          <w:marRight w:val="0"/>
          <w:marTop w:val="0"/>
          <w:marBottom w:val="0"/>
          <w:divBdr>
            <w:top w:val="none" w:sz="0" w:space="0" w:color="auto"/>
            <w:left w:val="none" w:sz="0" w:space="0" w:color="auto"/>
            <w:bottom w:val="none" w:sz="0" w:space="0" w:color="auto"/>
            <w:right w:val="none" w:sz="0" w:space="0" w:color="auto"/>
          </w:divBdr>
        </w:div>
        <w:div w:id="1252004648">
          <w:marLeft w:val="640"/>
          <w:marRight w:val="0"/>
          <w:marTop w:val="0"/>
          <w:marBottom w:val="0"/>
          <w:divBdr>
            <w:top w:val="none" w:sz="0" w:space="0" w:color="auto"/>
            <w:left w:val="none" w:sz="0" w:space="0" w:color="auto"/>
            <w:bottom w:val="none" w:sz="0" w:space="0" w:color="auto"/>
            <w:right w:val="none" w:sz="0" w:space="0" w:color="auto"/>
          </w:divBdr>
        </w:div>
        <w:div w:id="1316882151">
          <w:marLeft w:val="640"/>
          <w:marRight w:val="0"/>
          <w:marTop w:val="0"/>
          <w:marBottom w:val="0"/>
          <w:divBdr>
            <w:top w:val="none" w:sz="0" w:space="0" w:color="auto"/>
            <w:left w:val="none" w:sz="0" w:space="0" w:color="auto"/>
            <w:bottom w:val="none" w:sz="0" w:space="0" w:color="auto"/>
            <w:right w:val="none" w:sz="0" w:space="0" w:color="auto"/>
          </w:divBdr>
        </w:div>
        <w:div w:id="1374040029">
          <w:marLeft w:val="640"/>
          <w:marRight w:val="0"/>
          <w:marTop w:val="0"/>
          <w:marBottom w:val="0"/>
          <w:divBdr>
            <w:top w:val="none" w:sz="0" w:space="0" w:color="auto"/>
            <w:left w:val="none" w:sz="0" w:space="0" w:color="auto"/>
            <w:bottom w:val="none" w:sz="0" w:space="0" w:color="auto"/>
            <w:right w:val="none" w:sz="0" w:space="0" w:color="auto"/>
          </w:divBdr>
        </w:div>
        <w:div w:id="1441954756">
          <w:marLeft w:val="640"/>
          <w:marRight w:val="0"/>
          <w:marTop w:val="0"/>
          <w:marBottom w:val="0"/>
          <w:divBdr>
            <w:top w:val="none" w:sz="0" w:space="0" w:color="auto"/>
            <w:left w:val="none" w:sz="0" w:space="0" w:color="auto"/>
            <w:bottom w:val="none" w:sz="0" w:space="0" w:color="auto"/>
            <w:right w:val="none" w:sz="0" w:space="0" w:color="auto"/>
          </w:divBdr>
        </w:div>
        <w:div w:id="1790976919">
          <w:marLeft w:val="640"/>
          <w:marRight w:val="0"/>
          <w:marTop w:val="0"/>
          <w:marBottom w:val="0"/>
          <w:divBdr>
            <w:top w:val="none" w:sz="0" w:space="0" w:color="auto"/>
            <w:left w:val="none" w:sz="0" w:space="0" w:color="auto"/>
            <w:bottom w:val="none" w:sz="0" w:space="0" w:color="auto"/>
            <w:right w:val="none" w:sz="0" w:space="0" w:color="auto"/>
          </w:divBdr>
        </w:div>
        <w:div w:id="1902865891">
          <w:marLeft w:val="640"/>
          <w:marRight w:val="0"/>
          <w:marTop w:val="0"/>
          <w:marBottom w:val="0"/>
          <w:divBdr>
            <w:top w:val="none" w:sz="0" w:space="0" w:color="auto"/>
            <w:left w:val="none" w:sz="0" w:space="0" w:color="auto"/>
            <w:bottom w:val="none" w:sz="0" w:space="0" w:color="auto"/>
            <w:right w:val="none" w:sz="0" w:space="0" w:color="auto"/>
          </w:divBdr>
        </w:div>
        <w:div w:id="1995448863">
          <w:marLeft w:val="640"/>
          <w:marRight w:val="0"/>
          <w:marTop w:val="0"/>
          <w:marBottom w:val="0"/>
          <w:divBdr>
            <w:top w:val="none" w:sz="0" w:space="0" w:color="auto"/>
            <w:left w:val="none" w:sz="0" w:space="0" w:color="auto"/>
            <w:bottom w:val="none" w:sz="0" w:space="0" w:color="auto"/>
            <w:right w:val="none" w:sz="0" w:space="0" w:color="auto"/>
          </w:divBdr>
        </w:div>
      </w:divsChild>
    </w:div>
    <w:div w:id="1600486079">
      <w:bodyDiv w:val="1"/>
      <w:marLeft w:val="0"/>
      <w:marRight w:val="0"/>
      <w:marTop w:val="0"/>
      <w:marBottom w:val="0"/>
      <w:divBdr>
        <w:top w:val="none" w:sz="0" w:space="0" w:color="auto"/>
        <w:left w:val="none" w:sz="0" w:space="0" w:color="auto"/>
        <w:bottom w:val="none" w:sz="0" w:space="0" w:color="auto"/>
        <w:right w:val="none" w:sz="0" w:space="0" w:color="auto"/>
      </w:divBdr>
    </w:div>
    <w:div w:id="1607419169">
      <w:bodyDiv w:val="1"/>
      <w:marLeft w:val="0"/>
      <w:marRight w:val="0"/>
      <w:marTop w:val="0"/>
      <w:marBottom w:val="0"/>
      <w:divBdr>
        <w:top w:val="none" w:sz="0" w:space="0" w:color="auto"/>
        <w:left w:val="none" w:sz="0" w:space="0" w:color="auto"/>
        <w:bottom w:val="none" w:sz="0" w:space="0" w:color="auto"/>
        <w:right w:val="none" w:sz="0" w:space="0" w:color="auto"/>
      </w:divBdr>
      <w:divsChild>
        <w:div w:id="1057315930">
          <w:marLeft w:val="640"/>
          <w:marRight w:val="0"/>
          <w:marTop w:val="0"/>
          <w:marBottom w:val="0"/>
          <w:divBdr>
            <w:top w:val="none" w:sz="0" w:space="0" w:color="auto"/>
            <w:left w:val="none" w:sz="0" w:space="0" w:color="auto"/>
            <w:bottom w:val="none" w:sz="0" w:space="0" w:color="auto"/>
            <w:right w:val="none" w:sz="0" w:space="0" w:color="auto"/>
          </w:divBdr>
        </w:div>
        <w:div w:id="858465610">
          <w:marLeft w:val="640"/>
          <w:marRight w:val="0"/>
          <w:marTop w:val="0"/>
          <w:marBottom w:val="0"/>
          <w:divBdr>
            <w:top w:val="none" w:sz="0" w:space="0" w:color="auto"/>
            <w:left w:val="none" w:sz="0" w:space="0" w:color="auto"/>
            <w:bottom w:val="none" w:sz="0" w:space="0" w:color="auto"/>
            <w:right w:val="none" w:sz="0" w:space="0" w:color="auto"/>
          </w:divBdr>
        </w:div>
        <w:div w:id="1484154470">
          <w:marLeft w:val="640"/>
          <w:marRight w:val="0"/>
          <w:marTop w:val="0"/>
          <w:marBottom w:val="0"/>
          <w:divBdr>
            <w:top w:val="none" w:sz="0" w:space="0" w:color="auto"/>
            <w:left w:val="none" w:sz="0" w:space="0" w:color="auto"/>
            <w:bottom w:val="none" w:sz="0" w:space="0" w:color="auto"/>
            <w:right w:val="none" w:sz="0" w:space="0" w:color="auto"/>
          </w:divBdr>
        </w:div>
        <w:div w:id="1706323806">
          <w:marLeft w:val="640"/>
          <w:marRight w:val="0"/>
          <w:marTop w:val="0"/>
          <w:marBottom w:val="0"/>
          <w:divBdr>
            <w:top w:val="none" w:sz="0" w:space="0" w:color="auto"/>
            <w:left w:val="none" w:sz="0" w:space="0" w:color="auto"/>
            <w:bottom w:val="none" w:sz="0" w:space="0" w:color="auto"/>
            <w:right w:val="none" w:sz="0" w:space="0" w:color="auto"/>
          </w:divBdr>
        </w:div>
        <w:div w:id="1219585809">
          <w:marLeft w:val="640"/>
          <w:marRight w:val="0"/>
          <w:marTop w:val="0"/>
          <w:marBottom w:val="0"/>
          <w:divBdr>
            <w:top w:val="none" w:sz="0" w:space="0" w:color="auto"/>
            <w:left w:val="none" w:sz="0" w:space="0" w:color="auto"/>
            <w:bottom w:val="none" w:sz="0" w:space="0" w:color="auto"/>
            <w:right w:val="none" w:sz="0" w:space="0" w:color="auto"/>
          </w:divBdr>
        </w:div>
        <w:div w:id="1428691388">
          <w:marLeft w:val="640"/>
          <w:marRight w:val="0"/>
          <w:marTop w:val="0"/>
          <w:marBottom w:val="0"/>
          <w:divBdr>
            <w:top w:val="none" w:sz="0" w:space="0" w:color="auto"/>
            <w:left w:val="none" w:sz="0" w:space="0" w:color="auto"/>
            <w:bottom w:val="none" w:sz="0" w:space="0" w:color="auto"/>
            <w:right w:val="none" w:sz="0" w:space="0" w:color="auto"/>
          </w:divBdr>
        </w:div>
        <w:div w:id="468018185">
          <w:marLeft w:val="640"/>
          <w:marRight w:val="0"/>
          <w:marTop w:val="0"/>
          <w:marBottom w:val="0"/>
          <w:divBdr>
            <w:top w:val="none" w:sz="0" w:space="0" w:color="auto"/>
            <w:left w:val="none" w:sz="0" w:space="0" w:color="auto"/>
            <w:bottom w:val="none" w:sz="0" w:space="0" w:color="auto"/>
            <w:right w:val="none" w:sz="0" w:space="0" w:color="auto"/>
          </w:divBdr>
        </w:div>
        <w:div w:id="1720090226">
          <w:marLeft w:val="640"/>
          <w:marRight w:val="0"/>
          <w:marTop w:val="0"/>
          <w:marBottom w:val="0"/>
          <w:divBdr>
            <w:top w:val="none" w:sz="0" w:space="0" w:color="auto"/>
            <w:left w:val="none" w:sz="0" w:space="0" w:color="auto"/>
            <w:bottom w:val="none" w:sz="0" w:space="0" w:color="auto"/>
            <w:right w:val="none" w:sz="0" w:space="0" w:color="auto"/>
          </w:divBdr>
        </w:div>
        <w:div w:id="177887889">
          <w:marLeft w:val="640"/>
          <w:marRight w:val="0"/>
          <w:marTop w:val="0"/>
          <w:marBottom w:val="0"/>
          <w:divBdr>
            <w:top w:val="none" w:sz="0" w:space="0" w:color="auto"/>
            <w:left w:val="none" w:sz="0" w:space="0" w:color="auto"/>
            <w:bottom w:val="none" w:sz="0" w:space="0" w:color="auto"/>
            <w:right w:val="none" w:sz="0" w:space="0" w:color="auto"/>
          </w:divBdr>
        </w:div>
        <w:div w:id="767577920">
          <w:marLeft w:val="640"/>
          <w:marRight w:val="0"/>
          <w:marTop w:val="0"/>
          <w:marBottom w:val="0"/>
          <w:divBdr>
            <w:top w:val="none" w:sz="0" w:space="0" w:color="auto"/>
            <w:left w:val="none" w:sz="0" w:space="0" w:color="auto"/>
            <w:bottom w:val="none" w:sz="0" w:space="0" w:color="auto"/>
            <w:right w:val="none" w:sz="0" w:space="0" w:color="auto"/>
          </w:divBdr>
        </w:div>
        <w:div w:id="1175075197">
          <w:marLeft w:val="640"/>
          <w:marRight w:val="0"/>
          <w:marTop w:val="0"/>
          <w:marBottom w:val="0"/>
          <w:divBdr>
            <w:top w:val="none" w:sz="0" w:space="0" w:color="auto"/>
            <w:left w:val="none" w:sz="0" w:space="0" w:color="auto"/>
            <w:bottom w:val="none" w:sz="0" w:space="0" w:color="auto"/>
            <w:right w:val="none" w:sz="0" w:space="0" w:color="auto"/>
          </w:divBdr>
        </w:div>
        <w:div w:id="484204708">
          <w:marLeft w:val="640"/>
          <w:marRight w:val="0"/>
          <w:marTop w:val="0"/>
          <w:marBottom w:val="0"/>
          <w:divBdr>
            <w:top w:val="none" w:sz="0" w:space="0" w:color="auto"/>
            <w:left w:val="none" w:sz="0" w:space="0" w:color="auto"/>
            <w:bottom w:val="none" w:sz="0" w:space="0" w:color="auto"/>
            <w:right w:val="none" w:sz="0" w:space="0" w:color="auto"/>
          </w:divBdr>
        </w:div>
        <w:div w:id="1979993081">
          <w:marLeft w:val="640"/>
          <w:marRight w:val="0"/>
          <w:marTop w:val="0"/>
          <w:marBottom w:val="0"/>
          <w:divBdr>
            <w:top w:val="none" w:sz="0" w:space="0" w:color="auto"/>
            <w:left w:val="none" w:sz="0" w:space="0" w:color="auto"/>
            <w:bottom w:val="none" w:sz="0" w:space="0" w:color="auto"/>
            <w:right w:val="none" w:sz="0" w:space="0" w:color="auto"/>
          </w:divBdr>
        </w:div>
        <w:div w:id="131336576">
          <w:marLeft w:val="640"/>
          <w:marRight w:val="0"/>
          <w:marTop w:val="0"/>
          <w:marBottom w:val="0"/>
          <w:divBdr>
            <w:top w:val="none" w:sz="0" w:space="0" w:color="auto"/>
            <w:left w:val="none" w:sz="0" w:space="0" w:color="auto"/>
            <w:bottom w:val="none" w:sz="0" w:space="0" w:color="auto"/>
            <w:right w:val="none" w:sz="0" w:space="0" w:color="auto"/>
          </w:divBdr>
        </w:div>
        <w:div w:id="197550669">
          <w:marLeft w:val="640"/>
          <w:marRight w:val="0"/>
          <w:marTop w:val="0"/>
          <w:marBottom w:val="0"/>
          <w:divBdr>
            <w:top w:val="none" w:sz="0" w:space="0" w:color="auto"/>
            <w:left w:val="none" w:sz="0" w:space="0" w:color="auto"/>
            <w:bottom w:val="none" w:sz="0" w:space="0" w:color="auto"/>
            <w:right w:val="none" w:sz="0" w:space="0" w:color="auto"/>
          </w:divBdr>
        </w:div>
        <w:div w:id="1987003831">
          <w:marLeft w:val="640"/>
          <w:marRight w:val="0"/>
          <w:marTop w:val="0"/>
          <w:marBottom w:val="0"/>
          <w:divBdr>
            <w:top w:val="none" w:sz="0" w:space="0" w:color="auto"/>
            <w:left w:val="none" w:sz="0" w:space="0" w:color="auto"/>
            <w:bottom w:val="none" w:sz="0" w:space="0" w:color="auto"/>
            <w:right w:val="none" w:sz="0" w:space="0" w:color="auto"/>
          </w:divBdr>
        </w:div>
        <w:div w:id="1845048151">
          <w:marLeft w:val="640"/>
          <w:marRight w:val="0"/>
          <w:marTop w:val="0"/>
          <w:marBottom w:val="0"/>
          <w:divBdr>
            <w:top w:val="none" w:sz="0" w:space="0" w:color="auto"/>
            <w:left w:val="none" w:sz="0" w:space="0" w:color="auto"/>
            <w:bottom w:val="none" w:sz="0" w:space="0" w:color="auto"/>
            <w:right w:val="none" w:sz="0" w:space="0" w:color="auto"/>
          </w:divBdr>
        </w:div>
        <w:div w:id="1025978039">
          <w:marLeft w:val="640"/>
          <w:marRight w:val="0"/>
          <w:marTop w:val="0"/>
          <w:marBottom w:val="0"/>
          <w:divBdr>
            <w:top w:val="none" w:sz="0" w:space="0" w:color="auto"/>
            <w:left w:val="none" w:sz="0" w:space="0" w:color="auto"/>
            <w:bottom w:val="none" w:sz="0" w:space="0" w:color="auto"/>
            <w:right w:val="none" w:sz="0" w:space="0" w:color="auto"/>
          </w:divBdr>
        </w:div>
        <w:div w:id="1921527025">
          <w:marLeft w:val="640"/>
          <w:marRight w:val="0"/>
          <w:marTop w:val="0"/>
          <w:marBottom w:val="0"/>
          <w:divBdr>
            <w:top w:val="none" w:sz="0" w:space="0" w:color="auto"/>
            <w:left w:val="none" w:sz="0" w:space="0" w:color="auto"/>
            <w:bottom w:val="none" w:sz="0" w:space="0" w:color="auto"/>
            <w:right w:val="none" w:sz="0" w:space="0" w:color="auto"/>
          </w:divBdr>
        </w:div>
        <w:div w:id="2096393555">
          <w:marLeft w:val="640"/>
          <w:marRight w:val="0"/>
          <w:marTop w:val="0"/>
          <w:marBottom w:val="0"/>
          <w:divBdr>
            <w:top w:val="none" w:sz="0" w:space="0" w:color="auto"/>
            <w:left w:val="none" w:sz="0" w:space="0" w:color="auto"/>
            <w:bottom w:val="none" w:sz="0" w:space="0" w:color="auto"/>
            <w:right w:val="none" w:sz="0" w:space="0" w:color="auto"/>
          </w:divBdr>
        </w:div>
        <w:div w:id="1948733899">
          <w:marLeft w:val="640"/>
          <w:marRight w:val="0"/>
          <w:marTop w:val="0"/>
          <w:marBottom w:val="0"/>
          <w:divBdr>
            <w:top w:val="none" w:sz="0" w:space="0" w:color="auto"/>
            <w:left w:val="none" w:sz="0" w:space="0" w:color="auto"/>
            <w:bottom w:val="none" w:sz="0" w:space="0" w:color="auto"/>
            <w:right w:val="none" w:sz="0" w:space="0" w:color="auto"/>
          </w:divBdr>
        </w:div>
        <w:div w:id="588926905">
          <w:marLeft w:val="640"/>
          <w:marRight w:val="0"/>
          <w:marTop w:val="0"/>
          <w:marBottom w:val="0"/>
          <w:divBdr>
            <w:top w:val="none" w:sz="0" w:space="0" w:color="auto"/>
            <w:left w:val="none" w:sz="0" w:space="0" w:color="auto"/>
            <w:bottom w:val="none" w:sz="0" w:space="0" w:color="auto"/>
            <w:right w:val="none" w:sz="0" w:space="0" w:color="auto"/>
          </w:divBdr>
        </w:div>
        <w:div w:id="1506289185">
          <w:marLeft w:val="640"/>
          <w:marRight w:val="0"/>
          <w:marTop w:val="0"/>
          <w:marBottom w:val="0"/>
          <w:divBdr>
            <w:top w:val="none" w:sz="0" w:space="0" w:color="auto"/>
            <w:left w:val="none" w:sz="0" w:space="0" w:color="auto"/>
            <w:bottom w:val="none" w:sz="0" w:space="0" w:color="auto"/>
            <w:right w:val="none" w:sz="0" w:space="0" w:color="auto"/>
          </w:divBdr>
        </w:div>
        <w:div w:id="902719808">
          <w:marLeft w:val="640"/>
          <w:marRight w:val="0"/>
          <w:marTop w:val="0"/>
          <w:marBottom w:val="0"/>
          <w:divBdr>
            <w:top w:val="none" w:sz="0" w:space="0" w:color="auto"/>
            <w:left w:val="none" w:sz="0" w:space="0" w:color="auto"/>
            <w:bottom w:val="none" w:sz="0" w:space="0" w:color="auto"/>
            <w:right w:val="none" w:sz="0" w:space="0" w:color="auto"/>
          </w:divBdr>
        </w:div>
        <w:div w:id="280578333">
          <w:marLeft w:val="640"/>
          <w:marRight w:val="0"/>
          <w:marTop w:val="0"/>
          <w:marBottom w:val="0"/>
          <w:divBdr>
            <w:top w:val="none" w:sz="0" w:space="0" w:color="auto"/>
            <w:left w:val="none" w:sz="0" w:space="0" w:color="auto"/>
            <w:bottom w:val="none" w:sz="0" w:space="0" w:color="auto"/>
            <w:right w:val="none" w:sz="0" w:space="0" w:color="auto"/>
          </w:divBdr>
        </w:div>
        <w:div w:id="1512180762">
          <w:marLeft w:val="640"/>
          <w:marRight w:val="0"/>
          <w:marTop w:val="0"/>
          <w:marBottom w:val="0"/>
          <w:divBdr>
            <w:top w:val="none" w:sz="0" w:space="0" w:color="auto"/>
            <w:left w:val="none" w:sz="0" w:space="0" w:color="auto"/>
            <w:bottom w:val="none" w:sz="0" w:space="0" w:color="auto"/>
            <w:right w:val="none" w:sz="0" w:space="0" w:color="auto"/>
          </w:divBdr>
        </w:div>
        <w:div w:id="526145189">
          <w:marLeft w:val="640"/>
          <w:marRight w:val="0"/>
          <w:marTop w:val="0"/>
          <w:marBottom w:val="0"/>
          <w:divBdr>
            <w:top w:val="none" w:sz="0" w:space="0" w:color="auto"/>
            <w:left w:val="none" w:sz="0" w:space="0" w:color="auto"/>
            <w:bottom w:val="none" w:sz="0" w:space="0" w:color="auto"/>
            <w:right w:val="none" w:sz="0" w:space="0" w:color="auto"/>
          </w:divBdr>
        </w:div>
        <w:div w:id="1885019987">
          <w:marLeft w:val="640"/>
          <w:marRight w:val="0"/>
          <w:marTop w:val="0"/>
          <w:marBottom w:val="0"/>
          <w:divBdr>
            <w:top w:val="none" w:sz="0" w:space="0" w:color="auto"/>
            <w:left w:val="none" w:sz="0" w:space="0" w:color="auto"/>
            <w:bottom w:val="none" w:sz="0" w:space="0" w:color="auto"/>
            <w:right w:val="none" w:sz="0" w:space="0" w:color="auto"/>
          </w:divBdr>
        </w:div>
        <w:div w:id="338893565">
          <w:marLeft w:val="640"/>
          <w:marRight w:val="0"/>
          <w:marTop w:val="0"/>
          <w:marBottom w:val="0"/>
          <w:divBdr>
            <w:top w:val="none" w:sz="0" w:space="0" w:color="auto"/>
            <w:left w:val="none" w:sz="0" w:space="0" w:color="auto"/>
            <w:bottom w:val="none" w:sz="0" w:space="0" w:color="auto"/>
            <w:right w:val="none" w:sz="0" w:space="0" w:color="auto"/>
          </w:divBdr>
        </w:div>
        <w:div w:id="570120753">
          <w:marLeft w:val="640"/>
          <w:marRight w:val="0"/>
          <w:marTop w:val="0"/>
          <w:marBottom w:val="0"/>
          <w:divBdr>
            <w:top w:val="none" w:sz="0" w:space="0" w:color="auto"/>
            <w:left w:val="none" w:sz="0" w:space="0" w:color="auto"/>
            <w:bottom w:val="none" w:sz="0" w:space="0" w:color="auto"/>
            <w:right w:val="none" w:sz="0" w:space="0" w:color="auto"/>
          </w:divBdr>
        </w:div>
        <w:div w:id="1615013265">
          <w:marLeft w:val="640"/>
          <w:marRight w:val="0"/>
          <w:marTop w:val="0"/>
          <w:marBottom w:val="0"/>
          <w:divBdr>
            <w:top w:val="none" w:sz="0" w:space="0" w:color="auto"/>
            <w:left w:val="none" w:sz="0" w:space="0" w:color="auto"/>
            <w:bottom w:val="none" w:sz="0" w:space="0" w:color="auto"/>
            <w:right w:val="none" w:sz="0" w:space="0" w:color="auto"/>
          </w:divBdr>
        </w:div>
      </w:divsChild>
    </w:div>
    <w:div w:id="1608466988">
      <w:bodyDiv w:val="1"/>
      <w:marLeft w:val="0"/>
      <w:marRight w:val="0"/>
      <w:marTop w:val="0"/>
      <w:marBottom w:val="0"/>
      <w:divBdr>
        <w:top w:val="none" w:sz="0" w:space="0" w:color="auto"/>
        <w:left w:val="none" w:sz="0" w:space="0" w:color="auto"/>
        <w:bottom w:val="none" w:sz="0" w:space="0" w:color="auto"/>
        <w:right w:val="none" w:sz="0" w:space="0" w:color="auto"/>
      </w:divBdr>
      <w:divsChild>
        <w:div w:id="388772843">
          <w:marLeft w:val="640"/>
          <w:marRight w:val="0"/>
          <w:marTop w:val="0"/>
          <w:marBottom w:val="0"/>
          <w:divBdr>
            <w:top w:val="none" w:sz="0" w:space="0" w:color="auto"/>
            <w:left w:val="none" w:sz="0" w:space="0" w:color="auto"/>
            <w:bottom w:val="none" w:sz="0" w:space="0" w:color="auto"/>
            <w:right w:val="none" w:sz="0" w:space="0" w:color="auto"/>
          </w:divBdr>
        </w:div>
        <w:div w:id="1462110961">
          <w:marLeft w:val="640"/>
          <w:marRight w:val="0"/>
          <w:marTop w:val="0"/>
          <w:marBottom w:val="0"/>
          <w:divBdr>
            <w:top w:val="none" w:sz="0" w:space="0" w:color="auto"/>
            <w:left w:val="none" w:sz="0" w:space="0" w:color="auto"/>
            <w:bottom w:val="none" w:sz="0" w:space="0" w:color="auto"/>
            <w:right w:val="none" w:sz="0" w:space="0" w:color="auto"/>
          </w:divBdr>
        </w:div>
        <w:div w:id="851188624">
          <w:marLeft w:val="640"/>
          <w:marRight w:val="0"/>
          <w:marTop w:val="0"/>
          <w:marBottom w:val="0"/>
          <w:divBdr>
            <w:top w:val="none" w:sz="0" w:space="0" w:color="auto"/>
            <w:left w:val="none" w:sz="0" w:space="0" w:color="auto"/>
            <w:bottom w:val="none" w:sz="0" w:space="0" w:color="auto"/>
            <w:right w:val="none" w:sz="0" w:space="0" w:color="auto"/>
          </w:divBdr>
        </w:div>
        <w:div w:id="110706160">
          <w:marLeft w:val="640"/>
          <w:marRight w:val="0"/>
          <w:marTop w:val="0"/>
          <w:marBottom w:val="0"/>
          <w:divBdr>
            <w:top w:val="none" w:sz="0" w:space="0" w:color="auto"/>
            <w:left w:val="none" w:sz="0" w:space="0" w:color="auto"/>
            <w:bottom w:val="none" w:sz="0" w:space="0" w:color="auto"/>
            <w:right w:val="none" w:sz="0" w:space="0" w:color="auto"/>
          </w:divBdr>
        </w:div>
        <w:div w:id="328338972">
          <w:marLeft w:val="640"/>
          <w:marRight w:val="0"/>
          <w:marTop w:val="0"/>
          <w:marBottom w:val="0"/>
          <w:divBdr>
            <w:top w:val="none" w:sz="0" w:space="0" w:color="auto"/>
            <w:left w:val="none" w:sz="0" w:space="0" w:color="auto"/>
            <w:bottom w:val="none" w:sz="0" w:space="0" w:color="auto"/>
            <w:right w:val="none" w:sz="0" w:space="0" w:color="auto"/>
          </w:divBdr>
        </w:div>
        <w:div w:id="163788366">
          <w:marLeft w:val="640"/>
          <w:marRight w:val="0"/>
          <w:marTop w:val="0"/>
          <w:marBottom w:val="0"/>
          <w:divBdr>
            <w:top w:val="none" w:sz="0" w:space="0" w:color="auto"/>
            <w:left w:val="none" w:sz="0" w:space="0" w:color="auto"/>
            <w:bottom w:val="none" w:sz="0" w:space="0" w:color="auto"/>
            <w:right w:val="none" w:sz="0" w:space="0" w:color="auto"/>
          </w:divBdr>
        </w:div>
        <w:div w:id="1694726683">
          <w:marLeft w:val="640"/>
          <w:marRight w:val="0"/>
          <w:marTop w:val="0"/>
          <w:marBottom w:val="0"/>
          <w:divBdr>
            <w:top w:val="none" w:sz="0" w:space="0" w:color="auto"/>
            <w:left w:val="none" w:sz="0" w:space="0" w:color="auto"/>
            <w:bottom w:val="none" w:sz="0" w:space="0" w:color="auto"/>
            <w:right w:val="none" w:sz="0" w:space="0" w:color="auto"/>
          </w:divBdr>
        </w:div>
        <w:div w:id="1282417319">
          <w:marLeft w:val="640"/>
          <w:marRight w:val="0"/>
          <w:marTop w:val="0"/>
          <w:marBottom w:val="0"/>
          <w:divBdr>
            <w:top w:val="none" w:sz="0" w:space="0" w:color="auto"/>
            <w:left w:val="none" w:sz="0" w:space="0" w:color="auto"/>
            <w:bottom w:val="none" w:sz="0" w:space="0" w:color="auto"/>
            <w:right w:val="none" w:sz="0" w:space="0" w:color="auto"/>
          </w:divBdr>
        </w:div>
        <w:div w:id="723798011">
          <w:marLeft w:val="640"/>
          <w:marRight w:val="0"/>
          <w:marTop w:val="0"/>
          <w:marBottom w:val="0"/>
          <w:divBdr>
            <w:top w:val="none" w:sz="0" w:space="0" w:color="auto"/>
            <w:left w:val="none" w:sz="0" w:space="0" w:color="auto"/>
            <w:bottom w:val="none" w:sz="0" w:space="0" w:color="auto"/>
            <w:right w:val="none" w:sz="0" w:space="0" w:color="auto"/>
          </w:divBdr>
        </w:div>
        <w:div w:id="1905794988">
          <w:marLeft w:val="640"/>
          <w:marRight w:val="0"/>
          <w:marTop w:val="0"/>
          <w:marBottom w:val="0"/>
          <w:divBdr>
            <w:top w:val="none" w:sz="0" w:space="0" w:color="auto"/>
            <w:left w:val="none" w:sz="0" w:space="0" w:color="auto"/>
            <w:bottom w:val="none" w:sz="0" w:space="0" w:color="auto"/>
            <w:right w:val="none" w:sz="0" w:space="0" w:color="auto"/>
          </w:divBdr>
        </w:div>
        <w:div w:id="1546793442">
          <w:marLeft w:val="640"/>
          <w:marRight w:val="0"/>
          <w:marTop w:val="0"/>
          <w:marBottom w:val="0"/>
          <w:divBdr>
            <w:top w:val="none" w:sz="0" w:space="0" w:color="auto"/>
            <w:left w:val="none" w:sz="0" w:space="0" w:color="auto"/>
            <w:bottom w:val="none" w:sz="0" w:space="0" w:color="auto"/>
            <w:right w:val="none" w:sz="0" w:space="0" w:color="auto"/>
          </w:divBdr>
        </w:div>
        <w:div w:id="566184897">
          <w:marLeft w:val="640"/>
          <w:marRight w:val="0"/>
          <w:marTop w:val="0"/>
          <w:marBottom w:val="0"/>
          <w:divBdr>
            <w:top w:val="none" w:sz="0" w:space="0" w:color="auto"/>
            <w:left w:val="none" w:sz="0" w:space="0" w:color="auto"/>
            <w:bottom w:val="none" w:sz="0" w:space="0" w:color="auto"/>
            <w:right w:val="none" w:sz="0" w:space="0" w:color="auto"/>
          </w:divBdr>
        </w:div>
        <w:div w:id="1526140398">
          <w:marLeft w:val="640"/>
          <w:marRight w:val="0"/>
          <w:marTop w:val="0"/>
          <w:marBottom w:val="0"/>
          <w:divBdr>
            <w:top w:val="none" w:sz="0" w:space="0" w:color="auto"/>
            <w:left w:val="none" w:sz="0" w:space="0" w:color="auto"/>
            <w:bottom w:val="none" w:sz="0" w:space="0" w:color="auto"/>
            <w:right w:val="none" w:sz="0" w:space="0" w:color="auto"/>
          </w:divBdr>
        </w:div>
        <w:div w:id="803352488">
          <w:marLeft w:val="640"/>
          <w:marRight w:val="0"/>
          <w:marTop w:val="0"/>
          <w:marBottom w:val="0"/>
          <w:divBdr>
            <w:top w:val="none" w:sz="0" w:space="0" w:color="auto"/>
            <w:left w:val="none" w:sz="0" w:space="0" w:color="auto"/>
            <w:bottom w:val="none" w:sz="0" w:space="0" w:color="auto"/>
            <w:right w:val="none" w:sz="0" w:space="0" w:color="auto"/>
          </w:divBdr>
        </w:div>
        <w:div w:id="506560401">
          <w:marLeft w:val="640"/>
          <w:marRight w:val="0"/>
          <w:marTop w:val="0"/>
          <w:marBottom w:val="0"/>
          <w:divBdr>
            <w:top w:val="none" w:sz="0" w:space="0" w:color="auto"/>
            <w:left w:val="none" w:sz="0" w:space="0" w:color="auto"/>
            <w:bottom w:val="none" w:sz="0" w:space="0" w:color="auto"/>
            <w:right w:val="none" w:sz="0" w:space="0" w:color="auto"/>
          </w:divBdr>
        </w:div>
        <w:div w:id="1425881758">
          <w:marLeft w:val="640"/>
          <w:marRight w:val="0"/>
          <w:marTop w:val="0"/>
          <w:marBottom w:val="0"/>
          <w:divBdr>
            <w:top w:val="none" w:sz="0" w:space="0" w:color="auto"/>
            <w:left w:val="none" w:sz="0" w:space="0" w:color="auto"/>
            <w:bottom w:val="none" w:sz="0" w:space="0" w:color="auto"/>
            <w:right w:val="none" w:sz="0" w:space="0" w:color="auto"/>
          </w:divBdr>
        </w:div>
        <w:div w:id="1490558769">
          <w:marLeft w:val="640"/>
          <w:marRight w:val="0"/>
          <w:marTop w:val="0"/>
          <w:marBottom w:val="0"/>
          <w:divBdr>
            <w:top w:val="none" w:sz="0" w:space="0" w:color="auto"/>
            <w:left w:val="none" w:sz="0" w:space="0" w:color="auto"/>
            <w:bottom w:val="none" w:sz="0" w:space="0" w:color="auto"/>
            <w:right w:val="none" w:sz="0" w:space="0" w:color="auto"/>
          </w:divBdr>
        </w:div>
        <w:div w:id="445739542">
          <w:marLeft w:val="640"/>
          <w:marRight w:val="0"/>
          <w:marTop w:val="0"/>
          <w:marBottom w:val="0"/>
          <w:divBdr>
            <w:top w:val="none" w:sz="0" w:space="0" w:color="auto"/>
            <w:left w:val="none" w:sz="0" w:space="0" w:color="auto"/>
            <w:bottom w:val="none" w:sz="0" w:space="0" w:color="auto"/>
            <w:right w:val="none" w:sz="0" w:space="0" w:color="auto"/>
          </w:divBdr>
        </w:div>
        <w:div w:id="1324502497">
          <w:marLeft w:val="640"/>
          <w:marRight w:val="0"/>
          <w:marTop w:val="0"/>
          <w:marBottom w:val="0"/>
          <w:divBdr>
            <w:top w:val="none" w:sz="0" w:space="0" w:color="auto"/>
            <w:left w:val="none" w:sz="0" w:space="0" w:color="auto"/>
            <w:bottom w:val="none" w:sz="0" w:space="0" w:color="auto"/>
            <w:right w:val="none" w:sz="0" w:space="0" w:color="auto"/>
          </w:divBdr>
        </w:div>
        <w:div w:id="924068707">
          <w:marLeft w:val="640"/>
          <w:marRight w:val="0"/>
          <w:marTop w:val="0"/>
          <w:marBottom w:val="0"/>
          <w:divBdr>
            <w:top w:val="none" w:sz="0" w:space="0" w:color="auto"/>
            <w:left w:val="none" w:sz="0" w:space="0" w:color="auto"/>
            <w:bottom w:val="none" w:sz="0" w:space="0" w:color="auto"/>
            <w:right w:val="none" w:sz="0" w:space="0" w:color="auto"/>
          </w:divBdr>
        </w:div>
        <w:div w:id="1378816195">
          <w:marLeft w:val="640"/>
          <w:marRight w:val="0"/>
          <w:marTop w:val="0"/>
          <w:marBottom w:val="0"/>
          <w:divBdr>
            <w:top w:val="none" w:sz="0" w:space="0" w:color="auto"/>
            <w:left w:val="none" w:sz="0" w:space="0" w:color="auto"/>
            <w:bottom w:val="none" w:sz="0" w:space="0" w:color="auto"/>
            <w:right w:val="none" w:sz="0" w:space="0" w:color="auto"/>
          </w:divBdr>
        </w:div>
        <w:div w:id="400103125">
          <w:marLeft w:val="640"/>
          <w:marRight w:val="0"/>
          <w:marTop w:val="0"/>
          <w:marBottom w:val="0"/>
          <w:divBdr>
            <w:top w:val="none" w:sz="0" w:space="0" w:color="auto"/>
            <w:left w:val="none" w:sz="0" w:space="0" w:color="auto"/>
            <w:bottom w:val="none" w:sz="0" w:space="0" w:color="auto"/>
            <w:right w:val="none" w:sz="0" w:space="0" w:color="auto"/>
          </w:divBdr>
        </w:div>
        <w:div w:id="1374961313">
          <w:marLeft w:val="640"/>
          <w:marRight w:val="0"/>
          <w:marTop w:val="0"/>
          <w:marBottom w:val="0"/>
          <w:divBdr>
            <w:top w:val="none" w:sz="0" w:space="0" w:color="auto"/>
            <w:left w:val="none" w:sz="0" w:space="0" w:color="auto"/>
            <w:bottom w:val="none" w:sz="0" w:space="0" w:color="auto"/>
            <w:right w:val="none" w:sz="0" w:space="0" w:color="auto"/>
          </w:divBdr>
        </w:div>
        <w:div w:id="823013110">
          <w:marLeft w:val="640"/>
          <w:marRight w:val="0"/>
          <w:marTop w:val="0"/>
          <w:marBottom w:val="0"/>
          <w:divBdr>
            <w:top w:val="none" w:sz="0" w:space="0" w:color="auto"/>
            <w:left w:val="none" w:sz="0" w:space="0" w:color="auto"/>
            <w:bottom w:val="none" w:sz="0" w:space="0" w:color="auto"/>
            <w:right w:val="none" w:sz="0" w:space="0" w:color="auto"/>
          </w:divBdr>
        </w:div>
        <w:div w:id="31274861">
          <w:marLeft w:val="640"/>
          <w:marRight w:val="0"/>
          <w:marTop w:val="0"/>
          <w:marBottom w:val="0"/>
          <w:divBdr>
            <w:top w:val="none" w:sz="0" w:space="0" w:color="auto"/>
            <w:left w:val="none" w:sz="0" w:space="0" w:color="auto"/>
            <w:bottom w:val="none" w:sz="0" w:space="0" w:color="auto"/>
            <w:right w:val="none" w:sz="0" w:space="0" w:color="auto"/>
          </w:divBdr>
        </w:div>
        <w:div w:id="1699312672">
          <w:marLeft w:val="640"/>
          <w:marRight w:val="0"/>
          <w:marTop w:val="0"/>
          <w:marBottom w:val="0"/>
          <w:divBdr>
            <w:top w:val="none" w:sz="0" w:space="0" w:color="auto"/>
            <w:left w:val="none" w:sz="0" w:space="0" w:color="auto"/>
            <w:bottom w:val="none" w:sz="0" w:space="0" w:color="auto"/>
            <w:right w:val="none" w:sz="0" w:space="0" w:color="auto"/>
          </w:divBdr>
        </w:div>
        <w:div w:id="848101499">
          <w:marLeft w:val="640"/>
          <w:marRight w:val="0"/>
          <w:marTop w:val="0"/>
          <w:marBottom w:val="0"/>
          <w:divBdr>
            <w:top w:val="none" w:sz="0" w:space="0" w:color="auto"/>
            <w:left w:val="none" w:sz="0" w:space="0" w:color="auto"/>
            <w:bottom w:val="none" w:sz="0" w:space="0" w:color="auto"/>
            <w:right w:val="none" w:sz="0" w:space="0" w:color="auto"/>
          </w:divBdr>
        </w:div>
        <w:div w:id="1059673767">
          <w:marLeft w:val="640"/>
          <w:marRight w:val="0"/>
          <w:marTop w:val="0"/>
          <w:marBottom w:val="0"/>
          <w:divBdr>
            <w:top w:val="none" w:sz="0" w:space="0" w:color="auto"/>
            <w:left w:val="none" w:sz="0" w:space="0" w:color="auto"/>
            <w:bottom w:val="none" w:sz="0" w:space="0" w:color="auto"/>
            <w:right w:val="none" w:sz="0" w:space="0" w:color="auto"/>
          </w:divBdr>
        </w:div>
        <w:div w:id="953712516">
          <w:marLeft w:val="640"/>
          <w:marRight w:val="0"/>
          <w:marTop w:val="0"/>
          <w:marBottom w:val="0"/>
          <w:divBdr>
            <w:top w:val="none" w:sz="0" w:space="0" w:color="auto"/>
            <w:left w:val="none" w:sz="0" w:space="0" w:color="auto"/>
            <w:bottom w:val="none" w:sz="0" w:space="0" w:color="auto"/>
            <w:right w:val="none" w:sz="0" w:space="0" w:color="auto"/>
          </w:divBdr>
        </w:div>
      </w:divsChild>
    </w:div>
    <w:div w:id="1611545407">
      <w:bodyDiv w:val="1"/>
      <w:marLeft w:val="0"/>
      <w:marRight w:val="0"/>
      <w:marTop w:val="0"/>
      <w:marBottom w:val="0"/>
      <w:divBdr>
        <w:top w:val="none" w:sz="0" w:space="0" w:color="auto"/>
        <w:left w:val="none" w:sz="0" w:space="0" w:color="auto"/>
        <w:bottom w:val="none" w:sz="0" w:space="0" w:color="auto"/>
        <w:right w:val="none" w:sz="0" w:space="0" w:color="auto"/>
      </w:divBdr>
    </w:div>
    <w:div w:id="1624341004">
      <w:bodyDiv w:val="1"/>
      <w:marLeft w:val="0"/>
      <w:marRight w:val="0"/>
      <w:marTop w:val="0"/>
      <w:marBottom w:val="0"/>
      <w:divBdr>
        <w:top w:val="none" w:sz="0" w:space="0" w:color="auto"/>
        <w:left w:val="none" w:sz="0" w:space="0" w:color="auto"/>
        <w:bottom w:val="none" w:sz="0" w:space="0" w:color="auto"/>
        <w:right w:val="none" w:sz="0" w:space="0" w:color="auto"/>
      </w:divBdr>
    </w:div>
    <w:div w:id="1636983900">
      <w:bodyDiv w:val="1"/>
      <w:marLeft w:val="0"/>
      <w:marRight w:val="0"/>
      <w:marTop w:val="0"/>
      <w:marBottom w:val="0"/>
      <w:divBdr>
        <w:top w:val="none" w:sz="0" w:space="0" w:color="auto"/>
        <w:left w:val="none" w:sz="0" w:space="0" w:color="auto"/>
        <w:bottom w:val="none" w:sz="0" w:space="0" w:color="auto"/>
        <w:right w:val="none" w:sz="0" w:space="0" w:color="auto"/>
      </w:divBdr>
    </w:div>
    <w:div w:id="1662351950">
      <w:bodyDiv w:val="1"/>
      <w:marLeft w:val="0"/>
      <w:marRight w:val="0"/>
      <w:marTop w:val="0"/>
      <w:marBottom w:val="0"/>
      <w:divBdr>
        <w:top w:val="none" w:sz="0" w:space="0" w:color="auto"/>
        <w:left w:val="none" w:sz="0" w:space="0" w:color="auto"/>
        <w:bottom w:val="none" w:sz="0" w:space="0" w:color="auto"/>
        <w:right w:val="none" w:sz="0" w:space="0" w:color="auto"/>
      </w:divBdr>
    </w:div>
    <w:div w:id="1677808793">
      <w:bodyDiv w:val="1"/>
      <w:marLeft w:val="0"/>
      <w:marRight w:val="0"/>
      <w:marTop w:val="0"/>
      <w:marBottom w:val="0"/>
      <w:divBdr>
        <w:top w:val="none" w:sz="0" w:space="0" w:color="auto"/>
        <w:left w:val="none" w:sz="0" w:space="0" w:color="auto"/>
        <w:bottom w:val="none" w:sz="0" w:space="0" w:color="auto"/>
        <w:right w:val="none" w:sz="0" w:space="0" w:color="auto"/>
      </w:divBdr>
      <w:divsChild>
        <w:div w:id="6450887">
          <w:marLeft w:val="640"/>
          <w:marRight w:val="0"/>
          <w:marTop w:val="0"/>
          <w:marBottom w:val="0"/>
          <w:divBdr>
            <w:top w:val="none" w:sz="0" w:space="0" w:color="auto"/>
            <w:left w:val="none" w:sz="0" w:space="0" w:color="auto"/>
            <w:bottom w:val="none" w:sz="0" w:space="0" w:color="auto"/>
            <w:right w:val="none" w:sz="0" w:space="0" w:color="auto"/>
          </w:divBdr>
        </w:div>
        <w:div w:id="48191076">
          <w:marLeft w:val="640"/>
          <w:marRight w:val="0"/>
          <w:marTop w:val="0"/>
          <w:marBottom w:val="0"/>
          <w:divBdr>
            <w:top w:val="none" w:sz="0" w:space="0" w:color="auto"/>
            <w:left w:val="none" w:sz="0" w:space="0" w:color="auto"/>
            <w:bottom w:val="none" w:sz="0" w:space="0" w:color="auto"/>
            <w:right w:val="none" w:sz="0" w:space="0" w:color="auto"/>
          </w:divBdr>
        </w:div>
        <w:div w:id="125780041">
          <w:marLeft w:val="640"/>
          <w:marRight w:val="0"/>
          <w:marTop w:val="0"/>
          <w:marBottom w:val="0"/>
          <w:divBdr>
            <w:top w:val="none" w:sz="0" w:space="0" w:color="auto"/>
            <w:left w:val="none" w:sz="0" w:space="0" w:color="auto"/>
            <w:bottom w:val="none" w:sz="0" w:space="0" w:color="auto"/>
            <w:right w:val="none" w:sz="0" w:space="0" w:color="auto"/>
          </w:divBdr>
        </w:div>
        <w:div w:id="790981079">
          <w:marLeft w:val="640"/>
          <w:marRight w:val="0"/>
          <w:marTop w:val="0"/>
          <w:marBottom w:val="0"/>
          <w:divBdr>
            <w:top w:val="none" w:sz="0" w:space="0" w:color="auto"/>
            <w:left w:val="none" w:sz="0" w:space="0" w:color="auto"/>
            <w:bottom w:val="none" w:sz="0" w:space="0" w:color="auto"/>
            <w:right w:val="none" w:sz="0" w:space="0" w:color="auto"/>
          </w:divBdr>
        </w:div>
        <w:div w:id="983051045">
          <w:marLeft w:val="640"/>
          <w:marRight w:val="0"/>
          <w:marTop w:val="0"/>
          <w:marBottom w:val="0"/>
          <w:divBdr>
            <w:top w:val="none" w:sz="0" w:space="0" w:color="auto"/>
            <w:left w:val="none" w:sz="0" w:space="0" w:color="auto"/>
            <w:bottom w:val="none" w:sz="0" w:space="0" w:color="auto"/>
            <w:right w:val="none" w:sz="0" w:space="0" w:color="auto"/>
          </w:divBdr>
        </w:div>
        <w:div w:id="1024598288">
          <w:marLeft w:val="640"/>
          <w:marRight w:val="0"/>
          <w:marTop w:val="0"/>
          <w:marBottom w:val="0"/>
          <w:divBdr>
            <w:top w:val="none" w:sz="0" w:space="0" w:color="auto"/>
            <w:left w:val="none" w:sz="0" w:space="0" w:color="auto"/>
            <w:bottom w:val="none" w:sz="0" w:space="0" w:color="auto"/>
            <w:right w:val="none" w:sz="0" w:space="0" w:color="auto"/>
          </w:divBdr>
        </w:div>
        <w:div w:id="1182429313">
          <w:marLeft w:val="640"/>
          <w:marRight w:val="0"/>
          <w:marTop w:val="0"/>
          <w:marBottom w:val="0"/>
          <w:divBdr>
            <w:top w:val="none" w:sz="0" w:space="0" w:color="auto"/>
            <w:left w:val="none" w:sz="0" w:space="0" w:color="auto"/>
            <w:bottom w:val="none" w:sz="0" w:space="0" w:color="auto"/>
            <w:right w:val="none" w:sz="0" w:space="0" w:color="auto"/>
          </w:divBdr>
        </w:div>
        <w:div w:id="1699503337">
          <w:marLeft w:val="640"/>
          <w:marRight w:val="0"/>
          <w:marTop w:val="0"/>
          <w:marBottom w:val="0"/>
          <w:divBdr>
            <w:top w:val="none" w:sz="0" w:space="0" w:color="auto"/>
            <w:left w:val="none" w:sz="0" w:space="0" w:color="auto"/>
            <w:bottom w:val="none" w:sz="0" w:space="0" w:color="auto"/>
            <w:right w:val="none" w:sz="0" w:space="0" w:color="auto"/>
          </w:divBdr>
        </w:div>
        <w:div w:id="1710181126">
          <w:marLeft w:val="640"/>
          <w:marRight w:val="0"/>
          <w:marTop w:val="0"/>
          <w:marBottom w:val="0"/>
          <w:divBdr>
            <w:top w:val="none" w:sz="0" w:space="0" w:color="auto"/>
            <w:left w:val="none" w:sz="0" w:space="0" w:color="auto"/>
            <w:bottom w:val="none" w:sz="0" w:space="0" w:color="auto"/>
            <w:right w:val="none" w:sz="0" w:space="0" w:color="auto"/>
          </w:divBdr>
        </w:div>
        <w:div w:id="1803157702">
          <w:marLeft w:val="640"/>
          <w:marRight w:val="0"/>
          <w:marTop w:val="0"/>
          <w:marBottom w:val="0"/>
          <w:divBdr>
            <w:top w:val="none" w:sz="0" w:space="0" w:color="auto"/>
            <w:left w:val="none" w:sz="0" w:space="0" w:color="auto"/>
            <w:bottom w:val="none" w:sz="0" w:space="0" w:color="auto"/>
            <w:right w:val="none" w:sz="0" w:space="0" w:color="auto"/>
          </w:divBdr>
        </w:div>
        <w:div w:id="1828402148">
          <w:marLeft w:val="640"/>
          <w:marRight w:val="0"/>
          <w:marTop w:val="0"/>
          <w:marBottom w:val="0"/>
          <w:divBdr>
            <w:top w:val="none" w:sz="0" w:space="0" w:color="auto"/>
            <w:left w:val="none" w:sz="0" w:space="0" w:color="auto"/>
            <w:bottom w:val="none" w:sz="0" w:space="0" w:color="auto"/>
            <w:right w:val="none" w:sz="0" w:space="0" w:color="auto"/>
          </w:divBdr>
        </w:div>
        <w:div w:id="1842309362">
          <w:marLeft w:val="640"/>
          <w:marRight w:val="0"/>
          <w:marTop w:val="0"/>
          <w:marBottom w:val="0"/>
          <w:divBdr>
            <w:top w:val="none" w:sz="0" w:space="0" w:color="auto"/>
            <w:left w:val="none" w:sz="0" w:space="0" w:color="auto"/>
            <w:bottom w:val="none" w:sz="0" w:space="0" w:color="auto"/>
            <w:right w:val="none" w:sz="0" w:space="0" w:color="auto"/>
          </w:divBdr>
        </w:div>
        <w:div w:id="2018533179">
          <w:marLeft w:val="640"/>
          <w:marRight w:val="0"/>
          <w:marTop w:val="0"/>
          <w:marBottom w:val="0"/>
          <w:divBdr>
            <w:top w:val="none" w:sz="0" w:space="0" w:color="auto"/>
            <w:left w:val="none" w:sz="0" w:space="0" w:color="auto"/>
            <w:bottom w:val="none" w:sz="0" w:space="0" w:color="auto"/>
            <w:right w:val="none" w:sz="0" w:space="0" w:color="auto"/>
          </w:divBdr>
        </w:div>
        <w:div w:id="2143843462">
          <w:marLeft w:val="640"/>
          <w:marRight w:val="0"/>
          <w:marTop w:val="0"/>
          <w:marBottom w:val="0"/>
          <w:divBdr>
            <w:top w:val="none" w:sz="0" w:space="0" w:color="auto"/>
            <w:left w:val="none" w:sz="0" w:space="0" w:color="auto"/>
            <w:bottom w:val="none" w:sz="0" w:space="0" w:color="auto"/>
            <w:right w:val="none" w:sz="0" w:space="0" w:color="auto"/>
          </w:divBdr>
        </w:div>
      </w:divsChild>
    </w:div>
    <w:div w:id="1678192137">
      <w:bodyDiv w:val="1"/>
      <w:marLeft w:val="0"/>
      <w:marRight w:val="0"/>
      <w:marTop w:val="0"/>
      <w:marBottom w:val="0"/>
      <w:divBdr>
        <w:top w:val="none" w:sz="0" w:space="0" w:color="auto"/>
        <w:left w:val="none" w:sz="0" w:space="0" w:color="auto"/>
        <w:bottom w:val="none" w:sz="0" w:space="0" w:color="auto"/>
        <w:right w:val="none" w:sz="0" w:space="0" w:color="auto"/>
      </w:divBdr>
      <w:divsChild>
        <w:div w:id="304118086">
          <w:marLeft w:val="640"/>
          <w:marRight w:val="0"/>
          <w:marTop w:val="0"/>
          <w:marBottom w:val="0"/>
          <w:divBdr>
            <w:top w:val="none" w:sz="0" w:space="0" w:color="auto"/>
            <w:left w:val="none" w:sz="0" w:space="0" w:color="auto"/>
            <w:bottom w:val="none" w:sz="0" w:space="0" w:color="auto"/>
            <w:right w:val="none" w:sz="0" w:space="0" w:color="auto"/>
          </w:divBdr>
        </w:div>
        <w:div w:id="445122105">
          <w:marLeft w:val="640"/>
          <w:marRight w:val="0"/>
          <w:marTop w:val="0"/>
          <w:marBottom w:val="0"/>
          <w:divBdr>
            <w:top w:val="none" w:sz="0" w:space="0" w:color="auto"/>
            <w:left w:val="none" w:sz="0" w:space="0" w:color="auto"/>
            <w:bottom w:val="none" w:sz="0" w:space="0" w:color="auto"/>
            <w:right w:val="none" w:sz="0" w:space="0" w:color="auto"/>
          </w:divBdr>
        </w:div>
        <w:div w:id="614798617">
          <w:marLeft w:val="640"/>
          <w:marRight w:val="0"/>
          <w:marTop w:val="0"/>
          <w:marBottom w:val="0"/>
          <w:divBdr>
            <w:top w:val="none" w:sz="0" w:space="0" w:color="auto"/>
            <w:left w:val="none" w:sz="0" w:space="0" w:color="auto"/>
            <w:bottom w:val="none" w:sz="0" w:space="0" w:color="auto"/>
            <w:right w:val="none" w:sz="0" w:space="0" w:color="auto"/>
          </w:divBdr>
        </w:div>
        <w:div w:id="641085495">
          <w:marLeft w:val="640"/>
          <w:marRight w:val="0"/>
          <w:marTop w:val="0"/>
          <w:marBottom w:val="0"/>
          <w:divBdr>
            <w:top w:val="none" w:sz="0" w:space="0" w:color="auto"/>
            <w:left w:val="none" w:sz="0" w:space="0" w:color="auto"/>
            <w:bottom w:val="none" w:sz="0" w:space="0" w:color="auto"/>
            <w:right w:val="none" w:sz="0" w:space="0" w:color="auto"/>
          </w:divBdr>
        </w:div>
        <w:div w:id="755321162">
          <w:marLeft w:val="640"/>
          <w:marRight w:val="0"/>
          <w:marTop w:val="0"/>
          <w:marBottom w:val="0"/>
          <w:divBdr>
            <w:top w:val="none" w:sz="0" w:space="0" w:color="auto"/>
            <w:left w:val="none" w:sz="0" w:space="0" w:color="auto"/>
            <w:bottom w:val="none" w:sz="0" w:space="0" w:color="auto"/>
            <w:right w:val="none" w:sz="0" w:space="0" w:color="auto"/>
          </w:divBdr>
        </w:div>
        <w:div w:id="809790402">
          <w:marLeft w:val="640"/>
          <w:marRight w:val="0"/>
          <w:marTop w:val="0"/>
          <w:marBottom w:val="0"/>
          <w:divBdr>
            <w:top w:val="none" w:sz="0" w:space="0" w:color="auto"/>
            <w:left w:val="none" w:sz="0" w:space="0" w:color="auto"/>
            <w:bottom w:val="none" w:sz="0" w:space="0" w:color="auto"/>
            <w:right w:val="none" w:sz="0" w:space="0" w:color="auto"/>
          </w:divBdr>
        </w:div>
        <w:div w:id="936642776">
          <w:marLeft w:val="640"/>
          <w:marRight w:val="0"/>
          <w:marTop w:val="0"/>
          <w:marBottom w:val="0"/>
          <w:divBdr>
            <w:top w:val="none" w:sz="0" w:space="0" w:color="auto"/>
            <w:left w:val="none" w:sz="0" w:space="0" w:color="auto"/>
            <w:bottom w:val="none" w:sz="0" w:space="0" w:color="auto"/>
            <w:right w:val="none" w:sz="0" w:space="0" w:color="auto"/>
          </w:divBdr>
        </w:div>
        <w:div w:id="991716663">
          <w:marLeft w:val="640"/>
          <w:marRight w:val="0"/>
          <w:marTop w:val="0"/>
          <w:marBottom w:val="0"/>
          <w:divBdr>
            <w:top w:val="none" w:sz="0" w:space="0" w:color="auto"/>
            <w:left w:val="none" w:sz="0" w:space="0" w:color="auto"/>
            <w:bottom w:val="none" w:sz="0" w:space="0" w:color="auto"/>
            <w:right w:val="none" w:sz="0" w:space="0" w:color="auto"/>
          </w:divBdr>
        </w:div>
        <w:div w:id="1231579913">
          <w:marLeft w:val="640"/>
          <w:marRight w:val="0"/>
          <w:marTop w:val="0"/>
          <w:marBottom w:val="0"/>
          <w:divBdr>
            <w:top w:val="none" w:sz="0" w:space="0" w:color="auto"/>
            <w:left w:val="none" w:sz="0" w:space="0" w:color="auto"/>
            <w:bottom w:val="none" w:sz="0" w:space="0" w:color="auto"/>
            <w:right w:val="none" w:sz="0" w:space="0" w:color="auto"/>
          </w:divBdr>
        </w:div>
        <w:div w:id="1534734944">
          <w:marLeft w:val="640"/>
          <w:marRight w:val="0"/>
          <w:marTop w:val="0"/>
          <w:marBottom w:val="0"/>
          <w:divBdr>
            <w:top w:val="none" w:sz="0" w:space="0" w:color="auto"/>
            <w:left w:val="none" w:sz="0" w:space="0" w:color="auto"/>
            <w:bottom w:val="none" w:sz="0" w:space="0" w:color="auto"/>
            <w:right w:val="none" w:sz="0" w:space="0" w:color="auto"/>
          </w:divBdr>
        </w:div>
        <w:div w:id="1614172140">
          <w:marLeft w:val="640"/>
          <w:marRight w:val="0"/>
          <w:marTop w:val="0"/>
          <w:marBottom w:val="0"/>
          <w:divBdr>
            <w:top w:val="none" w:sz="0" w:space="0" w:color="auto"/>
            <w:left w:val="none" w:sz="0" w:space="0" w:color="auto"/>
            <w:bottom w:val="none" w:sz="0" w:space="0" w:color="auto"/>
            <w:right w:val="none" w:sz="0" w:space="0" w:color="auto"/>
          </w:divBdr>
        </w:div>
        <w:div w:id="1838303816">
          <w:marLeft w:val="640"/>
          <w:marRight w:val="0"/>
          <w:marTop w:val="0"/>
          <w:marBottom w:val="0"/>
          <w:divBdr>
            <w:top w:val="none" w:sz="0" w:space="0" w:color="auto"/>
            <w:left w:val="none" w:sz="0" w:space="0" w:color="auto"/>
            <w:bottom w:val="none" w:sz="0" w:space="0" w:color="auto"/>
            <w:right w:val="none" w:sz="0" w:space="0" w:color="auto"/>
          </w:divBdr>
        </w:div>
        <w:div w:id="2022470694">
          <w:marLeft w:val="640"/>
          <w:marRight w:val="0"/>
          <w:marTop w:val="0"/>
          <w:marBottom w:val="0"/>
          <w:divBdr>
            <w:top w:val="none" w:sz="0" w:space="0" w:color="auto"/>
            <w:left w:val="none" w:sz="0" w:space="0" w:color="auto"/>
            <w:bottom w:val="none" w:sz="0" w:space="0" w:color="auto"/>
            <w:right w:val="none" w:sz="0" w:space="0" w:color="auto"/>
          </w:divBdr>
        </w:div>
      </w:divsChild>
    </w:div>
    <w:div w:id="1700429357">
      <w:bodyDiv w:val="1"/>
      <w:marLeft w:val="0"/>
      <w:marRight w:val="0"/>
      <w:marTop w:val="0"/>
      <w:marBottom w:val="0"/>
      <w:divBdr>
        <w:top w:val="none" w:sz="0" w:space="0" w:color="auto"/>
        <w:left w:val="none" w:sz="0" w:space="0" w:color="auto"/>
        <w:bottom w:val="none" w:sz="0" w:space="0" w:color="auto"/>
        <w:right w:val="none" w:sz="0" w:space="0" w:color="auto"/>
      </w:divBdr>
      <w:divsChild>
        <w:div w:id="1903660">
          <w:marLeft w:val="640"/>
          <w:marRight w:val="0"/>
          <w:marTop w:val="0"/>
          <w:marBottom w:val="0"/>
          <w:divBdr>
            <w:top w:val="none" w:sz="0" w:space="0" w:color="auto"/>
            <w:left w:val="none" w:sz="0" w:space="0" w:color="auto"/>
            <w:bottom w:val="none" w:sz="0" w:space="0" w:color="auto"/>
            <w:right w:val="none" w:sz="0" w:space="0" w:color="auto"/>
          </w:divBdr>
        </w:div>
        <w:div w:id="43724409">
          <w:marLeft w:val="640"/>
          <w:marRight w:val="0"/>
          <w:marTop w:val="0"/>
          <w:marBottom w:val="0"/>
          <w:divBdr>
            <w:top w:val="none" w:sz="0" w:space="0" w:color="auto"/>
            <w:left w:val="none" w:sz="0" w:space="0" w:color="auto"/>
            <w:bottom w:val="none" w:sz="0" w:space="0" w:color="auto"/>
            <w:right w:val="none" w:sz="0" w:space="0" w:color="auto"/>
          </w:divBdr>
        </w:div>
        <w:div w:id="93794208">
          <w:marLeft w:val="640"/>
          <w:marRight w:val="0"/>
          <w:marTop w:val="0"/>
          <w:marBottom w:val="0"/>
          <w:divBdr>
            <w:top w:val="none" w:sz="0" w:space="0" w:color="auto"/>
            <w:left w:val="none" w:sz="0" w:space="0" w:color="auto"/>
            <w:bottom w:val="none" w:sz="0" w:space="0" w:color="auto"/>
            <w:right w:val="none" w:sz="0" w:space="0" w:color="auto"/>
          </w:divBdr>
        </w:div>
        <w:div w:id="362248213">
          <w:marLeft w:val="640"/>
          <w:marRight w:val="0"/>
          <w:marTop w:val="0"/>
          <w:marBottom w:val="0"/>
          <w:divBdr>
            <w:top w:val="none" w:sz="0" w:space="0" w:color="auto"/>
            <w:left w:val="none" w:sz="0" w:space="0" w:color="auto"/>
            <w:bottom w:val="none" w:sz="0" w:space="0" w:color="auto"/>
            <w:right w:val="none" w:sz="0" w:space="0" w:color="auto"/>
          </w:divBdr>
        </w:div>
        <w:div w:id="749499901">
          <w:marLeft w:val="640"/>
          <w:marRight w:val="0"/>
          <w:marTop w:val="0"/>
          <w:marBottom w:val="0"/>
          <w:divBdr>
            <w:top w:val="none" w:sz="0" w:space="0" w:color="auto"/>
            <w:left w:val="none" w:sz="0" w:space="0" w:color="auto"/>
            <w:bottom w:val="none" w:sz="0" w:space="0" w:color="auto"/>
            <w:right w:val="none" w:sz="0" w:space="0" w:color="auto"/>
          </w:divBdr>
        </w:div>
        <w:div w:id="774135430">
          <w:marLeft w:val="640"/>
          <w:marRight w:val="0"/>
          <w:marTop w:val="0"/>
          <w:marBottom w:val="0"/>
          <w:divBdr>
            <w:top w:val="none" w:sz="0" w:space="0" w:color="auto"/>
            <w:left w:val="none" w:sz="0" w:space="0" w:color="auto"/>
            <w:bottom w:val="none" w:sz="0" w:space="0" w:color="auto"/>
            <w:right w:val="none" w:sz="0" w:space="0" w:color="auto"/>
          </w:divBdr>
        </w:div>
        <w:div w:id="961885593">
          <w:marLeft w:val="640"/>
          <w:marRight w:val="0"/>
          <w:marTop w:val="0"/>
          <w:marBottom w:val="0"/>
          <w:divBdr>
            <w:top w:val="none" w:sz="0" w:space="0" w:color="auto"/>
            <w:left w:val="none" w:sz="0" w:space="0" w:color="auto"/>
            <w:bottom w:val="none" w:sz="0" w:space="0" w:color="auto"/>
            <w:right w:val="none" w:sz="0" w:space="0" w:color="auto"/>
          </w:divBdr>
        </w:div>
        <w:div w:id="1296762610">
          <w:marLeft w:val="640"/>
          <w:marRight w:val="0"/>
          <w:marTop w:val="0"/>
          <w:marBottom w:val="0"/>
          <w:divBdr>
            <w:top w:val="none" w:sz="0" w:space="0" w:color="auto"/>
            <w:left w:val="none" w:sz="0" w:space="0" w:color="auto"/>
            <w:bottom w:val="none" w:sz="0" w:space="0" w:color="auto"/>
            <w:right w:val="none" w:sz="0" w:space="0" w:color="auto"/>
          </w:divBdr>
        </w:div>
        <w:div w:id="1392078557">
          <w:marLeft w:val="640"/>
          <w:marRight w:val="0"/>
          <w:marTop w:val="0"/>
          <w:marBottom w:val="0"/>
          <w:divBdr>
            <w:top w:val="none" w:sz="0" w:space="0" w:color="auto"/>
            <w:left w:val="none" w:sz="0" w:space="0" w:color="auto"/>
            <w:bottom w:val="none" w:sz="0" w:space="0" w:color="auto"/>
            <w:right w:val="none" w:sz="0" w:space="0" w:color="auto"/>
          </w:divBdr>
        </w:div>
        <w:div w:id="1630354061">
          <w:marLeft w:val="640"/>
          <w:marRight w:val="0"/>
          <w:marTop w:val="0"/>
          <w:marBottom w:val="0"/>
          <w:divBdr>
            <w:top w:val="none" w:sz="0" w:space="0" w:color="auto"/>
            <w:left w:val="none" w:sz="0" w:space="0" w:color="auto"/>
            <w:bottom w:val="none" w:sz="0" w:space="0" w:color="auto"/>
            <w:right w:val="none" w:sz="0" w:space="0" w:color="auto"/>
          </w:divBdr>
        </w:div>
        <w:div w:id="1676810610">
          <w:marLeft w:val="640"/>
          <w:marRight w:val="0"/>
          <w:marTop w:val="0"/>
          <w:marBottom w:val="0"/>
          <w:divBdr>
            <w:top w:val="none" w:sz="0" w:space="0" w:color="auto"/>
            <w:left w:val="none" w:sz="0" w:space="0" w:color="auto"/>
            <w:bottom w:val="none" w:sz="0" w:space="0" w:color="auto"/>
            <w:right w:val="none" w:sz="0" w:space="0" w:color="auto"/>
          </w:divBdr>
        </w:div>
        <w:div w:id="1743989648">
          <w:marLeft w:val="640"/>
          <w:marRight w:val="0"/>
          <w:marTop w:val="0"/>
          <w:marBottom w:val="0"/>
          <w:divBdr>
            <w:top w:val="none" w:sz="0" w:space="0" w:color="auto"/>
            <w:left w:val="none" w:sz="0" w:space="0" w:color="auto"/>
            <w:bottom w:val="none" w:sz="0" w:space="0" w:color="auto"/>
            <w:right w:val="none" w:sz="0" w:space="0" w:color="auto"/>
          </w:divBdr>
        </w:div>
        <w:div w:id="2009209477">
          <w:marLeft w:val="640"/>
          <w:marRight w:val="0"/>
          <w:marTop w:val="0"/>
          <w:marBottom w:val="0"/>
          <w:divBdr>
            <w:top w:val="none" w:sz="0" w:space="0" w:color="auto"/>
            <w:left w:val="none" w:sz="0" w:space="0" w:color="auto"/>
            <w:bottom w:val="none" w:sz="0" w:space="0" w:color="auto"/>
            <w:right w:val="none" w:sz="0" w:space="0" w:color="auto"/>
          </w:divBdr>
        </w:div>
      </w:divsChild>
    </w:div>
    <w:div w:id="1703364646">
      <w:bodyDiv w:val="1"/>
      <w:marLeft w:val="0"/>
      <w:marRight w:val="0"/>
      <w:marTop w:val="0"/>
      <w:marBottom w:val="0"/>
      <w:divBdr>
        <w:top w:val="none" w:sz="0" w:space="0" w:color="auto"/>
        <w:left w:val="none" w:sz="0" w:space="0" w:color="auto"/>
        <w:bottom w:val="none" w:sz="0" w:space="0" w:color="auto"/>
        <w:right w:val="none" w:sz="0" w:space="0" w:color="auto"/>
      </w:divBdr>
      <w:divsChild>
        <w:div w:id="528570289">
          <w:marLeft w:val="640"/>
          <w:marRight w:val="0"/>
          <w:marTop w:val="0"/>
          <w:marBottom w:val="0"/>
          <w:divBdr>
            <w:top w:val="none" w:sz="0" w:space="0" w:color="auto"/>
            <w:left w:val="none" w:sz="0" w:space="0" w:color="auto"/>
            <w:bottom w:val="none" w:sz="0" w:space="0" w:color="auto"/>
            <w:right w:val="none" w:sz="0" w:space="0" w:color="auto"/>
          </w:divBdr>
        </w:div>
        <w:div w:id="557325661">
          <w:marLeft w:val="640"/>
          <w:marRight w:val="0"/>
          <w:marTop w:val="0"/>
          <w:marBottom w:val="0"/>
          <w:divBdr>
            <w:top w:val="none" w:sz="0" w:space="0" w:color="auto"/>
            <w:left w:val="none" w:sz="0" w:space="0" w:color="auto"/>
            <w:bottom w:val="none" w:sz="0" w:space="0" w:color="auto"/>
            <w:right w:val="none" w:sz="0" w:space="0" w:color="auto"/>
          </w:divBdr>
        </w:div>
        <w:div w:id="919829366">
          <w:marLeft w:val="640"/>
          <w:marRight w:val="0"/>
          <w:marTop w:val="0"/>
          <w:marBottom w:val="0"/>
          <w:divBdr>
            <w:top w:val="none" w:sz="0" w:space="0" w:color="auto"/>
            <w:left w:val="none" w:sz="0" w:space="0" w:color="auto"/>
            <w:bottom w:val="none" w:sz="0" w:space="0" w:color="auto"/>
            <w:right w:val="none" w:sz="0" w:space="0" w:color="auto"/>
          </w:divBdr>
        </w:div>
        <w:div w:id="990985923">
          <w:marLeft w:val="640"/>
          <w:marRight w:val="0"/>
          <w:marTop w:val="0"/>
          <w:marBottom w:val="0"/>
          <w:divBdr>
            <w:top w:val="none" w:sz="0" w:space="0" w:color="auto"/>
            <w:left w:val="none" w:sz="0" w:space="0" w:color="auto"/>
            <w:bottom w:val="none" w:sz="0" w:space="0" w:color="auto"/>
            <w:right w:val="none" w:sz="0" w:space="0" w:color="auto"/>
          </w:divBdr>
        </w:div>
        <w:div w:id="1080635974">
          <w:marLeft w:val="640"/>
          <w:marRight w:val="0"/>
          <w:marTop w:val="0"/>
          <w:marBottom w:val="0"/>
          <w:divBdr>
            <w:top w:val="none" w:sz="0" w:space="0" w:color="auto"/>
            <w:left w:val="none" w:sz="0" w:space="0" w:color="auto"/>
            <w:bottom w:val="none" w:sz="0" w:space="0" w:color="auto"/>
            <w:right w:val="none" w:sz="0" w:space="0" w:color="auto"/>
          </w:divBdr>
        </w:div>
        <w:div w:id="1387146174">
          <w:marLeft w:val="640"/>
          <w:marRight w:val="0"/>
          <w:marTop w:val="0"/>
          <w:marBottom w:val="0"/>
          <w:divBdr>
            <w:top w:val="none" w:sz="0" w:space="0" w:color="auto"/>
            <w:left w:val="none" w:sz="0" w:space="0" w:color="auto"/>
            <w:bottom w:val="none" w:sz="0" w:space="0" w:color="auto"/>
            <w:right w:val="none" w:sz="0" w:space="0" w:color="auto"/>
          </w:divBdr>
        </w:div>
        <w:div w:id="1606497261">
          <w:marLeft w:val="640"/>
          <w:marRight w:val="0"/>
          <w:marTop w:val="0"/>
          <w:marBottom w:val="0"/>
          <w:divBdr>
            <w:top w:val="none" w:sz="0" w:space="0" w:color="auto"/>
            <w:left w:val="none" w:sz="0" w:space="0" w:color="auto"/>
            <w:bottom w:val="none" w:sz="0" w:space="0" w:color="auto"/>
            <w:right w:val="none" w:sz="0" w:space="0" w:color="auto"/>
          </w:divBdr>
        </w:div>
        <w:div w:id="1608807122">
          <w:marLeft w:val="640"/>
          <w:marRight w:val="0"/>
          <w:marTop w:val="0"/>
          <w:marBottom w:val="0"/>
          <w:divBdr>
            <w:top w:val="none" w:sz="0" w:space="0" w:color="auto"/>
            <w:left w:val="none" w:sz="0" w:space="0" w:color="auto"/>
            <w:bottom w:val="none" w:sz="0" w:space="0" w:color="auto"/>
            <w:right w:val="none" w:sz="0" w:space="0" w:color="auto"/>
          </w:divBdr>
        </w:div>
        <w:div w:id="1650279550">
          <w:marLeft w:val="640"/>
          <w:marRight w:val="0"/>
          <w:marTop w:val="0"/>
          <w:marBottom w:val="0"/>
          <w:divBdr>
            <w:top w:val="none" w:sz="0" w:space="0" w:color="auto"/>
            <w:left w:val="none" w:sz="0" w:space="0" w:color="auto"/>
            <w:bottom w:val="none" w:sz="0" w:space="0" w:color="auto"/>
            <w:right w:val="none" w:sz="0" w:space="0" w:color="auto"/>
          </w:divBdr>
        </w:div>
        <w:div w:id="1737046559">
          <w:marLeft w:val="640"/>
          <w:marRight w:val="0"/>
          <w:marTop w:val="0"/>
          <w:marBottom w:val="0"/>
          <w:divBdr>
            <w:top w:val="none" w:sz="0" w:space="0" w:color="auto"/>
            <w:left w:val="none" w:sz="0" w:space="0" w:color="auto"/>
            <w:bottom w:val="none" w:sz="0" w:space="0" w:color="auto"/>
            <w:right w:val="none" w:sz="0" w:space="0" w:color="auto"/>
          </w:divBdr>
        </w:div>
        <w:div w:id="2059234726">
          <w:marLeft w:val="640"/>
          <w:marRight w:val="0"/>
          <w:marTop w:val="0"/>
          <w:marBottom w:val="0"/>
          <w:divBdr>
            <w:top w:val="none" w:sz="0" w:space="0" w:color="auto"/>
            <w:left w:val="none" w:sz="0" w:space="0" w:color="auto"/>
            <w:bottom w:val="none" w:sz="0" w:space="0" w:color="auto"/>
            <w:right w:val="none" w:sz="0" w:space="0" w:color="auto"/>
          </w:divBdr>
        </w:div>
        <w:div w:id="2075542705">
          <w:marLeft w:val="640"/>
          <w:marRight w:val="0"/>
          <w:marTop w:val="0"/>
          <w:marBottom w:val="0"/>
          <w:divBdr>
            <w:top w:val="none" w:sz="0" w:space="0" w:color="auto"/>
            <w:left w:val="none" w:sz="0" w:space="0" w:color="auto"/>
            <w:bottom w:val="none" w:sz="0" w:space="0" w:color="auto"/>
            <w:right w:val="none" w:sz="0" w:space="0" w:color="auto"/>
          </w:divBdr>
        </w:div>
        <w:div w:id="2092387825">
          <w:marLeft w:val="640"/>
          <w:marRight w:val="0"/>
          <w:marTop w:val="0"/>
          <w:marBottom w:val="0"/>
          <w:divBdr>
            <w:top w:val="none" w:sz="0" w:space="0" w:color="auto"/>
            <w:left w:val="none" w:sz="0" w:space="0" w:color="auto"/>
            <w:bottom w:val="none" w:sz="0" w:space="0" w:color="auto"/>
            <w:right w:val="none" w:sz="0" w:space="0" w:color="auto"/>
          </w:divBdr>
        </w:div>
      </w:divsChild>
    </w:div>
    <w:div w:id="1707559506">
      <w:bodyDiv w:val="1"/>
      <w:marLeft w:val="0"/>
      <w:marRight w:val="0"/>
      <w:marTop w:val="0"/>
      <w:marBottom w:val="0"/>
      <w:divBdr>
        <w:top w:val="none" w:sz="0" w:space="0" w:color="auto"/>
        <w:left w:val="none" w:sz="0" w:space="0" w:color="auto"/>
        <w:bottom w:val="none" w:sz="0" w:space="0" w:color="auto"/>
        <w:right w:val="none" w:sz="0" w:space="0" w:color="auto"/>
      </w:divBdr>
      <w:divsChild>
        <w:div w:id="573509002">
          <w:marLeft w:val="640"/>
          <w:marRight w:val="0"/>
          <w:marTop w:val="0"/>
          <w:marBottom w:val="0"/>
          <w:divBdr>
            <w:top w:val="none" w:sz="0" w:space="0" w:color="auto"/>
            <w:left w:val="none" w:sz="0" w:space="0" w:color="auto"/>
            <w:bottom w:val="none" w:sz="0" w:space="0" w:color="auto"/>
            <w:right w:val="none" w:sz="0" w:space="0" w:color="auto"/>
          </w:divBdr>
        </w:div>
        <w:div w:id="813838306">
          <w:marLeft w:val="640"/>
          <w:marRight w:val="0"/>
          <w:marTop w:val="0"/>
          <w:marBottom w:val="0"/>
          <w:divBdr>
            <w:top w:val="none" w:sz="0" w:space="0" w:color="auto"/>
            <w:left w:val="none" w:sz="0" w:space="0" w:color="auto"/>
            <w:bottom w:val="none" w:sz="0" w:space="0" w:color="auto"/>
            <w:right w:val="none" w:sz="0" w:space="0" w:color="auto"/>
          </w:divBdr>
        </w:div>
        <w:div w:id="846410404">
          <w:marLeft w:val="640"/>
          <w:marRight w:val="0"/>
          <w:marTop w:val="0"/>
          <w:marBottom w:val="0"/>
          <w:divBdr>
            <w:top w:val="none" w:sz="0" w:space="0" w:color="auto"/>
            <w:left w:val="none" w:sz="0" w:space="0" w:color="auto"/>
            <w:bottom w:val="none" w:sz="0" w:space="0" w:color="auto"/>
            <w:right w:val="none" w:sz="0" w:space="0" w:color="auto"/>
          </w:divBdr>
        </w:div>
        <w:div w:id="330372425">
          <w:marLeft w:val="640"/>
          <w:marRight w:val="0"/>
          <w:marTop w:val="0"/>
          <w:marBottom w:val="0"/>
          <w:divBdr>
            <w:top w:val="none" w:sz="0" w:space="0" w:color="auto"/>
            <w:left w:val="none" w:sz="0" w:space="0" w:color="auto"/>
            <w:bottom w:val="none" w:sz="0" w:space="0" w:color="auto"/>
            <w:right w:val="none" w:sz="0" w:space="0" w:color="auto"/>
          </w:divBdr>
        </w:div>
        <w:div w:id="1206021661">
          <w:marLeft w:val="640"/>
          <w:marRight w:val="0"/>
          <w:marTop w:val="0"/>
          <w:marBottom w:val="0"/>
          <w:divBdr>
            <w:top w:val="none" w:sz="0" w:space="0" w:color="auto"/>
            <w:left w:val="none" w:sz="0" w:space="0" w:color="auto"/>
            <w:bottom w:val="none" w:sz="0" w:space="0" w:color="auto"/>
            <w:right w:val="none" w:sz="0" w:space="0" w:color="auto"/>
          </w:divBdr>
        </w:div>
        <w:div w:id="388187273">
          <w:marLeft w:val="640"/>
          <w:marRight w:val="0"/>
          <w:marTop w:val="0"/>
          <w:marBottom w:val="0"/>
          <w:divBdr>
            <w:top w:val="none" w:sz="0" w:space="0" w:color="auto"/>
            <w:left w:val="none" w:sz="0" w:space="0" w:color="auto"/>
            <w:bottom w:val="none" w:sz="0" w:space="0" w:color="auto"/>
            <w:right w:val="none" w:sz="0" w:space="0" w:color="auto"/>
          </w:divBdr>
        </w:div>
        <w:div w:id="567224437">
          <w:marLeft w:val="640"/>
          <w:marRight w:val="0"/>
          <w:marTop w:val="0"/>
          <w:marBottom w:val="0"/>
          <w:divBdr>
            <w:top w:val="none" w:sz="0" w:space="0" w:color="auto"/>
            <w:left w:val="none" w:sz="0" w:space="0" w:color="auto"/>
            <w:bottom w:val="none" w:sz="0" w:space="0" w:color="auto"/>
            <w:right w:val="none" w:sz="0" w:space="0" w:color="auto"/>
          </w:divBdr>
        </w:div>
        <w:div w:id="2033451745">
          <w:marLeft w:val="640"/>
          <w:marRight w:val="0"/>
          <w:marTop w:val="0"/>
          <w:marBottom w:val="0"/>
          <w:divBdr>
            <w:top w:val="none" w:sz="0" w:space="0" w:color="auto"/>
            <w:left w:val="none" w:sz="0" w:space="0" w:color="auto"/>
            <w:bottom w:val="none" w:sz="0" w:space="0" w:color="auto"/>
            <w:right w:val="none" w:sz="0" w:space="0" w:color="auto"/>
          </w:divBdr>
        </w:div>
        <w:div w:id="1219198694">
          <w:marLeft w:val="640"/>
          <w:marRight w:val="0"/>
          <w:marTop w:val="0"/>
          <w:marBottom w:val="0"/>
          <w:divBdr>
            <w:top w:val="none" w:sz="0" w:space="0" w:color="auto"/>
            <w:left w:val="none" w:sz="0" w:space="0" w:color="auto"/>
            <w:bottom w:val="none" w:sz="0" w:space="0" w:color="auto"/>
            <w:right w:val="none" w:sz="0" w:space="0" w:color="auto"/>
          </w:divBdr>
        </w:div>
        <w:div w:id="406925776">
          <w:marLeft w:val="640"/>
          <w:marRight w:val="0"/>
          <w:marTop w:val="0"/>
          <w:marBottom w:val="0"/>
          <w:divBdr>
            <w:top w:val="none" w:sz="0" w:space="0" w:color="auto"/>
            <w:left w:val="none" w:sz="0" w:space="0" w:color="auto"/>
            <w:bottom w:val="none" w:sz="0" w:space="0" w:color="auto"/>
            <w:right w:val="none" w:sz="0" w:space="0" w:color="auto"/>
          </w:divBdr>
        </w:div>
        <w:div w:id="1099908366">
          <w:marLeft w:val="640"/>
          <w:marRight w:val="0"/>
          <w:marTop w:val="0"/>
          <w:marBottom w:val="0"/>
          <w:divBdr>
            <w:top w:val="none" w:sz="0" w:space="0" w:color="auto"/>
            <w:left w:val="none" w:sz="0" w:space="0" w:color="auto"/>
            <w:bottom w:val="none" w:sz="0" w:space="0" w:color="auto"/>
            <w:right w:val="none" w:sz="0" w:space="0" w:color="auto"/>
          </w:divBdr>
        </w:div>
        <w:div w:id="1492330584">
          <w:marLeft w:val="640"/>
          <w:marRight w:val="0"/>
          <w:marTop w:val="0"/>
          <w:marBottom w:val="0"/>
          <w:divBdr>
            <w:top w:val="none" w:sz="0" w:space="0" w:color="auto"/>
            <w:left w:val="none" w:sz="0" w:space="0" w:color="auto"/>
            <w:bottom w:val="none" w:sz="0" w:space="0" w:color="auto"/>
            <w:right w:val="none" w:sz="0" w:space="0" w:color="auto"/>
          </w:divBdr>
        </w:div>
        <w:div w:id="2030981162">
          <w:marLeft w:val="640"/>
          <w:marRight w:val="0"/>
          <w:marTop w:val="0"/>
          <w:marBottom w:val="0"/>
          <w:divBdr>
            <w:top w:val="none" w:sz="0" w:space="0" w:color="auto"/>
            <w:left w:val="none" w:sz="0" w:space="0" w:color="auto"/>
            <w:bottom w:val="none" w:sz="0" w:space="0" w:color="auto"/>
            <w:right w:val="none" w:sz="0" w:space="0" w:color="auto"/>
          </w:divBdr>
        </w:div>
        <w:div w:id="340401171">
          <w:marLeft w:val="640"/>
          <w:marRight w:val="0"/>
          <w:marTop w:val="0"/>
          <w:marBottom w:val="0"/>
          <w:divBdr>
            <w:top w:val="none" w:sz="0" w:space="0" w:color="auto"/>
            <w:left w:val="none" w:sz="0" w:space="0" w:color="auto"/>
            <w:bottom w:val="none" w:sz="0" w:space="0" w:color="auto"/>
            <w:right w:val="none" w:sz="0" w:space="0" w:color="auto"/>
          </w:divBdr>
        </w:div>
        <w:div w:id="1170409713">
          <w:marLeft w:val="640"/>
          <w:marRight w:val="0"/>
          <w:marTop w:val="0"/>
          <w:marBottom w:val="0"/>
          <w:divBdr>
            <w:top w:val="none" w:sz="0" w:space="0" w:color="auto"/>
            <w:left w:val="none" w:sz="0" w:space="0" w:color="auto"/>
            <w:bottom w:val="none" w:sz="0" w:space="0" w:color="auto"/>
            <w:right w:val="none" w:sz="0" w:space="0" w:color="auto"/>
          </w:divBdr>
        </w:div>
        <w:div w:id="263002958">
          <w:marLeft w:val="640"/>
          <w:marRight w:val="0"/>
          <w:marTop w:val="0"/>
          <w:marBottom w:val="0"/>
          <w:divBdr>
            <w:top w:val="none" w:sz="0" w:space="0" w:color="auto"/>
            <w:left w:val="none" w:sz="0" w:space="0" w:color="auto"/>
            <w:bottom w:val="none" w:sz="0" w:space="0" w:color="auto"/>
            <w:right w:val="none" w:sz="0" w:space="0" w:color="auto"/>
          </w:divBdr>
        </w:div>
        <w:div w:id="1049643379">
          <w:marLeft w:val="640"/>
          <w:marRight w:val="0"/>
          <w:marTop w:val="0"/>
          <w:marBottom w:val="0"/>
          <w:divBdr>
            <w:top w:val="none" w:sz="0" w:space="0" w:color="auto"/>
            <w:left w:val="none" w:sz="0" w:space="0" w:color="auto"/>
            <w:bottom w:val="none" w:sz="0" w:space="0" w:color="auto"/>
            <w:right w:val="none" w:sz="0" w:space="0" w:color="auto"/>
          </w:divBdr>
        </w:div>
        <w:div w:id="1670329368">
          <w:marLeft w:val="640"/>
          <w:marRight w:val="0"/>
          <w:marTop w:val="0"/>
          <w:marBottom w:val="0"/>
          <w:divBdr>
            <w:top w:val="none" w:sz="0" w:space="0" w:color="auto"/>
            <w:left w:val="none" w:sz="0" w:space="0" w:color="auto"/>
            <w:bottom w:val="none" w:sz="0" w:space="0" w:color="auto"/>
            <w:right w:val="none" w:sz="0" w:space="0" w:color="auto"/>
          </w:divBdr>
        </w:div>
        <w:div w:id="8219667">
          <w:marLeft w:val="640"/>
          <w:marRight w:val="0"/>
          <w:marTop w:val="0"/>
          <w:marBottom w:val="0"/>
          <w:divBdr>
            <w:top w:val="none" w:sz="0" w:space="0" w:color="auto"/>
            <w:left w:val="none" w:sz="0" w:space="0" w:color="auto"/>
            <w:bottom w:val="none" w:sz="0" w:space="0" w:color="auto"/>
            <w:right w:val="none" w:sz="0" w:space="0" w:color="auto"/>
          </w:divBdr>
        </w:div>
        <w:div w:id="1516724823">
          <w:marLeft w:val="640"/>
          <w:marRight w:val="0"/>
          <w:marTop w:val="0"/>
          <w:marBottom w:val="0"/>
          <w:divBdr>
            <w:top w:val="none" w:sz="0" w:space="0" w:color="auto"/>
            <w:left w:val="none" w:sz="0" w:space="0" w:color="auto"/>
            <w:bottom w:val="none" w:sz="0" w:space="0" w:color="auto"/>
            <w:right w:val="none" w:sz="0" w:space="0" w:color="auto"/>
          </w:divBdr>
        </w:div>
        <w:div w:id="562525541">
          <w:marLeft w:val="640"/>
          <w:marRight w:val="0"/>
          <w:marTop w:val="0"/>
          <w:marBottom w:val="0"/>
          <w:divBdr>
            <w:top w:val="none" w:sz="0" w:space="0" w:color="auto"/>
            <w:left w:val="none" w:sz="0" w:space="0" w:color="auto"/>
            <w:bottom w:val="none" w:sz="0" w:space="0" w:color="auto"/>
            <w:right w:val="none" w:sz="0" w:space="0" w:color="auto"/>
          </w:divBdr>
        </w:div>
        <w:div w:id="486821217">
          <w:marLeft w:val="640"/>
          <w:marRight w:val="0"/>
          <w:marTop w:val="0"/>
          <w:marBottom w:val="0"/>
          <w:divBdr>
            <w:top w:val="none" w:sz="0" w:space="0" w:color="auto"/>
            <w:left w:val="none" w:sz="0" w:space="0" w:color="auto"/>
            <w:bottom w:val="none" w:sz="0" w:space="0" w:color="auto"/>
            <w:right w:val="none" w:sz="0" w:space="0" w:color="auto"/>
          </w:divBdr>
        </w:div>
        <w:div w:id="1336346625">
          <w:marLeft w:val="640"/>
          <w:marRight w:val="0"/>
          <w:marTop w:val="0"/>
          <w:marBottom w:val="0"/>
          <w:divBdr>
            <w:top w:val="none" w:sz="0" w:space="0" w:color="auto"/>
            <w:left w:val="none" w:sz="0" w:space="0" w:color="auto"/>
            <w:bottom w:val="none" w:sz="0" w:space="0" w:color="auto"/>
            <w:right w:val="none" w:sz="0" w:space="0" w:color="auto"/>
          </w:divBdr>
        </w:div>
        <w:div w:id="718819330">
          <w:marLeft w:val="640"/>
          <w:marRight w:val="0"/>
          <w:marTop w:val="0"/>
          <w:marBottom w:val="0"/>
          <w:divBdr>
            <w:top w:val="none" w:sz="0" w:space="0" w:color="auto"/>
            <w:left w:val="none" w:sz="0" w:space="0" w:color="auto"/>
            <w:bottom w:val="none" w:sz="0" w:space="0" w:color="auto"/>
            <w:right w:val="none" w:sz="0" w:space="0" w:color="auto"/>
          </w:divBdr>
        </w:div>
        <w:div w:id="1197238227">
          <w:marLeft w:val="640"/>
          <w:marRight w:val="0"/>
          <w:marTop w:val="0"/>
          <w:marBottom w:val="0"/>
          <w:divBdr>
            <w:top w:val="none" w:sz="0" w:space="0" w:color="auto"/>
            <w:left w:val="none" w:sz="0" w:space="0" w:color="auto"/>
            <w:bottom w:val="none" w:sz="0" w:space="0" w:color="auto"/>
            <w:right w:val="none" w:sz="0" w:space="0" w:color="auto"/>
          </w:divBdr>
        </w:div>
        <w:div w:id="1615820397">
          <w:marLeft w:val="640"/>
          <w:marRight w:val="0"/>
          <w:marTop w:val="0"/>
          <w:marBottom w:val="0"/>
          <w:divBdr>
            <w:top w:val="none" w:sz="0" w:space="0" w:color="auto"/>
            <w:left w:val="none" w:sz="0" w:space="0" w:color="auto"/>
            <w:bottom w:val="none" w:sz="0" w:space="0" w:color="auto"/>
            <w:right w:val="none" w:sz="0" w:space="0" w:color="auto"/>
          </w:divBdr>
        </w:div>
        <w:div w:id="946742162">
          <w:marLeft w:val="640"/>
          <w:marRight w:val="0"/>
          <w:marTop w:val="0"/>
          <w:marBottom w:val="0"/>
          <w:divBdr>
            <w:top w:val="none" w:sz="0" w:space="0" w:color="auto"/>
            <w:left w:val="none" w:sz="0" w:space="0" w:color="auto"/>
            <w:bottom w:val="none" w:sz="0" w:space="0" w:color="auto"/>
            <w:right w:val="none" w:sz="0" w:space="0" w:color="auto"/>
          </w:divBdr>
        </w:div>
        <w:div w:id="725572754">
          <w:marLeft w:val="640"/>
          <w:marRight w:val="0"/>
          <w:marTop w:val="0"/>
          <w:marBottom w:val="0"/>
          <w:divBdr>
            <w:top w:val="none" w:sz="0" w:space="0" w:color="auto"/>
            <w:left w:val="none" w:sz="0" w:space="0" w:color="auto"/>
            <w:bottom w:val="none" w:sz="0" w:space="0" w:color="auto"/>
            <w:right w:val="none" w:sz="0" w:space="0" w:color="auto"/>
          </w:divBdr>
        </w:div>
        <w:div w:id="1733580904">
          <w:marLeft w:val="640"/>
          <w:marRight w:val="0"/>
          <w:marTop w:val="0"/>
          <w:marBottom w:val="0"/>
          <w:divBdr>
            <w:top w:val="none" w:sz="0" w:space="0" w:color="auto"/>
            <w:left w:val="none" w:sz="0" w:space="0" w:color="auto"/>
            <w:bottom w:val="none" w:sz="0" w:space="0" w:color="auto"/>
            <w:right w:val="none" w:sz="0" w:space="0" w:color="auto"/>
          </w:divBdr>
        </w:div>
        <w:div w:id="439449432">
          <w:marLeft w:val="640"/>
          <w:marRight w:val="0"/>
          <w:marTop w:val="0"/>
          <w:marBottom w:val="0"/>
          <w:divBdr>
            <w:top w:val="none" w:sz="0" w:space="0" w:color="auto"/>
            <w:left w:val="none" w:sz="0" w:space="0" w:color="auto"/>
            <w:bottom w:val="none" w:sz="0" w:space="0" w:color="auto"/>
            <w:right w:val="none" w:sz="0" w:space="0" w:color="auto"/>
          </w:divBdr>
        </w:div>
        <w:div w:id="92017437">
          <w:marLeft w:val="640"/>
          <w:marRight w:val="0"/>
          <w:marTop w:val="0"/>
          <w:marBottom w:val="0"/>
          <w:divBdr>
            <w:top w:val="none" w:sz="0" w:space="0" w:color="auto"/>
            <w:left w:val="none" w:sz="0" w:space="0" w:color="auto"/>
            <w:bottom w:val="none" w:sz="0" w:space="0" w:color="auto"/>
            <w:right w:val="none" w:sz="0" w:space="0" w:color="auto"/>
          </w:divBdr>
        </w:div>
      </w:divsChild>
    </w:div>
    <w:div w:id="1716390602">
      <w:bodyDiv w:val="1"/>
      <w:marLeft w:val="0"/>
      <w:marRight w:val="0"/>
      <w:marTop w:val="0"/>
      <w:marBottom w:val="0"/>
      <w:divBdr>
        <w:top w:val="none" w:sz="0" w:space="0" w:color="auto"/>
        <w:left w:val="none" w:sz="0" w:space="0" w:color="auto"/>
        <w:bottom w:val="none" w:sz="0" w:space="0" w:color="auto"/>
        <w:right w:val="none" w:sz="0" w:space="0" w:color="auto"/>
      </w:divBdr>
    </w:div>
    <w:div w:id="1719014240">
      <w:bodyDiv w:val="1"/>
      <w:marLeft w:val="0"/>
      <w:marRight w:val="0"/>
      <w:marTop w:val="0"/>
      <w:marBottom w:val="0"/>
      <w:divBdr>
        <w:top w:val="none" w:sz="0" w:space="0" w:color="auto"/>
        <w:left w:val="none" w:sz="0" w:space="0" w:color="auto"/>
        <w:bottom w:val="none" w:sz="0" w:space="0" w:color="auto"/>
        <w:right w:val="none" w:sz="0" w:space="0" w:color="auto"/>
      </w:divBdr>
      <w:divsChild>
        <w:div w:id="1514412547">
          <w:marLeft w:val="640"/>
          <w:marRight w:val="0"/>
          <w:marTop w:val="0"/>
          <w:marBottom w:val="0"/>
          <w:divBdr>
            <w:top w:val="none" w:sz="0" w:space="0" w:color="auto"/>
            <w:left w:val="none" w:sz="0" w:space="0" w:color="auto"/>
            <w:bottom w:val="none" w:sz="0" w:space="0" w:color="auto"/>
            <w:right w:val="none" w:sz="0" w:space="0" w:color="auto"/>
          </w:divBdr>
        </w:div>
        <w:div w:id="1778988465">
          <w:marLeft w:val="640"/>
          <w:marRight w:val="0"/>
          <w:marTop w:val="0"/>
          <w:marBottom w:val="0"/>
          <w:divBdr>
            <w:top w:val="none" w:sz="0" w:space="0" w:color="auto"/>
            <w:left w:val="none" w:sz="0" w:space="0" w:color="auto"/>
            <w:bottom w:val="none" w:sz="0" w:space="0" w:color="auto"/>
            <w:right w:val="none" w:sz="0" w:space="0" w:color="auto"/>
          </w:divBdr>
        </w:div>
        <w:div w:id="1208447344">
          <w:marLeft w:val="640"/>
          <w:marRight w:val="0"/>
          <w:marTop w:val="0"/>
          <w:marBottom w:val="0"/>
          <w:divBdr>
            <w:top w:val="none" w:sz="0" w:space="0" w:color="auto"/>
            <w:left w:val="none" w:sz="0" w:space="0" w:color="auto"/>
            <w:bottom w:val="none" w:sz="0" w:space="0" w:color="auto"/>
            <w:right w:val="none" w:sz="0" w:space="0" w:color="auto"/>
          </w:divBdr>
        </w:div>
        <w:div w:id="1890996354">
          <w:marLeft w:val="640"/>
          <w:marRight w:val="0"/>
          <w:marTop w:val="0"/>
          <w:marBottom w:val="0"/>
          <w:divBdr>
            <w:top w:val="none" w:sz="0" w:space="0" w:color="auto"/>
            <w:left w:val="none" w:sz="0" w:space="0" w:color="auto"/>
            <w:bottom w:val="none" w:sz="0" w:space="0" w:color="auto"/>
            <w:right w:val="none" w:sz="0" w:space="0" w:color="auto"/>
          </w:divBdr>
        </w:div>
        <w:div w:id="1389063630">
          <w:marLeft w:val="640"/>
          <w:marRight w:val="0"/>
          <w:marTop w:val="0"/>
          <w:marBottom w:val="0"/>
          <w:divBdr>
            <w:top w:val="none" w:sz="0" w:space="0" w:color="auto"/>
            <w:left w:val="none" w:sz="0" w:space="0" w:color="auto"/>
            <w:bottom w:val="none" w:sz="0" w:space="0" w:color="auto"/>
            <w:right w:val="none" w:sz="0" w:space="0" w:color="auto"/>
          </w:divBdr>
        </w:div>
        <w:div w:id="1352293626">
          <w:marLeft w:val="640"/>
          <w:marRight w:val="0"/>
          <w:marTop w:val="0"/>
          <w:marBottom w:val="0"/>
          <w:divBdr>
            <w:top w:val="none" w:sz="0" w:space="0" w:color="auto"/>
            <w:left w:val="none" w:sz="0" w:space="0" w:color="auto"/>
            <w:bottom w:val="none" w:sz="0" w:space="0" w:color="auto"/>
            <w:right w:val="none" w:sz="0" w:space="0" w:color="auto"/>
          </w:divBdr>
        </w:div>
        <w:div w:id="19550730">
          <w:marLeft w:val="640"/>
          <w:marRight w:val="0"/>
          <w:marTop w:val="0"/>
          <w:marBottom w:val="0"/>
          <w:divBdr>
            <w:top w:val="none" w:sz="0" w:space="0" w:color="auto"/>
            <w:left w:val="none" w:sz="0" w:space="0" w:color="auto"/>
            <w:bottom w:val="none" w:sz="0" w:space="0" w:color="auto"/>
            <w:right w:val="none" w:sz="0" w:space="0" w:color="auto"/>
          </w:divBdr>
        </w:div>
        <w:div w:id="1695228584">
          <w:marLeft w:val="640"/>
          <w:marRight w:val="0"/>
          <w:marTop w:val="0"/>
          <w:marBottom w:val="0"/>
          <w:divBdr>
            <w:top w:val="none" w:sz="0" w:space="0" w:color="auto"/>
            <w:left w:val="none" w:sz="0" w:space="0" w:color="auto"/>
            <w:bottom w:val="none" w:sz="0" w:space="0" w:color="auto"/>
            <w:right w:val="none" w:sz="0" w:space="0" w:color="auto"/>
          </w:divBdr>
        </w:div>
        <w:div w:id="1167211810">
          <w:marLeft w:val="640"/>
          <w:marRight w:val="0"/>
          <w:marTop w:val="0"/>
          <w:marBottom w:val="0"/>
          <w:divBdr>
            <w:top w:val="none" w:sz="0" w:space="0" w:color="auto"/>
            <w:left w:val="none" w:sz="0" w:space="0" w:color="auto"/>
            <w:bottom w:val="none" w:sz="0" w:space="0" w:color="auto"/>
            <w:right w:val="none" w:sz="0" w:space="0" w:color="auto"/>
          </w:divBdr>
        </w:div>
        <w:div w:id="239219024">
          <w:marLeft w:val="640"/>
          <w:marRight w:val="0"/>
          <w:marTop w:val="0"/>
          <w:marBottom w:val="0"/>
          <w:divBdr>
            <w:top w:val="none" w:sz="0" w:space="0" w:color="auto"/>
            <w:left w:val="none" w:sz="0" w:space="0" w:color="auto"/>
            <w:bottom w:val="none" w:sz="0" w:space="0" w:color="auto"/>
            <w:right w:val="none" w:sz="0" w:space="0" w:color="auto"/>
          </w:divBdr>
        </w:div>
        <w:div w:id="478617316">
          <w:marLeft w:val="640"/>
          <w:marRight w:val="0"/>
          <w:marTop w:val="0"/>
          <w:marBottom w:val="0"/>
          <w:divBdr>
            <w:top w:val="none" w:sz="0" w:space="0" w:color="auto"/>
            <w:left w:val="none" w:sz="0" w:space="0" w:color="auto"/>
            <w:bottom w:val="none" w:sz="0" w:space="0" w:color="auto"/>
            <w:right w:val="none" w:sz="0" w:space="0" w:color="auto"/>
          </w:divBdr>
        </w:div>
        <w:div w:id="1957523611">
          <w:marLeft w:val="640"/>
          <w:marRight w:val="0"/>
          <w:marTop w:val="0"/>
          <w:marBottom w:val="0"/>
          <w:divBdr>
            <w:top w:val="none" w:sz="0" w:space="0" w:color="auto"/>
            <w:left w:val="none" w:sz="0" w:space="0" w:color="auto"/>
            <w:bottom w:val="none" w:sz="0" w:space="0" w:color="auto"/>
            <w:right w:val="none" w:sz="0" w:space="0" w:color="auto"/>
          </w:divBdr>
        </w:div>
        <w:div w:id="1828470970">
          <w:marLeft w:val="640"/>
          <w:marRight w:val="0"/>
          <w:marTop w:val="0"/>
          <w:marBottom w:val="0"/>
          <w:divBdr>
            <w:top w:val="none" w:sz="0" w:space="0" w:color="auto"/>
            <w:left w:val="none" w:sz="0" w:space="0" w:color="auto"/>
            <w:bottom w:val="none" w:sz="0" w:space="0" w:color="auto"/>
            <w:right w:val="none" w:sz="0" w:space="0" w:color="auto"/>
          </w:divBdr>
        </w:div>
        <w:div w:id="1697847357">
          <w:marLeft w:val="640"/>
          <w:marRight w:val="0"/>
          <w:marTop w:val="0"/>
          <w:marBottom w:val="0"/>
          <w:divBdr>
            <w:top w:val="none" w:sz="0" w:space="0" w:color="auto"/>
            <w:left w:val="none" w:sz="0" w:space="0" w:color="auto"/>
            <w:bottom w:val="none" w:sz="0" w:space="0" w:color="auto"/>
            <w:right w:val="none" w:sz="0" w:space="0" w:color="auto"/>
          </w:divBdr>
        </w:div>
        <w:div w:id="538670119">
          <w:marLeft w:val="640"/>
          <w:marRight w:val="0"/>
          <w:marTop w:val="0"/>
          <w:marBottom w:val="0"/>
          <w:divBdr>
            <w:top w:val="none" w:sz="0" w:space="0" w:color="auto"/>
            <w:left w:val="none" w:sz="0" w:space="0" w:color="auto"/>
            <w:bottom w:val="none" w:sz="0" w:space="0" w:color="auto"/>
            <w:right w:val="none" w:sz="0" w:space="0" w:color="auto"/>
          </w:divBdr>
        </w:div>
        <w:div w:id="379717747">
          <w:marLeft w:val="640"/>
          <w:marRight w:val="0"/>
          <w:marTop w:val="0"/>
          <w:marBottom w:val="0"/>
          <w:divBdr>
            <w:top w:val="none" w:sz="0" w:space="0" w:color="auto"/>
            <w:left w:val="none" w:sz="0" w:space="0" w:color="auto"/>
            <w:bottom w:val="none" w:sz="0" w:space="0" w:color="auto"/>
            <w:right w:val="none" w:sz="0" w:space="0" w:color="auto"/>
          </w:divBdr>
        </w:div>
        <w:div w:id="781189779">
          <w:marLeft w:val="640"/>
          <w:marRight w:val="0"/>
          <w:marTop w:val="0"/>
          <w:marBottom w:val="0"/>
          <w:divBdr>
            <w:top w:val="none" w:sz="0" w:space="0" w:color="auto"/>
            <w:left w:val="none" w:sz="0" w:space="0" w:color="auto"/>
            <w:bottom w:val="none" w:sz="0" w:space="0" w:color="auto"/>
            <w:right w:val="none" w:sz="0" w:space="0" w:color="auto"/>
          </w:divBdr>
        </w:div>
        <w:div w:id="452407279">
          <w:marLeft w:val="640"/>
          <w:marRight w:val="0"/>
          <w:marTop w:val="0"/>
          <w:marBottom w:val="0"/>
          <w:divBdr>
            <w:top w:val="none" w:sz="0" w:space="0" w:color="auto"/>
            <w:left w:val="none" w:sz="0" w:space="0" w:color="auto"/>
            <w:bottom w:val="none" w:sz="0" w:space="0" w:color="auto"/>
            <w:right w:val="none" w:sz="0" w:space="0" w:color="auto"/>
          </w:divBdr>
        </w:div>
        <w:div w:id="1554198309">
          <w:marLeft w:val="640"/>
          <w:marRight w:val="0"/>
          <w:marTop w:val="0"/>
          <w:marBottom w:val="0"/>
          <w:divBdr>
            <w:top w:val="none" w:sz="0" w:space="0" w:color="auto"/>
            <w:left w:val="none" w:sz="0" w:space="0" w:color="auto"/>
            <w:bottom w:val="none" w:sz="0" w:space="0" w:color="auto"/>
            <w:right w:val="none" w:sz="0" w:space="0" w:color="auto"/>
          </w:divBdr>
        </w:div>
        <w:div w:id="642276575">
          <w:marLeft w:val="640"/>
          <w:marRight w:val="0"/>
          <w:marTop w:val="0"/>
          <w:marBottom w:val="0"/>
          <w:divBdr>
            <w:top w:val="none" w:sz="0" w:space="0" w:color="auto"/>
            <w:left w:val="none" w:sz="0" w:space="0" w:color="auto"/>
            <w:bottom w:val="none" w:sz="0" w:space="0" w:color="auto"/>
            <w:right w:val="none" w:sz="0" w:space="0" w:color="auto"/>
          </w:divBdr>
        </w:div>
        <w:div w:id="456533589">
          <w:marLeft w:val="640"/>
          <w:marRight w:val="0"/>
          <w:marTop w:val="0"/>
          <w:marBottom w:val="0"/>
          <w:divBdr>
            <w:top w:val="none" w:sz="0" w:space="0" w:color="auto"/>
            <w:left w:val="none" w:sz="0" w:space="0" w:color="auto"/>
            <w:bottom w:val="none" w:sz="0" w:space="0" w:color="auto"/>
            <w:right w:val="none" w:sz="0" w:space="0" w:color="auto"/>
          </w:divBdr>
        </w:div>
        <w:div w:id="117260236">
          <w:marLeft w:val="640"/>
          <w:marRight w:val="0"/>
          <w:marTop w:val="0"/>
          <w:marBottom w:val="0"/>
          <w:divBdr>
            <w:top w:val="none" w:sz="0" w:space="0" w:color="auto"/>
            <w:left w:val="none" w:sz="0" w:space="0" w:color="auto"/>
            <w:bottom w:val="none" w:sz="0" w:space="0" w:color="auto"/>
            <w:right w:val="none" w:sz="0" w:space="0" w:color="auto"/>
          </w:divBdr>
        </w:div>
        <w:div w:id="981815447">
          <w:marLeft w:val="640"/>
          <w:marRight w:val="0"/>
          <w:marTop w:val="0"/>
          <w:marBottom w:val="0"/>
          <w:divBdr>
            <w:top w:val="none" w:sz="0" w:space="0" w:color="auto"/>
            <w:left w:val="none" w:sz="0" w:space="0" w:color="auto"/>
            <w:bottom w:val="none" w:sz="0" w:space="0" w:color="auto"/>
            <w:right w:val="none" w:sz="0" w:space="0" w:color="auto"/>
          </w:divBdr>
        </w:div>
        <w:div w:id="820577490">
          <w:marLeft w:val="640"/>
          <w:marRight w:val="0"/>
          <w:marTop w:val="0"/>
          <w:marBottom w:val="0"/>
          <w:divBdr>
            <w:top w:val="none" w:sz="0" w:space="0" w:color="auto"/>
            <w:left w:val="none" w:sz="0" w:space="0" w:color="auto"/>
            <w:bottom w:val="none" w:sz="0" w:space="0" w:color="auto"/>
            <w:right w:val="none" w:sz="0" w:space="0" w:color="auto"/>
          </w:divBdr>
        </w:div>
        <w:div w:id="1341196488">
          <w:marLeft w:val="640"/>
          <w:marRight w:val="0"/>
          <w:marTop w:val="0"/>
          <w:marBottom w:val="0"/>
          <w:divBdr>
            <w:top w:val="none" w:sz="0" w:space="0" w:color="auto"/>
            <w:left w:val="none" w:sz="0" w:space="0" w:color="auto"/>
            <w:bottom w:val="none" w:sz="0" w:space="0" w:color="auto"/>
            <w:right w:val="none" w:sz="0" w:space="0" w:color="auto"/>
          </w:divBdr>
        </w:div>
        <w:div w:id="658772267">
          <w:marLeft w:val="640"/>
          <w:marRight w:val="0"/>
          <w:marTop w:val="0"/>
          <w:marBottom w:val="0"/>
          <w:divBdr>
            <w:top w:val="none" w:sz="0" w:space="0" w:color="auto"/>
            <w:left w:val="none" w:sz="0" w:space="0" w:color="auto"/>
            <w:bottom w:val="none" w:sz="0" w:space="0" w:color="auto"/>
            <w:right w:val="none" w:sz="0" w:space="0" w:color="auto"/>
          </w:divBdr>
        </w:div>
        <w:div w:id="1861893443">
          <w:marLeft w:val="640"/>
          <w:marRight w:val="0"/>
          <w:marTop w:val="0"/>
          <w:marBottom w:val="0"/>
          <w:divBdr>
            <w:top w:val="none" w:sz="0" w:space="0" w:color="auto"/>
            <w:left w:val="none" w:sz="0" w:space="0" w:color="auto"/>
            <w:bottom w:val="none" w:sz="0" w:space="0" w:color="auto"/>
            <w:right w:val="none" w:sz="0" w:space="0" w:color="auto"/>
          </w:divBdr>
        </w:div>
        <w:div w:id="1867787439">
          <w:marLeft w:val="640"/>
          <w:marRight w:val="0"/>
          <w:marTop w:val="0"/>
          <w:marBottom w:val="0"/>
          <w:divBdr>
            <w:top w:val="none" w:sz="0" w:space="0" w:color="auto"/>
            <w:left w:val="none" w:sz="0" w:space="0" w:color="auto"/>
            <w:bottom w:val="none" w:sz="0" w:space="0" w:color="auto"/>
            <w:right w:val="none" w:sz="0" w:space="0" w:color="auto"/>
          </w:divBdr>
        </w:div>
        <w:div w:id="1823158735">
          <w:marLeft w:val="640"/>
          <w:marRight w:val="0"/>
          <w:marTop w:val="0"/>
          <w:marBottom w:val="0"/>
          <w:divBdr>
            <w:top w:val="none" w:sz="0" w:space="0" w:color="auto"/>
            <w:left w:val="none" w:sz="0" w:space="0" w:color="auto"/>
            <w:bottom w:val="none" w:sz="0" w:space="0" w:color="auto"/>
            <w:right w:val="none" w:sz="0" w:space="0" w:color="auto"/>
          </w:divBdr>
        </w:div>
        <w:div w:id="1137990664">
          <w:marLeft w:val="640"/>
          <w:marRight w:val="0"/>
          <w:marTop w:val="0"/>
          <w:marBottom w:val="0"/>
          <w:divBdr>
            <w:top w:val="none" w:sz="0" w:space="0" w:color="auto"/>
            <w:left w:val="none" w:sz="0" w:space="0" w:color="auto"/>
            <w:bottom w:val="none" w:sz="0" w:space="0" w:color="auto"/>
            <w:right w:val="none" w:sz="0" w:space="0" w:color="auto"/>
          </w:divBdr>
        </w:div>
        <w:div w:id="566257983">
          <w:marLeft w:val="640"/>
          <w:marRight w:val="0"/>
          <w:marTop w:val="0"/>
          <w:marBottom w:val="0"/>
          <w:divBdr>
            <w:top w:val="none" w:sz="0" w:space="0" w:color="auto"/>
            <w:left w:val="none" w:sz="0" w:space="0" w:color="auto"/>
            <w:bottom w:val="none" w:sz="0" w:space="0" w:color="auto"/>
            <w:right w:val="none" w:sz="0" w:space="0" w:color="auto"/>
          </w:divBdr>
        </w:div>
      </w:divsChild>
    </w:div>
    <w:div w:id="1722903271">
      <w:bodyDiv w:val="1"/>
      <w:marLeft w:val="0"/>
      <w:marRight w:val="0"/>
      <w:marTop w:val="0"/>
      <w:marBottom w:val="0"/>
      <w:divBdr>
        <w:top w:val="none" w:sz="0" w:space="0" w:color="auto"/>
        <w:left w:val="none" w:sz="0" w:space="0" w:color="auto"/>
        <w:bottom w:val="none" w:sz="0" w:space="0" w:color="auto"/>
        <w:right w:val="none" w:sz="0" w:space="0" w:color="auto"/>
      </w:divBdr>
    </w:div>
    <w:div w:id="1730808517">
      <w:bodyDiv w:val="1"/>
      <w:marLeft w:val="0"/>
      <w:marRight w:val="0"/>
      <w:marTop w:val="0"/>
      <w:marBottom w:val="0"/>
      <w:divBdr>
        <w:top w:val="none" w:sz="0" w:space="0" w:color="auto"/>
        <w:left w:val="none" w:sz="0" w:space="0" w:color="auto"/>
        <w:bottom w:val="none" w:sz="0" w:space="0" w:color="auto"/>
        <w:right w:val="none" w:sz="0" w:space="0" w:color="auto"/>
      </w:divBdr>
      <w:divsChild>
        <w:div w:id="1244678245">
          <w:marLeft w:val="0"/>
          <w:marRight w:val="0"/>
          <w:marTop w:val="0"/>
          <w:marBottom w:val="0"/>
          <w:divBdr>
            <w:top w:val="none" w:sz="0" w:space="0" w:color="auto"/>
            <w:left w:val="none" w:sz="0" w:space="0" w:color="auto"/>
            <w:bottom w:val="none" w:sz="0" w:space="0" w:color="auto"/>
            <w:right w:val="none" w:sz="0" w:space="0" w:color="auto"/>
          </w:divBdr>
        </w:div>
      </w:divsChild>
    </w:div>
    <w:div w:id="1739671906">
      <w:bodyDiv w:val="1"/>
      <w:marLeft w:val="0"/>
      <w:marRight w:val="0"/>
      <w:marTop w:val="0"/>
      <w:marBottom w:val="0"/>
      <w:divBdr>
        <w:top w:val="none" w:sz="0" w:space="0" w:color="auto"/>
        <w:left w:val="none" w:sz="0" w:space="0" w:color="auto"/>
        <w:bottom w:val="none" w:sz="0" w:space="0" w:color="auto"/>
        <w:right w:val="none" w:sz="0" w:space="0" w:color="auto"/>
      </w:divBdr>
    </w:div>
    <w:div w:id="1751660809">
      <w:bodyDiv w:val="1"/>
      <w:marLeft w:val="0"/>
      <w:marRight w:val="0"/>
      <w:marTop w:val="0"/>
      <w:marBottom w:val="0"/>
      <w:divBdr>
        <w:top w:val="none" w:sz="0" w:space="0" w:color="auto"/>
        <w:left w:val="none" w:sz="0" w:space="0" w:color="auto"/>
        <w:bottom w:val="none" w:sz="0" w:space="0" w:color="auto"/>
        <w:right w:val="none" w:sz="0" w:space="0" w:color="auto"/>
      </w:divBdr>
      <w:divsChild>
        <w:div w:id="201600485">
          <w:marLeft w:val="640"/>
          <w:marRight w:val="0"/>
          <w:marTop w:val="0"/>
          <w:marBottom w:val="0"/>
          <w:divBdr>
            <w:top w:val="none" w:sz="0" w:space="0" w:color="auto"/>
            <w:left w:val="none" w:sz="0" w:space="0" w:color="auto"/>
            <w:bottom w:val="none" w:sz="0" w:space="0" w:color="auto"/>
            <w:right w:val="none" w:sz="0" w:space="0" w:color="auto"/>
          </w:divBdr>
        </w:div>
        <w:div w:id="278611496">
          <w:marLeft w:val="640"/>
          <w:marRight w:val="0"/>
          <w:marTop w:val="0"/>
          <w:marBottom w:val="0"/>
          <w:divBdr>
            <w:top w:val="none" w:sz="0" w:space="0" w:color="auto"/>
            <w:left w:val="none" w:sz="0" w:space="0" w:color="auto"/>
            <w:bottom w:val="none" w:sz="0" w:space="0" w:color="auto"/>
            <w:right w:val="none" w:sz="0" w:space="0" w:color="auto"/>
          </w:divBdr>
        </w:div>
        <w:div w:id="321012487">
          <w:marLeft w:val="640"/>
          <w:marRight w:val="0"/>
          <w:marTop w:val="0"/>
          <w:marBottom w:val="0"/>
          <w:divBdr>
            <w:top w:val="none" w:sz="0" w:space="0" w:color="auto"/>
            <w:left w:val="none" w:sz="0" w:space="0" w:color="auto"/>
            <w:bottom w:val="none" w:sz="0" w:space="0" w:color="auto"/>
            <w:right w:val="none" w:sz="0" w:space="0" w:color="auto"/>
          </w:divBdr>
        </w:div>
        <w:div w:id="321741764">
          <w:marLeft w:val="640"/>
          <w:marRight w:val="0"/>
          <w:marTop w:val="0"/>
          <w:marBottom w:val="0"/>
          <w:divBdr>
            <w:top w:val="none" w:sz="0" w:space="0" w:color="auto"/>
            <w:left w:val="none" w:sz="0" w:space="0" w:color="auto"/>
            <w:bottom w:val="none" w:sz="0" w:space="0" w:color="auto"/>
            <w:right w:val="none" w:sz="0" w:space="0" w:color="auto"/>
          </w:divBdr>
        </w:div>
        <w:div w:id="418793688">
          <w:marLeft w:val="640"/>
          <w:marRight w:val="0"/>
          <w:marTop w:val="0"/>
          <w:marBottom w:val="0"/>
          <w:divBdr>
            <w:top w:val="none" w:sz="0" w:space="0" w:color="auto"/>
            <w:left w:val="none" w:sz="0" w:space="0" w:color="auto"/>
            <w:bottom w:val="none" w:sz="0" w:space="0" w:color="auto"/>
            <w:right w:val="none" w:sz="0" w:space="0" w:color="auto"/>
          </w:divBdr>
        </w:div>
        <w:div w:id="434591317">
          <w:marLeft w:val="640"/>
          <w:marRight w:val="0"/>
          <w:marTop w:val="0"/>
          <w:marBottom w:val="0"/>
          <w:divBdr>
            <w:top w:val="none" w:sz="0" w:space="0" w:color="auto"/>
            <w:left w:val="none" w:sz="0" w:space="0" w:color="auto"/>
            <w:bottom w:val="none" w:sz="0" w:space="0" w:color="auto"/>
            <w:right w:val="none" w:sz="0" w:space="0" w:color="auto"/>
          </w:divBdr>
        </w:div>
        <w:div w:id="565263986">
          <w:marLeft w:val="640"/>
          <w:marRight w:val="0"/>
          <w:marTop w:val="0"/>
          <w:marBottom w:val="0"/>
          <w:divBdr>
            <w:top w:val="none" w:sz="0" w:space="0" w:color="auto"/>
            <w:left w:val="none" w:sz="0" w:space="0" w:color="auto"/>
            <w:bottom w:val="none" w:sz="0" w:space="0" w:color="auto"/>
            <w:right w:val="none" w:sz="0" w:space="0" w:color="auto"/>
          </w:divBdr>
        </w:div>
        <w:div w:id="836724778">
          <w:marLeft w:val="640"/>
          <w:marRight w:val="0"/>
          <w:marTop w:val="0"/>
          <w:marBottom w:val="0"/>
          <w:divBdr>
            <w:top w:val="none" w:sz="0" w:space="0" w:color="auto"/>
            <w:left w:val="none" w:sz="0" w:space="0" w:color="auto"/>
            <w:bottom w:val="none" w:sz="0" w:space="0" w:color="auto"/>
            <w:right w:val="none" w:sz="0" w:space="0" w:color="auto"/>
          </w:divBdr>
        </w:div>
        <w:div w:id="872961349">
          <w:marLeft w:val="640"/>
          <w:marRight w:val="0"/>
          <w:marTop w:val="0"/>
          <w:marBottom w:val="0"/>
          <w:divBdr>
            <w:top w:val="none" w:sz="0" w:space="0" w:color="auto"/>
            <w:left w:val="none" w:sz="0" w:space="0" w:color="auto"/>
            <w:bottom w:val="none" w:sz="0" w:space="0" w:color="auto"/>
            <w:right w:val="none" w:sz="0" w:space="0" w:color="auto"/>
          </w:divBdr>
        </w:div>
        <w:div w:id="963536473">
          <w:marLeft w:val="640"/>
          <w:marRight w:val="0"/>
          <w:marTop w:val="0"/>
          <w:marBottom w:val="0"/>
          <w:divBdr>
            <w:top w:val="none" w:sz="0" w:space="0" w:color="auto"/>
            <w:left w:val="none" w:sz="0" w:space="0" w:color="auto"/>
            <w:bottom w:val="none" w:sz="0" w:space="0" w:color="auto"/>
            <w:right w:val="none" w:sz="0" w:space="0" w:color="auto"/>
          </w:divBdr>
        </w:div>
        <w:div w:id="1045523150">
          <w:marLeft w:val="640"/>
          <w:marRight w:val="0"/>
          <w:marTop w:val="0"/>
          <w:marBottom w:val="0"/>
          <w:divBdr>
            <w:top w:val="none" w:sz="0" w:space="0" w:color="auto"/>
            <w:left w:val="none" w:sz="0" w:space="0" w:color="auto"/>
            <w:bottom w:val="none" w:sz="0" w:space="0" w:color="auto"/>
            <w:right w:val="none" w:sz="0" w:space="0" w:color="auto"/>
          </w:divBdr>
        </w:div>
        <w:div w:id="1375277898">
          <w:marLeft w:val="640"/>
          <w:marRight w:val="0"/>
          <w:marTop w:val="0"/>
          <w:marBottom w:val="0"/>
          <w:divBdr>
            <w:top w:val="none" w:sz="0" w:space="0" w:color="auto"/>
            <w:left w:val="none" w:sz="0" w:space="0" w:color="auto"/>
            <w:bottom w:val="none" w:sz="0" w:space="0" w:color="auto"/>
            <w:right w:val="none" w:sz="0" w:space="0" w:color="auto"/>
          </w:divBdr>
        </w:div>
        <w:div w:id="1545362244">
          <w:marLeft w:val="640"/>
          <w:marRight w:val="0"/>
          <w:marTop w:val="0"/>
          <w:marBottom w:val="0"/>
          <w:divBdr>
            <w:top w:val="none" w:sz="0" w:space="0" w:color="auto"/>
            <w:left w:val="none" w:sz="0" w:space="0" w:color="auto"/>
            <w:bottom w:val="none" w:sz="0" w:space="0" w:color="auto"/>
            <w:right w:val="none" w:sz="0" w:space="0" w:color="auto"/>
          </w:divBdr>
        </w:div>
        <w:div w:id="1548686945">
          <w:marLeft w:val="640"/>
          <w:marRight w:val="0"/>
          <w:marTop w:val="0"/>
          <w:marBottom w:val="0"/>
          <w:divBdr>
            <w:top w:val="none" w:sz="0" w:space="0" w:color="auto"/>
            <w:left w:val="none" w:sz="0" w:space="0" w:color="auto"/>
            <w:bottom w:val="none" w:sz="0" w:space="0" w:color="auto"/>
            <w:right w:val="none" w:sz="0" w:space="0" w:color="auto"/>
          </w:divBdr>
        </w:div>
        <w:div w:id="1634142361">
          <w:marLeft w:val="640"/>
          <w:marRight w:val="0"/>
          <w:marTop w:val="0"/>
          <w:marBottom w:val="0"/>
          <w:divBdr>
            <w:top w:val="none" w:sz="0" w:space="0" w:color="auto"/>
            <w:left w:val="none" w:sz="0" w:space="0" w:color="auto"/>
            <w:bottom w:val="none" w:sz="0" w:space="0" w:color="auto"/>
            <w:right w:val="none" w:sz="0" w:space="0" w:color="auto"/>
          </w:divBdr>
        </w:div>
        <w:div w:id="1950548197">
          <w:marLeft w:val="640"/>
          <w:marRight w:val="0"/>
          <w:marTop w:val="0"/>
          <w:marBottom w:val="0"/>
          <w:divBdr>
            <w:top w:val="none" w:sz="0" w:space="0" w:color="auto"/>
            <w:left w:val="none" w:sz="0" w:space="0" w:color="auto"/>
            <w:bottom w:val="none" w:sz="0" w:space="0" w:color="auto"/>
            <w:right w:val="none" w:sz="0" w:space="0" w:color="auto"/>
          </w:divBdr>
        </w:div>
      </w:divsChild>
    </w:div>
    <w:div w:id="1773890496">
      <w:bodyDiv w:val="1"/>
      <w:marLeft w:val="0"/>
      <w:marRight w:val="0"/>
      <w:marTop w:val="0"/>
      <w:marBottom w:val="0"/>
      <w:divBdr>
        <w:top w:val="none" w:sz="0" w:space="0" w:color="auto"/>
        <w:left w:val="none" w:sz="0" w:space="0" w:color="auto"/>
        <w:bottom w:val="none" w:sz="0" w:space="0" w:color="auto"/>
        <w:right w:val="none" w:sz="0" w:space="0" w:color="auto"/>
      </w:divBdr>
      <w:divsChild>
        <w:div w:id="1022392359">
          <w:marLeft w:val="480"/>
          <w:marRight w:val="0"/>
          <w:marTop w:val="0"/>
          <w:marBottom w:val="0"/>
          <w:divBdr>
            <w:top w:val="none" w:sz="0" w:space="0" w:color="auto"/>
            <w:left w:val="none" w:sz="0" w:space="0" w:color="auto"/>
            <w:bottom w:val="none" w:sz="0" w:space="0" w:color="auto"/>
            <w:right w:val="none" w:sz="0" w:space="0" w:color="auto"/>
          </w:divBdr>
        </w:div>
        <w:div w:id="1713847721">
          <w:marLeft w:val="480"/>
          <w:marRight w:val="0"/>
          <w:marTop w:val="0"/>
          <w:marBottom w:val="0"/>
          <w:divBdr>
            <w:top w:val="none" w:sz="0" w:space="0" w:color="auto"/>
            <w:left w:val="none" w:sz="0" w:space="0" w:color="auto"/>
            <w:bottom w:val="none" w:sz="0" w:space="0" w:color="auto"/>
            <w:right w:val="none" w:sz="0" w:space="0" w:color="auto"/>
          </w:divBdr>
        </w:div>
        <w:div w:id="1768424289">
          <w:marLeft w:val="480"/>
          <w:marRight w:val="0"/>
          <w:marTop w:val="0"/>
          <w:marBottom w:val="0"/>
          <w:divBdr>
            <w:top w:val="none" w:sz="0" w:space="0" w:color="auto"/>
            <w:left w:val="none" w:sz="0" w:space="0" w:color="auto"/>
            <w:bottom w:val="none" w:sz="0" w:space="0" w:color="auto"/>
            <w:right w:val="none" w:sz="0" w:space="0" w:color="auto"/>
          </w:divBdr>
        </w:div>
        <w:div w:id="125900611">
          <w:marLeft w:val="480"/>
          <w:marRight w:val="0"/>
          <w:marTop w:val="0"/>
          <w:marBottom w:val="0"/>
          <w:divBdr>
            <w:top w:val="none" w:sz="0" w:space="0" w:color="auto"/>
            <w:left w:val="none" w:sz="0" w:space="0" w:color="auto"/>
            <w:bottom w:val="none" w:sz="0" w:space="0" w:color="auto"/>
            <w:right w:val="none" w:sz="0" w:space="0" w:color="auto"/>
          </w:divBdr>
        </w:div>
        <w:div w:id="1548760775">
          <w:marLeft w:val="480"/>
          <w:marRight w:val="0"/>
          <w:marTop w:val="0"/>
          <w:marBottom w:val="0"/>
          <w:divBdr>
            <w:top w:val="none" w:sz="0" w:space="0" w:color="auto"/>
            <w:left w:val="none" w:sz="0" w:space="0" w:color="auto"/>
            <w:bottom w:val="none" w:sz="0" w:space="0" w:color="auto"/>
            <w:right w:val="none" w:sz="0" w:space="0" w:color="auto"/>
          </w:divBdr>
        </w:div>
        <w:div w:id="509681899">
          <w:marLeft w:val="480"/>
          <w:marRight w:val="0"/>
          <w:marTop w:val="0"/>
          <w:marBottom w:val="0"/>
          <w:divBdr>
            <w:top w:val="none" w:sz="0" w:space="0" w:color="auto"/>
            <w:left w:val="none" w:sz="0" w:space="0" w:color="auto"/>
            <w:bottom w:val="none" w:sz="0" w:space="0" w:color="auto"/>
            <w:right w:val="none" w:sz="0" w:space="0" w:color="auto"/>
          </w:divBdr>
        </w:div>
        <w:div w:id="324632488">
          <w:marLeft w:val="480"/>
          <w:marRight w:val="0"/>
          <w:marTop w:val="0"/>
          <w:marBottom w:val="0"/>
          <w:divBdr>
            <w:top w:val="none" w:sz="0" w:space="0" w:color="auto"/>
            <w:left w:val="none" w:sz="0" w:space="0" w:color="auto"/>
            <w:bottom w:val="none" w:sz="0" w:space="0" w:color="auto"/>
            <w:right w:val="none" w:sz="0" w:space="0" w:color="auto"/>
          </w:divBdr>
        </w:div>
        <w:div w:id="12851999">
          <w:marLeft w:val="480"/>
          <w:marRight w:val="0"/>
          <w:marTop w:val="0"/>
          <w:marBottom w:val="0"/>
          <w:divBdr>
            <w:top w:val="none" w:sz="0" w:space="0" w:color="auto"/>
            <w:left w:val="none" w:sz="0" w:space="0" w:color="auto"/>
            <w:bottom w:val="none" w:sz="0" w:space="0" w:color="auto"/>
            <w:right w:val="none" w:sz="0" w:space="0" w:color="auto"/>
          </w:divBdr>
        </w:div>
        <w:div w:id="1445687333">
          <w:marLeft w:val="480"/>
          <w:marRight w:val="0"/>
          <w:marTop w:val="0"/>
          <w:marBottom w:val="0"/>
          <w:divBdr>
            <w:top w:val="none" w:sz="0" w:space="0" w:color="auto"/>
            <w:left w:val="none" w:sz="0" w:space="0" w:color="auto"/>
            <w:bottom w:val="none" w:sz="0" w:space="0" w:color="auto"/>
            <w:right w:val="none" w:sz="0" w:space="0" w:color="auto"/>
          </w:divBdr>
        </w:div>
        <w:div w:id="1531187039">
          <w:marLeft w:val="480"/>
          <w:marRight w:val="0"/>
          <w:marTop w:val="0"/>
          <w:marBottom w:val="0"/>
          <w:divBdr>
            <w:top w:val="none" w:sz="0" w:space="0" w:color="auto"/>
            <w:left w:val="none" w:sz="0" w:space="0" w:color="auto"/>
            <w:bottom w:val="none" w:sz="0" w:space="0" w:color="auto"/>
            <w:right w:val="none" w:sz="0" w:space="0" w:color="auto"/>
          </w:divBdr>
        </w:div>
        <w:div w:id="1772892526">
          <w:marLeft w:val="480"/>
          <w:marRight w:val="0"/>
          <w:marTop w:val="0"/>
          <w:marBottom w:val="0"/>
          <w:divBdr>
            <w:top w:val="none" w:sz="0" w:space="0" w:color="auto"/>
            <w:left w:val="none" w:sz="0" w:space="0" w:color="auto"/>
            <w:bottom w:val="none" w:sz="0" w:space="0" w:color="auto"/>
            <w:right w:val="none" w:sz="0" w:space="0" w:color="auto"/>
          </w:divBdr>
        </w:div>
        <w:div w:id="1638803483">
          <w:marLeft w:val="480"/>
          <w:marRight w:val="0"/>
          <w:marTop w:val="0"/>
          <w:marBottom w:val="0"/>
          <w:divBdr>
            <w:top w:val="none" w:sz="0" w:space="0" w:color="auto"/>
            <w:left w:val="none" w:sz="0" w:space="0" w:color="auto"/>
            <w:bottom w:val="none" w:sz="0" w:space="0" w:color="auto"/>
            <w:right w:val="none" w:sz="0" w:space="0" w:color="auto"/>
          </w:divBdr>
        </w:div>
        <w:div w:id="313335772">
          <w:marLeft w:val="480"/>
          <w:marRight w:val="0"/>
          <w:marTop w:val="0"/>
          <w:marBottom w:val="0"/>
          <w:divBdr>
            <w:top w:val="none" w:sz="0" w:space="0" w:color="auto"/>
            <w:left w:val="none" w:sz="0" w:space="0" w:color="auto"/>
            <w:bottom w:val="none" w:sz="0" w:space="0" w:color="auto"/>
            <w:right w:val="none" w:sz="0" w:space="0" w:color="auto"/>
          </w:divBdr>
        </w:div>
        <w:div w:id="479159213">
          <w:marLeft w:val="480"/>
          <w:marRight w:val="0"/>
          <w:marTop w:val="0"/>
          <w:marBottom w:val="0"/>
          <w:divBdr>
            <w:top w:val="none" w:sz="0" w:space="0" w:color="auto"/>
            <w:left w:val="none" w:sz="0" w:space="0" w:color="auto"/>
            <w:bottom w:val="none" w:sz="0" w:space="0" w:color="auto"/>
            <w:right w:val="none" w:sz="0" w:space="0" w:color="auto"/>
          </w:divBdr>
        </w:div>
        <w:div w:id="145325035">
          <w:marLeft w:val="480"/>
          <w:marRight w:val="0"/>
          <w:marTop w:val="0"/>
          <w:marBottom w:val="0"/>
          <w:divBdr>
            <w:top w:val="none" w:sz="0" w:space="0" w:color="auto"/>
            <w:left w:val="none" w:sz="0" w:space="0" w:color="auto"/>
            <w:bottom w:val="none" w:sz="0" w:space="0" w:color="auto"/>
            <w:right w:val="none" w:sz="0" w:space="0" w:color="auto"/>
          </w:divBdr>
        </w:div>
        <w:div w:id="1320647646">
          <w:marLeft w:val="480"/>
          <w:marRight w:val="0"/>
          <w:marTop w:val="0"/>
          <w:marBottom w:val="0"/>
          <w:divBdr>
            <w:top w:val="none" w:sz="0" w:space="0" w:color="auto"/>
            <w:left w:val="none" w:sz="0" w:space="0" w:color="auto"/>
            <w:bottom w:val="none" w:sz="0" w:space="0" w:color="auto"/>
            <w:right w:val="none" w:sz="0" w:space="0" w:color="auto"/>
          </w:divBdr>
        </w:div>
        <w:div w:id="1220704353">
          <w:marLeft w:val="480"/>
          <w:marRight w:val="0"/>
          <w:marTop w:val="0"/>
          <w:marBottom w:val="0"/>
          <w:divBdr>
            <w:top w:val="none" w:sz="0" w:space="0" w:color="auto"/>
            <w:left w:val="none" w:sz="0" w:space="0" w:color="auto"/>
            <w:bottom w:val="none" w:sz="0" w:space="0" w:color="auto"/>
            <w:right w:val="none" w:sz="0" w:space="0" w:color="auto"/>
          </w:divBdr>
        </w:div>
        <w:div w:id="932128870">
          <w:marLeft w:val="480"/>
          <w:marRight w:val="0"/>
          <w:marTop w:val="0"/>
          <w:marBottom w:val="0"/>
          <w:divBdr>
            <w:top w:val="none" w:sz="0" w:space="0" w:color="auto"/>
            <w:left w:val="none" w:sz="0" w:space="0" w:color="auto"/>
            <w:bottom w:val="none" w:sz="0" w:space="0" w:color="auto"/>
            <w:right w:val="none" w:sz="0" w:space="0" w:color="auto"/>
          </w:divBdr>
        </w:div>
        <w:div w:id="686759705">
          <w:marLeft w:val="480"/>
          <w:marRight w:val="0"/>
          <w:marTop w:val="0"/>
          <w:marBottom w:val="0"/>
          <w:divBdr>
            <w:top w:val="none" w:sz="0" w:space="0" w:color="auto"/>
            <w:left w:val="none" w:sz="0" w:space="0" w:color="auto"/>
            <w:bottom w:val="none" w:sz="0" w:space="0" w:color="auto"/>
            <w:right w:val="none" w:sz="0" w:space="0" w:color="auto"/>
          </w:divBdr>
        </w:div>
        <w:div w:id="1958682688">
          <w:marLeft w:val="480"/>
          <w:marRight w:val="0"/>
          <w:marTop w:val="0"/>
          <w:marBottom w:val="0"/>
          <w:divBdr>
            <w:top w:val="none" w:sz="0" w:space="0" w:color="auto"/>
            <w:left w:val="none" w:sz="0" w:space="0" w:color="auto"/>
            <w:bottom w:val="none" w:sz="0" w:space="0" w:color="auto"/>
            <w:right w:val="none" w:sz="0" w:space="0" w:color="auto"/>
          </w:divBdr>
        </w:div>
        <w:div w:id="1041129149">
          <w:marLeft w:val="480"/>
          <w:marRight w:val="0"/>
          <w:marTop w:val="0"/>
          <w:marBottom w:val="0"/>
          <w:divBdr>
            <w:top w:val="none" w:sz="0" w:space="0" w:color="auto"/>
            <w:left w:val="none" w:sz="0" w:space="0" w:color="auto"/>
            <w:bottom w:val="none" w:sz="0" w:space="0" w:color="auto"/>
            <w:right w:val="none" w:sz="0" w:space="0" w:color="auto"/>
          </w:divBdr>
        </w:div>
        <w:div w:id="1927883944">
          <w:marLeft w:val="480"/>
          <w:marRight w:val="0"/>
          <w:marTop w:val="0"/>
          <w:marBottom w:val="0"/>
          <w:divBdr>
            <w:top w:val="none" w:sz="0" w:space="0" w:color="auto"/>
            <w:left w:val="none" w:sz="0" w:space="0" w:color="auto"/>
            <w:bottom w:val="none" w:sz="0" w:space="0" w:color="auto"/>
            <w:right w:val="none" w:sz="0" w:space="0" w:color="auto"/>
          </w:divBdr>
        </w:div>
        <w:div w:id="862745706">
          <w:marLeft w:val="480"/>
          <w:marRight w:val="0"/>
          <w:marTop w:val="0"/>
          <w:marBottom w:val="0"/>
          <w:divBdr>
            <w:top w:val="none" w:sz="0" w:space="0" w:color="auto"/>
            <w:left w:val="none" w:sz="0" w:space="0" w:color="auto"/>
            <w:bottom w:val="none" w:sz="0" w:space="0" w:color="auto"/>
            <w:right w:val="none" w:sz="0" w:space="0" w:color="auto"/>
          </w:divBdr>
        </w:div>
        <w:div w:id="660162279">
          <w:marLeft w:val="480"/>
          <w:marRight w:val="0"/>
          <w:marTop w:val="0"/>
          <w:marBottom w:val="0"/>
          <w:divBdr>
            <w:top w:val="none" w:sz="0" w:space="0" w:color="auto"/>
            <w:left w:val="none" w:sz="0" w:space="0" w:color="auto"/>
            <w:bottom w:val="none" w:sz="0" w:space="0" w:color="auto"/>
            <w:right w:val="none" w:sz="0" w:space="0" w:color="auto"/>
          </w:divBdr>
        </w:div>
        <w:div w:id="1439789233">
          <w:marLeft w:val="480"/>
          <w:marRight w:val="0"/>
          <w:marTop w:val="0"/>
          <w:marBottom w:val="0"/>
          <w:divBdr>
            <w:top w:val="none" w:sz="0" w:space="0" w:color="auto"/>
            <w:left w:val="none" w:sz="0" w:space="0" w:color="auto"/>
            <w:bottom w:val="none" w:sz="0" w:space="0" w:color="auto"/>
            <w:right w:val="none" w:sz="0" w:space="0" w:color="auto"/>
          </w:divBdr>
        </w:div>
        <w:div w:id="838732423">
          <w:marLeft w:val="480"/>
          <w:marRight w:val="0"/>
          <w:marTop w:val="0"/>
          <w:marBottom w:val="0"/>
          <w:divBdr>
            <w:top w:val="none" w:sz="0" w:space="0" w:color="auto"/>
            <w:left w:val="none" w:sz="0" w:space="0" w:color="auto"/>
            <w:bottom w:val="none" w:sz="0" w:space="0" w:color="auto"/>
            <w:right w:val="none" w:sz="0" w:space="0" w:color="auto"/>
          </w:divBdr>
        </w:div>
        <w:div w:id="1644580968">
          <w:marLeft w:val="480"/>
          <w:marRight w:val="0"/>
          <w:marTop w:val="0"/>
          <w:marBottom w:val="0"/>
          <w:divBdr>
            <w:top w:val="none" w:sz="0" w:space="0" w:color="auto"/>
            <w:left w:val="none" w:sz="0" w:space="0" w:color="auto"/>
            <w:bottom w:val="none" w:sz="0" w:space="0" w:color="auto"/>
            <w:right w:val="none" w:sz="0" w:space="0" w:color="auto"/>
          </w:divBdr>
        </w:div>
        <w:div w:id="1615021959">
          <w:marLeft w:val="480"/>
          <w:marRight w:val="0"/>
          <w:marTop w:val="0"/>
          <w:marBottom w:val="0"/>
          <w:divBdr>
            <w:top w:val="none" w:sz="0" w:space="0" w:color="auto"/>
            <w:left w:val="none" w:sz="0" w:space="0" w:color="auto"/>
            <w:bottom w:val="none" w:sz="0" w:space="0" w:color="auto"/>
            <w:right w:val="none" w:sz="0" w:space="0" w:color="auto"/>
          </w:divBdr>
        </w:div>
        <w:div w:id="1932346181">
          <w:marLeft w:val="480"/>
          <w:marRight w:val="0"/>
          <w:marTop w:val="0"/>
          <w:marBottom w:val="0"/>
          <w:divBdr>
            <w:top w:val="none" w:sz="0" w:space="0" w:color="auto"/>
            <w:left w:val="none" w:sz="0" w:space="0" w:color="auto"/>
            <w:bottom w:val="none" w:sz="0" w:space="0" w:color="auto"/>
            <w:right w:val="none" w:sz="0" w:space="0" w:color="auto"/>
          </w:divBdr>
        </w:div>
        <w:div w:id="530074253">
          <w:marLeft w:val="480"/>
          <w:marRight w:val="0"/>
          <w:marTop w:val="0"/>
          <w:marBottom w:val="0"/>
          <w:divBdr>
            <w:top w:val="none" w:sz="0" w:space="0" w:color="auto"/>
            <w:left w:val="none" w:sz="0" w:space="0" w:color="auto"/>
            <w:bottom w:val="none" w:sz="0" w:space="0" w:color="auto"/>
            <w:right w:val="none" w:sz="0" w:space="0" w:color="auto"/>
          </w:divBdr>
        </w:div>
        <w:div w:id="1545942130">
          <w:marLeft w:val="480"/>
          <w:marRight w:val="0"/>
          <w:marTop w:val="0"/>
          <w:marBottom w:val="0"/>
          <w:divBdr>
            <w:top w:val="none" w:sz="0" w:space="0" w:color="auto"/>
            <w:left w:val="none" w:sz="0" w:space="0" w:color="auto"/>
            <w:bottom w:val="none" w:sz="0" w:space="0" w:color="auto"/>
            <w:right w:val="none" w:sz="0" w:space="0" w:color="auto"/>
          </w:divBdr>
        </w:div>
        <w:div w:id="8876700">
          <w:marLeft w:val="480"/>
          <w:marRight w:val="0"/>
          <w:marTop w:val="0"/>
          <w:marBottom w:val="0"/>
          <w:divBdr>
            <w:top w:val="none" w:sz="0" w:space="0" w:color="auto"/>
            <w:left w:val="none" w:sz="0" w:space="0" w:color="auto"/>
            <w:bottom w:val="none" w:sz="0" w:space="0" w:color="auto"/>
            <w:right w:val="none" w:sz="0" w:space="0" w:color="auto"/>
          </w:divBdr>
        </w:div>
      </w:divsChild>
    </w:div>
    <w:div w:id="1806779599">
      <w:bodyDiv w:val="1"/>
      <w:marLeft w:val="0"/>
      <w:marRight w:val="0"/>
      <w:marTop w:val="0"/>
      <w:marBottom w:val="0"/>
      <w:divBdr>
        <w:top w:val="none" w:sz="0" w:space="0" w:color="auto"/>
        <w:left w:val="none" w:sz="0" w:space="0" w:color="auto"/>
        <w:bottom w:val="none" w:sz="0" w:space="0" w:color="auto"/>
        <w:right w:val="none" w:sz="0" w:space="0" w:color="auto"/>
      </w:divBdr>
      <w:divsChild>
        <w:div w:id="1984046362">
          <w:marLeft w:val="0"/>
          <w:marRight w:val="0"/>
          <w:marTop w:val="0"/>
          <w:marBottom w:val="0"/>
          <w:divBdr>
            <w:top w:val="none" w:sz="0" w:space="0" w:color="auto"/>
            <w:left w:val="none" w:sz="0" w:space="0" w:color="auto"/>
            <w:bottom w:val="none" w:sz="0" w:space="0" w:color="auto"/>
            <w:right w:val="none" w:sz="0" w:space="0" w:color="auto"/>
          </w:divBdr>
        </w:div>
      </w:divsChild>
    </w:div>
    <w:div w:id="1814105260">
      <w:bodyDiv w:val="1"/>
      <w:marLeft w:val="0"/>
      <w:marRight w:val="0"/>
      <w:marTop w:val="0"/>
      <w:marBottom w:val="0"/>
      <w:divBdr>
        <w:top w:val="none" w:sz="0" w:space="0" w:color="auto"/>
        <w:left w:val="none" w:sz="0" w:space="0" w:color="auto"/>
        <w:bottom w:val="none" w:sz="0" w:space="0" w:color="auto"/>
        <w:right w:val="none" w:sz="0" w:space="0" w:color="auto"/>
      </w:divBdr>
      <w:divsChild>
        <w:div w:id="695500750">
          <w:marLeft w:val="640"/>
          <w:marRight w:val="0"/>
          <w:marTop w:val="0"/>
          <w:marBottom w:val="0"/>
          <w:divBdr>
            <w:top w:val="none" w:sz="0" w:space="0" w:color="auto"/>
            <w:left w:val="none" w:sz="0" w:space="0" w:color="auto"/>
            <w:bottom w:val="none" w:sz="0" w:space="0" w:color="auto"/>
            <w:right w:val="none" w:sz="0" w:space="0" w:color="auto"/>
          </w:divBdr>
        </w:div>
        <w:div w:id="1259634276">
          <w:marLeft w:val="640"/>
          <w:marRight w:val="0"/>
          <w:marTop w:val="0"/>
          <w:marBottom w:val="0"/>
          <w:divBdr>
            <w:top w:val="none" w:sz="0" w:space="0" w:color="auto"/>
            <w:left w:val="none" w:sz="0" w:space="0" w:color="auto"/>
            <w:bottom w:val="none" w:sz="0" w:space="0" w:color="auto"/>
            <w:right w:val="none" w:sz="0" w:space="0" w:color="auto"/>
          </w:divBdr>
        </w:div>
        <w:div w:id="1804080118">
          <w:marLeft w:val="640"/>
          <w:marRight w:val="0"/>
          <w:marTop w:val="0"/>
          <w:marBottom w:val="0"/>
          <w:divBdr>
            <w:top w:val="none" w:sz="0" w:space="0" w:color="auto"/>
            <w:left w:val="none" w:sz="0" w:space="0" w:color="auto"/>
            <w:bottom w:val="none" w:sz="0" w:space="0" w:color="auto"/>
            <w:right w:val="none" w:sz="0" w:space="0" w:color="auto"/>
          </w:divBdr>
        </w:div>
      </w:divsChild>
    </w:div>
    <w:div w:id="1826387602">
      <w:bodyDiv w:val="1"/>
      <w:marLeft w:val="0"/>
      <w:marRight w:val="0"/>
      <w:marTop w:val="0"/>
      <w:marBottom w:val="0"/>
      <w:divBdr>
        <w:top w:val="none" w:sz="0" w:space="0" w:color="auto"/>
        <w:left w:val="none" w:sz="0" w:space="0" w:color="auto"/>
        <w:bottom w:val="none" w:sz="0" w:space="0" w:color="auto"/>
        <w:right w:val="none" w:sz="0" w:space="0" w:color="auto"/>
      </w:divBdr>
      <w:divsChild>
        <w:div w:id="855115732">
          <w:marLeft w:val="640"/>
          <w:marRight w:val="0"/>
          <w:marTop w:val="0"/>
          <w:marBottom w:val="0"/>
          <w:divBdr>
            <w:top w:val="none" w:sz="0" w:space="0" w:color="auto"/>
            <w:left w:val="none" w:sz="0" w:space="0" w:color="auto"/>
            <w:bottom w:val="none" w:sz="0" w:space="0" w:color="auto"/>
            <w:right w:val="none" w:sz="0" w:space="0" w:color="auto"/>
          </w:divBdr>
        </w:div>
        <w:div w:id="248082748">
          <w:marLeft w:val="640"/>
          <w:marRight w:val="0"/>
          <w:marTop w:val="0"/>
          <w:marBottom w:val="0"/>
          <w:divBdr>
            <w:top w:val="none" w:sz="0" w:space="0" w:color="auto"/>
            <w:left w:val="none" w:sz="0" w:space="0" w:color="auto"/>
            <w:bottom w:val="none" w:sz="0" w:space="0" w:color="auto"/>
            <w:right w:val="none" w:sz="0" w:space="0" w:color="auto"/>
          </w:divBdr>
        </w:div>
        <w:div w:id="638922835">
          <w:marLeft w:val="640"/>
          <w:marRight w:val="0"/>
          <w:marTop w:val="0"/>
          <w:marBottom w:val="0"/>
          <w:divBdr>
            <w:top w:val="none" w:sz="0" w:space="0" w:color="auto"/>
            <w:left w:val="none" w:sz="0" w:space="0" w:color="auto"/>
            <w:bottom w:val="none" w:sz="0" w:space="0" w:color="auto"/>
            <w:right w:val="none" w:sz="0" w:space="0" w:color="auto"/>
          </w:divBdr>
        </w:div>
        <w:div w:id="348987618">
          <w:marLeft w:val="640"/>
          <w:marRight w:val="0"/>
          <w:marTop w:val="0"/>
          <w:marBottom w:val="0"/>
          <w:divBdr>
            <w:top w:val="none" w:sz="0" w:space="0" w:color="auto"/>
            <w:left w:val="none" w:sz="0" w:space="0" w:color="auto"/>
            <w:bottom w:val="none" w:sz="0" w:space="0" w:color="auto"/>
            <w:right w:val="none" w:sz="0" w:space="0" w:color="auto"/>
          </w:divBdr>
        </w:div>
        <w:div w:id="732705012">
          <w:marLeft w:val="640"/>
          <w:marRight w:val="0"/>
          <w:marTop w:val="0"/>
          <w:marBottom w:val="0"/>
          <w:divBdr>
            <w:top w:val="none" w:sz="0" w:space="0" w:color="auto"/>
            <w:left w:val="none" w:sz="0" w:space="0" w:color="auto"/>
            <w:bottom w:val="none" w:sz="0" w:space="0" w:color="auto"/>
            <w:right w:val="none" w:sz="0" w:space="0" w:color="auto"/>
          </w:divBdr>
        </w:div>
        <w:div w:id="172653377">
          <w:marLeft w:val="640"/>
          <w:marRight w:val="0"/>
          <w:marTop w:val="0"/>
          <w:marBottom w:val="0"/>
          <w:divBdr>
            <w:top w:val="none" w:sz="0" w:space="0" w:color="auto"/>
            <w:left w:val="none" w:sz="0" w:space="0" w:color="auto"/>
            <w:bottom w:val="none" w:sz="0" w:space="0" w:color="auto"/>
            <w:right w:val="none" w:sz="0" w:space="0" w:color="auto"/>
          </w:divBdr>
        </w:div>
        <w:div w:id="1661695074">
          <w:marLeft w:val="640"/>
          <w:marRight w:val="0"/>
          <w:marTop w:val="0"/>
          <w:marBottom w:val="0"/>
          <w:divBdr>
            <w:top w:val="none" w:sz="0" w:space="0" w:color="auto"/>
            <w:left w:val="none" w:sz="0" w:space="0" w:color="auto"/>
            <w:bottom w:val="none" w:sz="0" w:space="0" w:color="auto"/>
            <w:right w:val="none" w:sz="0" w:space="0" w:color="auto"/>
          </w:divBdr>
        </w:div>
        <w:div w:id="1223256195">
          <w:marLeft w:val="640"/>
          <w:marRight w:val="0"/>
          <w:marTop w:val="0"/>
          <w:marBottom w:val="0"/>
          <w:divBdr>
            <w:top w:val="none" w:sz="0" w:space="0" w:color="auto"/>
            <w:left w:val="none" w:sz="0" w:space="0" w:color="auto"/>
            <w:bottom w:val="none" w:sz="0" w:space="0" w:color="auto"/>
            <w:right w:val="none" w:sz="0" w:space="0" w:color="auto"/>
          </w:divBdr>
        </w:div>
        <w:div w:id="1331831751">
          <w:marLeft w:val="640"/>
          <w:marRight w:val="0"/>
          <w:marTop w:val="0"/>
          <w:marBottom w:val="0"/>
          <w:divBdr>
            <w:top w:val="none" w:sz="0" w:space="0" w:color="auto"/>
            <w:left w:val="none" w:sz="0" w:space="0" w:color="auto"/>
            <w:bottom w:val="none" w:sz="0" w:space="0" w:color="auto"/>
            <w:right w:val="none" w:sz="0" w:space="0" w:color="auto"/>
          </w:divBdr>
        </w:div>
        <w:div w:id="1205289274">
          <w:marLeft w:val="640"/>
          <w:marRight w:val="0"/>
          <w:marTop w:val="0"/>
          <w:marBottom w:val="0"/>
          <w:divBdr>
            <w:top w:val="none" w:sz="0" w:space="0" w:color="auto"/>
            <w:left w:val="none" w:sz="0" w:space="0" w:color="auto"/>
            <w:bottom w:val="none" w:sz="0" w:space="0" w:color="auto"/>
            <w:right w:val="none" w:sz="0" w:space="0" w:color="auto"/>
          </w:divBdr>
        </w:div>
        <w:div w:id="960501210">
          <w:marLeft w:val="640"/>
          <w:marRight w:val="0"/>
          <w:marTop w:val="0"/>
          <w:marBottom w:val="0"/>
          <w:divBdr>
            <w:top w:val="none" w:sz="0" w:space="0" w:color="auto"/>
            <w:left w:val="none" w:sz="0" w:space="0" w:color="auto"/>
            <w:bottom w:val="none" w:sz="0" w:space="0" w:color="auto"/>
            <w:right w:val="none" w:sz="0" w:space="0" w:color="auto"/>
          </w:divBdr>
        </w:div>
        <w:div w:id="682171843">
          <w:marLeft w:val="640"/>
          <w:marRight w:val="0"/>
          <w:marTop w:val="0"/>
          <w:marBottom w:val="0"/>
          <w:divBdr>
            <w:top w:val="none" w:sz="0" w:space="0" w:color="auto"/>
            <w:left w:val="none" w:sz="0" w:space="0" w:color="auto"/>
            <w:bottom w:val="none" w:sz="0" w:space="0" w:color="auto"/>
            <w:right w:val="none" w:sz="0" w:space="0" w:color="auto"/>
          </w:divBdr>
        </w:div>
        <w:div w:id="1750495088">
          <w:marLeft w:val="640"/>
          <w:marRight w:val="0"/>
          <w:marTop w:val="0"/>
          <w:marBottom w:val="0"/>
          <w:divBdr>
            <w:top w:val="none" w:sz="0" w:space="0" w:color="auto"/>
            <w:left w:val="none" w:sz="0" w:space="0" w:color="auto"/>
            <w:bottom w:val="none" w:sz="0" w:space="0" w:color="auto"/>
            <w:right w:val="none" w:sz="0" w:space="0" w:color="auto"/>
          </w:divBdr>
        </w:div>
        <w:div w:id="1212813946">
          <w:marLeft w:val="640"/>
          <w:marRight w:val="0"/>
          <w:marTop w:val="0"/>
          <w:marBottom w:val="0"/>
          <w:divBdr>
            <w:top w:val="none" w:sz="0" w:space="0" w:color="auto"/>
            <w:left w:val="none" w:sz="0" w:space="0" w:color="auto"/>
            <w:bottom w:val="none" w:sz="0" w:space="0" w:color="auto"/>
            <w:right w:val="none" w:sz="0" w:space="0" w:color="auto"/>
          </w:divBdr>
        </w:div>
        <w:div w:id="33502221">
          <w:marLeft w:val="640"/>
          <w:marRight w:val="0"/>
          <w:marTop w:val="0"/>
          <w:marBottom w:val="0"/>
          <w:divBdr>
            <w:top w:val="none" w:sz="0" w:space="0" w:color="auto"/>
            <w:left w:val="none" w:sz="0" w:space="0" w:color="auto"/>
            <w:bottom w:val="none" w:sz="0" w:space="0" w:color="auto"/>
            <w:right w:val="none" w:sz="0" w:space="0" w:color="auto"/>
          </w:divBdr>
        </w:div>
        <w:div w:id="743796087">
          <w:marLeft w:val="640"/>
          <w:marRight w:val="0"/>
          <w:marTop w:val="0"/>
          <w:marBottom w:val="0"/>
          <w:divBdr>
            <w:top w:val="none" w:sz="0" w:space="0" w:color="auto"/>
            <w:left w:val="none" w:sz="0" w:space="0" w:color="auto"/>
            <w:bottom w:val="none" w:sz="0" w:space="0" w:color="auto"/>
            <w:right w:val="none" w:sz="0" w:space="0" w:color="auto"/>
          </w:divBdr>
        </w:div>
        <w:div w:id="1215893540">
          <w:marLeft w:val="640"/>
          <w:marRight w:val="0"/>
          <w:marTop w:val="0"/>
          <w:marBottom w:val="0"/>
          <w:divBdr>
            <w:top w:val="none" w:sz="0" w:space="0" w:color="auto"/>
            <w:left w:val="none" w:sz="0" w:space="0" w:color="auto"/>
            <w:bottom w:val="none" w:sz="0" w:space="0" w:color="auto"/>
            <w:right w:val="none" w:sz="0" w:space="0" w:color="auto"/>
          </w:divBdr>
        </w:div>
        <w:div w:id="952129722">
          <w:marLeft w:val="640"/>
          <w:marRight w:val="0"/>
          <w:marTop w:val="0"/>
          <w:marBottom w:val="0"/>
          <w:divBdr>
            <w:top w:val="none" w:sz="0" w:space="0" w:color="auto"/>
            <w:left w:val="none" w:sz="0" w:space="0" w:color="auto"/>
            <w:bottom w:val="none" w:sz="0" w:space="0" w:color="auto"/>
            <w:right w:val="none" w:sz="0" w:space="0" w:color="auto"/>
          </w:divBdr>
        </w:div>
        <w:div w:id="961881589">
          <w:marLeft w:val="640"/>
          <w:marRight w:val="0"/>
          <w:marTop w:val="0"/>
          <w:marBottom w:val="0"/>
          <w:divBdr>
            <w:top w:val="none" w:sz="0" w:space="0" w:color="auto"/>
            <w:left w:val="none" w:sz="0" w:space="0" w:color="auto"/>
            <w:bottom w:val="none" w:sz="0" w:space="0" w:color="auto"/>
            <w:right w:val="none" w:sz="0" w:space="0" w:color="auto"/>
          </w:divBdr>
        </w:div>
        <w:div w:id="378821641">
          <w:marLeft w:val="640"/>
          <w:marRight w:val="0"/>
          <w:marTop w:val="0"/>
          <w:marBottom w:val="0"/>
          <w:divBdr>
            <w:top w:val="none" w:sz="0" w:space="0" w:color="auto"/>
            <w:left w:val="none" w:sz="0" w:space="0" w:color="auto"/>
            <w:bottom w:val="none" w:sz="0" w:space="0" w:color="auto"/>
            <w:right w:val="none" w:sz="0" w:space="0" w:color="auto"/>
          </w:divBdr>
        </w:div>
        <w:div w:id="1582136200">
          <w:marLeft w:val="640"/>
          <w:marRight w:val="0"/>
          <w:marTop w:val="0"/>
          <w:marBottom w:val="0"/>
          <w:divBdr>
            <w:top w:val="none" w:sz="0" w:space="0" w:color="auto"/>
            <w:left w:val="none" w:sz="0" w:space="0" w:color="auto"/>
            <w:bottom w:val="none" w:sz="0" w:space="0" w:color="auto"/>
            <w:right w:val="none" w:sz="0" w:space="0" w:color="auto"/>
          </w:divBdr>
        </w:div>
        <w:div w:id="889073173">
          <w:marLeft w:val="640"/>
          <w:marRight w:val="0"/>
          <w:marTop w:val="0"/>
          <w:marBottom w:val="0"/>
          <w:divBdr>
            <w:top w:val="none" w:sz="0" w:space="0" w:color="auto"/>
            <w:left w:val="none" w:sz="0" w:space="0" w:color="auto"/>
            <w:bottom w:val="none" w:sz="0" w:space="0" w:color="auto"/>
            <w:right w:val="none" w:sz="0" w:space="0" w:color="auto"/>
          </w:divBdr>
        </w:div>
        <w:div w:id="362441998">
          <w:marLeft w:val="640"/>
          <w:marRight w:val="0"/>
          <w:marTop w:val="0"/>
          <w:marBottom w:val="0"/>
          <w:divBdr>
            <w:top w:val="none" w:sz="0" w:space="0" w:color="auto"/>
            <w:left w:val="none" w:sz="0" w:space="0" w:color="auto"/>
            <w:bottom w:val="none" w:sz="0" w:space="0" w:color="auto"/>
            <w:right w:val="none" w:sz="0" w:space="0" w:color="auto"/>
          </w:divBdr>
        </w:div>
        <w:div w:id="1967544675">
          <w:marLeft w:val="640"/>
          <w:marRight w:val="0"/>
          <w:marTop w:val="0"/>
          <w:marBottom w:val="0"/>
          <w:divBdr>
            <w:top w:val="none" w:sz="0" w:space="0" w:color="auto"/>
            <w:left w:val="none" w:sz="0" w:space="0" w:color="auto"/>
            <w:bottom w:val="none" w:sz="0" w:space="0" w:color="auto"/>
            <w:right w:val="none" w:sz="0" w:space="0" w:color="auto"/>
          </w:divBdr>
        </w:div>
        <w:div w:id="1056470379">
          <w:marLeft w:val="640"/>
          <w:marRight w:val="0"/>
          <w:marTop w:val="0"/>
          <w:marBottom w:val="0"/>
          <w:divBdr>
            <w:top w:val="none" w:sz="0" w:space="0" w:color="auto"/>
            <w:left w:val="none" w:sz="0" w:space="0" w:color="auto"/>
            <w:bottom w:val="none" w:sz="0" w:space="0" w:color="auto"/>
            <w:right w:val="none" w:sz="0" w:space="0" w:color="auto"/>
          </w:divBdr>
        </w:div>
        <w:div w:id="502160873">
          <w:marLeft w:val="640"/>
          <w:marRight w:val="0"/>
          <w:marTop w:val="0"/>
          <w:marBottom w:val="0"/>
          <w:divBdr>
            <w:top w:val="none" w:sz="0" w:space="0" w:color="auto"/>
            <w:left w:val="none" w:sz="0" w:space="0" w:color="auto"/>
            <w:bottom w:val="none" w:sz="0" w:space="0" w:color="auto"/>
            <w:right w:val="none" w:sz="0" w:space="0" w:color="auto"/>
          </w:divBdr>
        </w:div>
        <w:div w:id="1640525649">
          <w:marLeft w:val="640"/>
          <w:marRight w:val="0"/>
          <w:marTop w:val="0"/>
          <w:marBottom w:val="0"/>
          <w:divBdr>
            <w:top w:val="none" w:sz="0" w:space="0" w:color="auto"/>
            <w:left w:val="none" w:sz="0" w:space="0" w:color="auto"/>
            <w:bottom w:val="none" w:sz="0" w:space="0" w:color="auto"/>
            <w:right w:val="none" w:sz="0" w:space="0" w:color="auto"/>
          </w:divBdr>
        </w:div>
        <w:div w:id="2092000672">
          <w:marLeft w:val="640"/>
          <w:marRight w:val="0"/>
          <w:marTop w:val="0"/>
          <w:marBottom w:val="0"/>
          <w:divBdr>
            <w:top w:val="none" w:sz="0" w:space="0" w:color="auto"/>
            <w:left w:val="none" w:sz="0" w:space="0" w:color="auto"/>
            <w:bottom w:val="none" w:sz="0" w:space="0" w:color="auto"/>
            <w:right w:val="none" w:sz="0" w:space="0" w:color="auto"/>
          </w:divBdr>
        </w:div>
        <w:div w:id="293294888">
          <w:marLeft w:val="640"/>
          <w:marRight w:val="0"/>
          <w:marTop w:val="0"/>
          <w:marBottom w:val="0"/>
          <w:divBdr>
            <w:top w:val="none" w:sz="0" w:space="0" w:color="auto"/>
            <w:left w:val="none" w:sz="0" w:space="0" w:color="auto"/>
            <w:bottom w:val="none" w:sz="0" w:space="0" w:color="auto"/>
            <w:right w:val="none" w:sz="0" w:space="0" w:color="auto"/>
          </w:divBdr>
        </w:div>
        <w:div w:id="1434860525">
          <w:marLeft w:val="640"/>
          <w:marRight w:val="0"/>
          <w:marTop w:val="0"/>
          <w:marBottom w:val="0"/>
          <w:divBdr>
            <w:top w:val="none" w:sz="0" w:space="0" w:color="auto"/>
            <w:left w:val="none" w:sz="0" w:space="0" w:color="auto"/>
            <w:bottom w:val="none" w:sz="0" w:space="0" w:color="auto"/>
            <w:right w:val="none" w:sz="0" w:space="0" w:color="auto"/>
          </w:divBdr>
        </w:div>
        <w:div w:id="1877501760">
          <w:marLeft w:val="640"/>
          <w:marRight w:val="0"/>
          <w:marTop w:val="0"/>
          <w:marBottom w:val="0"/>
          <w:divBdr>
            <w:top w:val="none" w:sz="0" w:space="0" w:color="auto"/>
            <w:left w:val="none" w:sz="0" w:space="0" w:color="auto"/>
            <w:bottom w:val="none" w:sz="0" w:space="0" w:color="auto"/>
            <w:right w:val="none" w:sz="0" w:space="0" w:color="auto"/>
          </w:divBdr>
        </w:div>
        <w:div w:id="1237014945">
          <w:marLeft w:val="640"/>
          <w:marRight w:val="0"/>
          <w:marTop w:val="0"/>
          <w:marBottom w:val="0"/>
          <w:divBdr>
            <w:top w:val="none" w:sz="0" w:space="0" w:color="auto"/>
            <w:left w:val="none" w:sz="0" w:space="0" w:color="auto"/>
            <w:bottom w:val="none" w:sz="0" w:space="0" w:color="auto"/>
            <w:right w:val="none" w:sz="0" w:space="0" w:color="auto"/>
          </w:divBdr>
        </w:div>
      </w:divsChild>
    </w:div>
    <w:div w:id="1829245320">
      <w:bodyDiv w:val="1"/>
      <w:marLeft w:val="0"/>
      <w:marRight w:val="0"/>
      <w:marTop w:val="0"/>
      <w:marBottom w:val="0"/>
      <w:divBdr>
        <w:top w:val="none" w:sz="0" w:space="0" w:color="auto"/>
        <w:left w:val="none" w:sz="0" w:space="0" w:color="auto"/>
        <w:bottom w:val="none" w:sz="0" w:space="0" w:color="auto"/>
        <w:right w:val="none" w:sz="0" w:space="0" w:color="auto"/>
      </w:divBdr>
      <w:divsChild>
        <w:div w:id="850872109">
          <w:marLeft w:val="640"/>
          <w:marRight w:val="0"/>
          <w:marTop w:val="0"/>
          <w:marBottom w:val="0"/>
          <w:divBdr>
            <w:top w:val="none" w:sz="0" w:space="0" w:color="auto"/>
            <w:left w:val="none" w:sz="0" w:space="0" w:color="auto"/>
            <w:bottom w:val="none" w:sz="0" w:space="0" w:color="auto"/>
            <w:right w:val="none" w:sz="0" w:space="0" w:color="auto"/>
          </w:divBdr>
        </w:div>
        <w:div w:id="2043632011">
          <w:marLeft w:val="640"/>
          <w:marRight w:val="0"/>
          <w:marTop w:val="0"/>
          <w:marBottom w:val="0"/>
          <w:divBdr>
            <w:top w:val="none" w:sz="0" w:space="0" w:color="auto"/>
            <w:left w:val="none" w:sz="0" w:space="0" w:color="auto"/>
            <w:bottom w:val="none" w:sz="0" w:space="0" w:color="auto"/>
            <w:right w:val="none" w:sz="0" w:space="0" w:color="auto"/>
          </w:divBdr>
        </w:div>
        <w:div w:id="2052798543">
          <w:marLeft w:val="640"/>
          <w:marRight w:val="0"/>
          <w:marTop w:val="0"/>
          <w:marBottom w:val="0"/>
          <w:divBdr>
            <w:top w:val="none" w:sz="0" w:space="0" w:color="auto"/>
            <w:left w:val="none" w:sz="0" w:space="0" w:color="auto"/>
            <w:bottom w:val="none" w:sz="0" w:space="0" w:color="auto"/>
            <w:right w:val="none" w:sz="0" w:space="0" w:color="auto"/>
          </w:divBdr>
        </w:div>
        <w:div w:id="1671910545">
          <w:marLeft w:val="640"/>
          <w:marRight w:val="0"/>
          <w:marTop w:val="0"/>
          <w:marBottom w:val="0"/>
          <w:divBdr>
            <w:top w:val="none" w:sz="0" w:space="0" w:color="auto"/>
            <w:left w:val="none" w:sz="0" w:space="0" w:color="auto"/>
            <w:bottom w:val="none" w:sz="0" w:space="0" w:color="auto"/>
            <w:right w:val="none" w:sz="0" w:space="0" w:color="auto"/>
          </w:divBdr>
        </w:div>
        <w:div w:id="833760715">
          <w:marLeft w:val="640"/>
          <w:marRight w:val="0"/>
          <w:marTop w:val="0"/>
          <w:marBottom w:val="0"/>
          <w:divBdr>
            <w:top w:val="none" w:sz="0" w:space="0" w:color="auto"/>
            <w:left w:val="none" w:sz="0" w:space="0" w:color="auto"/>
            <w:bottom w:val="none" w:sz="0" w:space="0" w:color="auto"/>
            <w:right w:val="none" w:sz="0" w:space="0" w:color="auto"/>
          </w:divBdr>
        </w:div>
        <w:div w:id="694580762">
          <w:marLeft w:val="640"/>
          <w:marRight w:val="0"/>
          <w:marTop w:val="0"/>
          <w:marBottom w:val="0"/>
          <w:divBdr>
            <w:top w:val="none" w:sz="0" w:space="0" w:color="auto"/>
            <w:left w:val="none" w:sz="0" w:space="0" w:color="auto"/>
            <w:bottom w:val="none" w:sz="0" w:space="0" w:color="auto"/>
            <w:right w:val="none" w:sz="0" w:space="0" w:color="auto"/>
          </w:divBdr>
        </w:div>
        <w:div w:id="799298848">
          <w:marLeft w:val="640"/>
          <w:marRight w:val="0"/>
          <w:marTop w:val="0"/>
          <w:marBottom w:val="0"/>
          <w:divBdr>
            <w:top w:val="none" w:sz="0" w:space="0" w:color="auto"/>
            <w:left w:val="none" w:sz="0" w:space="0" w:color="auto"/>
            <w:bottom w:val="none" w:sz="0" w:space="0" w:color="auto"/>
            <w:right w:val="none" w:sz="0" w:space="0" w:color="auto"/>
          </w:divBdr>
        </w:div>
        <w:div w:id="1807315458">
          <w:marLeft w:val="640"/>
          <w:marRight w:val="0"/>
          <w:marTop w:val="0"/>
          <w:marBottom w:val="0"/>
          <w:divBdr>
            <w:top w:val="none" w:sz="0" w:space="0" w:color="auto"/>
            <w:left w:val="none" w:sz="0" w:space="0" w:color="auto"/>
            <w:bottom w:val="none" w:sz="0" w:space="0" w:color="auto"/>
            <w:right w:val="none" w:sz="0" w:space="0" w:color="auto"/>
          </w:divBdr>
        </w:div>
        <w:div w:id="1874923198">
          <w:marLeft w:val="640"/>
          <w:marRight w:val="0"/>
          <w:marTop w:val="0"/>
          <w:marBottom w:val="0"/>
          <w:divBdr>
            <w:top w:val="none" w:sz="0" w:space="0" w:color="auto"/>
            <w:left w:val="none" w:sz="0" w:space="0" w:color="auto"/>
            <w:bottom w:val="none" w:sz="0" w:space="0" w:color="auto"/>
            <w:right w:val="none" w:sz="0" w:space="0" w:color="auto"/>
          </w:divBdr>
        </w:div>
        <w:div w:id="345716258">
          <w:marLeft w:val="640"/>
          <w:marRight w:val="0"/>
          <w:marTop w:val="0"/>
          <w:marBottom w:val="0"/>
          <w:divBdr>
            <w:top w:val="none" w:sz="0" w:space="0" w:color="auto"/>
            <w:left w:val="none" w:sz="0" w:space="0" w:color="auto"/>
            <w:bottom w:val="none" w:sz="0" w:space="0" w:color="auto"/>
            <w:right w:val="none" w:sz="0" w:space="0" w:color="auto"/>
          </w:divBdr>
        </w:div>
        <w:div w:id="606424312">
          <w:marLeft w:val="640"/>
          <w:marRight w:val="0"/>
          <w:marTop w:val="0"/>
          <w:marBottom w:val="0"/>
          <w:divBdr>
            <w:top w:val="none" w:sz="0" w:space="0" w:color="auto"/>
            <w:left w:val="none" w:sz="0" w:space="0" w:color="auto"/>
            <w:bottom w:val="none" w:sz="0" w:space="0" w:color="auto"/>
            <w:right w:val="none" w:sz="0" w:space="0" w:color="auto"/>
          </w:divBdr>
        </w:div>
        <w:div w:id="350570288">
          <w:marLeft w:val="640"/>
          <w:marRight w:val="0"/>
          <w:marTop w:val="0"/>
          <w:marBottom w:val="0"/>
          <w:divBdr>
            <w:top w:val="none" w:sz="0" w:space="0" w:color="auto"/>
            <w:left w:val="none" w:sz="0" w:space="0" w:color="auto"/>
            <w:bottom w:val="none" w:sz="0" w:space="0" w:color="auto"/>
            <w:right w:val="none" w:sz="0" w:space="0" w:color="auto"/>
          </w:divBdr>
        </w:div>
        <w:div w:id="681517759">
          <w:marLeft w:val="640"/>
          <w:marRight w:val="0"/>
          <w:marTop w:val="0"/>
          <w:marBottom w:val="0"/>
          <w:divBdr>
            <w:top w:val="none" w:sz="0" w:space="0" w:color="auto"/>
            <w:left w:val="none" w:sz="0" w:space="0" w:color="auto"/>
            <w:bottom w:val="none" w:sz="0" w:space="0" w:color="auto"/>
            <w:right w:val="none" w:sz="0" w:space="0" w:color="auto"/>
          </w:divBdr>
        </w:div>
        <w:div w:id="767777372">
          <w:marLeft w:val="640"/>
          <w:marRight w:val="0"/>
          <w:marTop w:val="0"/>
          <w:marBottom w:val="0"/>
          <w:divBdr>
            <w:top w:val="none" w:sz="0" w:space="0" w:color="auto"/>
            <w:left w:val="none" w:sz="0" w:space="0" w:color="auto"/>
            <w:bottom w:val="none" w:sz="0" w:space="0" w:color="auto"/>
            <w:right w:val="none" w:sz="0" w:space="0" w:color="auto"/>
          </w:divBdr>
        </w:div>
        <w:div w:id="1806120320">
          <w:marLeft w:val="640"/>
          <w:marRight w:val="0"/>
          <w:marTop w:val="0"/>
          <w:marBottom w:val="0"/>
          <w:divBdr>
            <w:top w:val="none" w:sz="0" w:space="0" w:color="auto"/>
            <w:left w:val="none" w:sz="0" w:space="0" w:color="auto"/>
            <w:bottom w:val="none" w:sz="0" w:space="0" w:color="auto"/>
            <w:right w:val="none" w:sz="0" w:space="0" w:color="auto"/>
          </w:divBdr>
        </w:div>
        <w:div w:id="1517421157">
          <w:marLeft w:val="640"/>
          <w:marRight w:val="0"/>
          <w:marTop w:val="0"/>
          <w:marBottom w:val="0"/>
          <w:divBdr>
            <w:top w:val="none" w:sz="0" w:space="0" w:color="auto"/>
            <w:left w:val="none" w:sz="0" w:space="0" w:color="auto"/>
            <w:bottom w:val="none" w:sz="0" w:space="0" w:color="auto"/>
            <w:right w:val="none" w:sz="0" w:space="0" w:color="auto"/>
          </w:divBdr>
        </w:div>
        <w:div w:id="34233073">
          <w:marLeft w:val="640"/>
          <w:marRight w:val="0"/>
          <w:marTop w:val="0"/>
          <w:marBottom w:val="0"/>
          <w:divBdr>
            <w:top w:val="none" w:sz="0" w:space="0" w:color="auto"/>
            <w:left w:val="none" w:sz="0" w:space="0" w:color="auto"/>
            <w:bottom w:val="none" w:sz="0" w:space="0" w:color="auto"/>
            <w:right w:val="none" w:sz="0" w:space="0" w:color="auto"/>
          </w:divBdr>
        </w:div>
        <w:div w:id="544483555">
          <w:marLeft w:val="640"/>
          <w:marRight w:val="0"/>
          <w:marTop w:val="0"/>
          <w:marBottom w:val="0"/>
          <w:divBdr>
            <w:top w:val="none" w:sz="0" w:space="0" w:color="auto"/>
            <w:left w:val="none" w:sz="0" w:space="0" w:color="auto"/>
            <w:bottom w:val="none" w:sz="0" w:space="0" w:color="auto"/>
            <w:right w:val="none" w:sz="0" w:space="0" w:color="auto"/>
          </w:divBdr>
        </w:div>
        <w:div w:id="1639989284">
          <w:marLeft w:val="640"/>
          <w:marRight w:val="0"/>
          <w:marTop w:val="0"/>
          <w:marBottom w:val="0"/>
          <w:divBdr>
            <w:top w:val="none" w:sz="0" w:space="0" w:color="auto"/>
            <w:left w:val="none" w:sz="0" w:space="0" w:color="auto"/>
            <w:bottom w:val="none" w:sz="0" w:space="0" w:color="auto"/>
            <w:right w:val="none" w:sz="0" w:space="0" w:color="auto"/>
          </w:divBdr>
        </w:div>
        <w:div w:id="382295155">
          <w:marLeft w:val="640"/>
          <w:marRight w:val="0"/>
          <w:marTop w:val="0"/>
          <w:marBottom w:val="0"/>
          <w:divBdr>
            <w:top w:val="none" w:sz="0" w:space="0" w:color="auto"/>
            <w:left w:val="none" w:sz="0" w:space="0" w:color="auto"/>
            <w:bottom w:val="none" w:sz="0" w:space="0" w:color="auto"/>
            <w:right w:val="none" w:sz="0" w:space="0" w:color="auto"/>
          </w:divBdr>
        </w:div>
        <w:div w:id="1914775827">
          <w:marLeft w:val="640"/>
          <w:marRight w:val="0"/>
          <w:marTop w:val="0"/>
          <w:marBottom w:val="0"/>
          <w:divBdr>
            <w:top w:val="none" w:sz="0" w:space="0" w:color="auto"/>
            <w:left w:val="none" w:sz="0" w:space="0" w:color="auto"/>
            <w:bottom w:val="none" w:sz="0" w:space="0" w:color="auto"/>
            <w:right w:val="none" w:sz="0" w:space="0" w:color="auto"/>
          </w:divBdr>
        </w:div>
        <w:div w:id="362286562">
          <w:marLeft w:val="640"/>
          <w:marRight w:val="0"/>
          <w:marTop w:val="0"/>
          <w:marBottom w:val="0"/>
          <w:divBdr>
            <w:top w:val="none" w:sz="0" w:space="0" w:color="auto"/>
            <w:left w:val="none" w:sz="0" w:space="0" w:color="auto"/>
            <w:bottom w:val="none" w:sz="0" w:space="0" w:color="auto"/>
            <w:right w:val="none" w:sz="0" w:space="0" w:color="auto"/>
          </w:divBdr>
        </w:div>
        <w:div w:id="1305547073">
          <w:marLeft w:val="640"/>
          <w:marRight w:val="0"/>
          <w:marTop w:val="0"/>
          <w:marBottom w:val="0"/>
          <w:divBdr>
            <w:top w:val="none" w:sz="0" w:space="0" w:color="auto"/>
            <w:left w:val="none" w:sz="0" w:space="0" w:color="auto"/>
            <w:bottom w:val="none" w:sz="0" w:space="0" w:color="auto"/>
            <w:right w:val="none" w:sz="0" w:space="0" w:color="auto"/>
          </w:divBdr>
        </w:div>
        <w:div w:id="534268853">
          <w:marLeft w:val="640"/>
          <w:marRight w:val="0"/>
          <w:marTop w:val="0"/>
          <w:marBottom w:val="0"/>
          <w:divBdr>
            <w:top w:val="none" w:sz="0" w:space="0" w:color="auto"/>
            <w:left w:val="none" w:sz="0" w:space="0" w:color="auto"/>
            <w:bottom w:val="none" w:sz="0" w:space="0" w:color="auto"/>
            <w:right w:val="none" w:sz="0" w:space="0" w:color="auto"/>
          </w:divBdr>
        </w:div>
        <w:div w:id="1495801696">
          <w:marLeft w:val="640"/>
          <w:marRight w:val="0"/>
          <w:marTop w:val="0"/>
          <w:marBottom w:val="0"/>
          <w:divBdr>
            <w:top w:val="none" w:sz="0" w:space="0" w:color="auto"/>
            <w:left w:val="none" w:sz="0" w:space="0" w:color="auto"/>
            <w:bottom w:val="none" w:sz="0" w:space="0" w:color="auto"/>
            <w:right w:val="none" w:sz="0" w:space="0" w:color="auto"/>
          </w:divBdr>
        </w:div>
        <w:div w:id="442767633">
          <w:marLeft w:val="640"/>
          <w:marRight w:val="0"/>
          <w:marTop w:val="0"/>
          <w:marBottom w:val="0"/>
          <w:divBdr>
            <w:top w:val="none" w:sz="0" w:space="0" w:color="auto"/>
            <w:left w:val="none" w:sz="0" w:space="0" w:color="auto"/>
            <w:bottom w:val="none" w:sz="0" w:space="0" w:color="auto"/>
            <w:right w:val="none" w:sz="0" w:space="0" w:color="auto"/>
          </w:divBdr>
        </w:div>
        <w:div w:id="1418287665">
          <w:marLeft w:val="640"/>
          <w:marRight w:val="0"/>
          <w:marTop w:val="0"/>
          <w:marBottom w:val="0"/>
          <w:divBdr>
            <w:top w:val="none" w:sz="0" w:space="0" w:color="auto"/>
            <w:left w:val="none" w:sz="0" w:space="0" w:color="auto"/>
            <w:bottom w:val="none" w:sz="0" w:space="0" w:color="auto"/>
            <w:right w:val="none" w:sz="0" w:space="0" w:color="auto"/>
          </w:divBdr>
        </w:div>
        <w:div w:id="1413548895">
          <w:marLeft w:val="640"/>
          <w:marRight w:val="0"/>
          <w:marTop w:val="0"/>
          <w:marBottom w:val="0"/>
          <w:divBdr>
            <w:top w:val="none" w:sz="0" w:space="0" w:color="auto"/>
            <w:left w:val="none" w:sz="0" w:space="0" w:color="auto"/>
            <w:bottom w:val="none" w:sz="0" w:space="0" w:color="auto"/>
            <w:right w:val="none" w:sz="0" w:space="0" w:color="auto"/>
          </w:divBdr>
        </w:div>
        <w:div w:id="1600065790">
          <w:marLeft w:val="640"/>
          <w:marRight w:val="0"/>
          <w:marTop w:val="0"/>
          <w:marBottom w:val="0"/>
          <w:divBdr>
            <w:top w:val="none" w:sz="0" w:space="0" w:color="auto"/>
            <w:left w:val="none" w:sz="0" w:space="0" w:color="auto"/>
            <w:bottom w:val="none" w:sz="0" w:space="0" w:color="auto"/>
            <w:right w:val="none" w:sz="0" w:space="0" w:color="auto"/>
          </w:divBdr>
        </w:div>
        <w:div w:id="1100880786">
          <w:marLeft w:val="640"/>
          <w:marRight w:val="0"/>
          <w:marTop w:val="0"/>
          <w:marBottom w:val="0"/>
          <w:divBdr>
            <w:top w:val="none" w:sz="0" w:space="0" w:color="auto"/>
            <w:left w:val="none" w:sz="0" w:space="0" w:color="auto"/>
            <w:bottom w:val="none" w:sz="0" w:space="0" w:color="auto"/>
            <w:right w:val="none" w:sz="0" w:space="0" w:color="auto"/>
          </w:divBdr>
        </w:div>
        <w:div w:id="542909682">
          <w:marLeft w:val="640"/>
          <w:marRight w:val="0"/>
          <w:marTop w:val="0"/>
          <w:marBottom w:val="0"/>
          <w:divBdr>
            <w:top w:val="none" w:sz="0" w:space="0" w:color="auto"/>
            <w:left w:val="none" w:sz="0" w:space="0" w:color="auto"/>
            <w:bottom w:val="none" w:sz="0" w:space="0" w:color="auto"/>
            <w:right w:val="none" w:sz="0" w:space="0" w:color="auto"/>
          </w:divBdr>
        </w:div>
        <w:div w:id="51389129">
          <w:marLeft w:val="640"/>
          <w:marRight w:val="0"/>
          <w:marTop w:val="0"/>
          <w:marBottom w:val="0"/>
          <w:divBdr>
            <w:top w:val="none" w:sz="0" w:space="0" w:color="auto"/>
            <w:left w:val="none" w:sz="0" w:space="0" w:color="auto"/>
            <w:bottom w:val="none" w:sz="0" w:space="0" w:color="auto"/>
            <w:right w:val="none" w:sz="0" w:space="0" w:color="auto"/>
          </w:divBdr>
        </w:div>
      </w:divsChild>
    </w:div>
    <w:div w:id="1832211245">
      <w:bodyDiv w:val="1"/>
      <w:marLeft w:val="0"/>
      <w:marRight w:val="0"/>
      <w:marTop w:val="0"/>
      <w:marBottom w:val="0"/>
      <w:divBdr>
        <w:top w:val="none" w:sz="0" w:space="0" w:color="auto"/>
        <w:left w:val="none" w:sz="0" w:space="0" w:color="auto"/>
        <w:bottom w:val="none" w:sz="0" w:space="0" w:color="auto"/>
        <w:right w:val="none" w:sz="0" w:space="0" w:color="auto"/>
      </w:divBdr>
      <w:divsChild>
        <w:div w:id="1406368315">
          <w:marLeft w:val="640"/>
          <w:marRight w:val="0"/>
          <w:marTop w:val="0"/>
          <w:marBottom w:val="0"/>
          <w:divBdr>
            <w:top w:val="none" w:sz="0" w:space="0" w:color="auto"/>
            <w:left w:val="none" w:sz="0" w:space="0" w:color="auto"/>
            <w:bottom w:val="none" w:sz="0" w:space="0" w:color="auto"/>
            <w:right w:val="none" w:sz="0" w:space="0" w:color="auto"/>
          </w:divBdr>
        </w:div>
        <w:div w:id="704644680">
          <w:marLeft w:val="640"/>
          <w:marRight w:val="0"/>
          <w:marTop w:val="0"/>
          <w:marBottom w:val="0"/>
          <w:divBdr>
            <w:top w:val="none" w:sz="0" w:space="0" w:color="auto"/>
            <w:left w:val="none" w:sz="0" w:space="0" w:color="auto"/>
            <w:bottom w:val="none" w:sz="0" w:space="0" w:color="auto"/>
            <w:right w:val="none" w:sz="0" w:space="0" w:color="auto"/>
          </w:divBdr>
        </w:div>
        <w:div w:id="836310762">
          <w:marLeft w:val="640"/>
          <w:marRight w:val="0"/>
          <w:marTop w:val="0"/>
          <w:marBottom w:val="0"/>
          <w:divBdr>
            <w:top w:val="none" w:sz="0" w:space="0" w:color="auto"/>
            <w:left w:val="none" w:sz="0" w:space="0" w:color="auto"/>
            <w:bottom w:val="none" w:sz="0" w:space="0" w:color="auto"/>
            <w:right w:val="none" w:sz="0" w:space="0" w:color="auto"/>
          </w:divBdr>
        </w:div>
        <w:div w:id="2020354945">
          <w:marLeft w:val="640"/>
          <w:marRight w:val="0"/>
          <w:marTop w:val="0"/>
          <w:marBottom w:val="0"/>
          <w:divBdr>
            <w:top w:val="none" w:sz="0" w:space="0" w:color="auto"/>
            <w:left w:val="none" w:sz="0" w:space="0" w:color="auto"/>
            <w:bottom w:val="none" w:sz="0" w:space="0" w:color="auto"/>
            <w:right w:val="none" w:sz="0" w:space="0" w:color="auto"/>
          </w:divBdr>
        </w:div>
        <w:div w:id="249313035">
          <w:marLeft w:val="640"/>
          <w:marRight w:val="0"/>
          <w:marTop w:val="0"/>
          <w:marBottom w:val="0"/>
          <w:divBdr>
            <w:top w:val="none" w:sz="0" w:space="0" w:color="auto"/>
            <w:left w:val="none" w:sz="0" w:space="0" w:color="auto"/>
            <w:bottom w:val="none" w:sz="0" w:space="0" w:color="auto"/>
            <w:right w:val="none" w:sz="0" w:space="0" w:color="auto"/>
          </w:divBdr>
        </w:div>
        <w:div w:id="1413698223">
          <w:marLeft w:val="640"/>
          <w:marRight w:val="0"/>
          <w:marTop w:val="0"/>
          <w:marBottom w:val="0"/>
          <w:divBdr>
            <w:top w:val="none" w:sz="0" w:space="0" w:color="auto"/>
            <w:left w:val="none" w:sz="0" w:space="0" w:color="auto"/>
            <w:bottom w:val="none" w:sz="0" w:space="0" w:color="auto"/>
            <w:right w:val="none" w:sz="0" w:space="0" w:color="auto"/>
          </w:divBdr>
        </w:div>
        <w:div w:id="35471025">
          <w:marLeft w:val="640"/>
          <w:marRight w:val="0"/>
          <w:marTop w:val="0"/>
          <w:marBottom w:val="0"/>
          <w:divBdr>
            <w:top w:val="none" w:sz="0" w:space="0" w:color="auto"/>
            <w:left w:val="none" w:sz="0" w:space="0" w:color="auto"/>
            <w:bottom w:val="none" w:sz="0" w:space="0" w:color="auto"/>
            <w:right w:val="none" w:sz="0" w:space="0" w:color="auto"/>
          </w:divBdr>
        </w:div>
        <w:div w:id="633602365">
          <w:marLeft w:val="640"/>
          <w:marRight w:val="0"/>
          <w:marTop w:val="0"/>
          <w:marBottom w:val="0"/>
          <w:divBdr>
            <w:top w:val="none" w:sz="0" w:space="0" w:color="auto"/>
            <w:left w:val="none" w:sz="0" w:space="0" w:color="auto"/>
            <w:bottom w:val="none" w:sz="0" w:space="0" w:color="auto"/>
            <w:right w:val="none" w:sz="0" w:space="0" w:color="auto"/>
          </w:divBdr>
        </w:div>
        <w:div w:id="2072118044">
          <w:marLeft w:val="640"/>
          <w:marRight w:val="0"/>
          <w:marTop w:val="0"/>
          <w:marBottom w:val="0"/>
          <w:divBdr>
            <w:top w:val="none" w:sz="0" w:space="0" w:color="auto"/>
            <w:left w:val="none" w:sz="0" w:space="0" w:color="auto"/>
            <w:bottom w:val="none" w:sz="0" w:space="0" w:color="auto"/>
            <w:right w:val="none" w:sz="0" w:space="0" w:color="auto"/>
          </w:divBdr>
        </w:div>
        <w:div w:id="477721131">
          <w:marLeft w:val="640"/>
          <w:marRight w:val="0"/>
          <w:marTop w:val="0"/>
          <w:marBottom w:val="0"/>
          <w:divBdr>
            <w:top w:val="none" w:sz="0" w:space="0" w:color="auto"/>
            <w:left w:val="none" w:sz="0" w:space="0" w:color="auto"/>
            <w:bottom w:val="none" w:sz="0" w:space="0" w:color="auto"/>
            <w:right w:val="none" w:sz="0" w:space="0" w:color="auto"/>
          </w:divBdr>
        </w:div>
        <w:div w:id="36049238">
          <w:marLeft w:val="640"/>
          <w:marRight w:val="0"/>
          <w:marTop w:val="0"/>
          <w:marBottom w:val="0"/>
          <w:divBdr>
            <w:top w:val="none" w:sz="0" w:space="0" w:color="auto"/>
            <w:left w:val="none" w:sz="0" w:space="0" w:color="auto"/>
            <w:bottom w:val="none" w:sz="0" w:space="0" w:color="auto"/>
            <w:right w:val="none" w:sz="0" w:space="0" w:color="auto"/>
          </w:divBdr>
        </w:div>
        <w:div w:id="1228956617">
          <w:marLeft w:val="640"/>
          <w:marRight w:val="0"/>
          <w:marTop w:val="0"/>
          <w:marBottom w:val="0"/>
          <w:divBdr>
            <w:top w:val="none" w:sz="0" w:space="0" w:color="auto"/>
            <w:left w:val="none" w:sz="0" w:space="0" w:color="auto"/>
            <w:bottom w:val="none" w:sz="0" w:space="0" w:color="auto"/>
            <w:right w:val="none" w:sz="0" w:space="0" w:color="auto"/>
          </w:divBdr>
        </w:div>
        <w:div w:id="553349377">
          <w:marLeft w:val="640"/>
          <w:marRight w:val="0"/>
          <w:marTop w:val="0"/>
          <w:marBottom w:val="0"/>
          <w:divBdr>
            <w:top w:val="none" w:sz="0" w:space="0" w:color="auto"/>
            <w:left w:val="none" w:sz="0" w:space="0" w:color="auto"/>
            <w:bottom w:val="none" w:sz="0" w:space="0" w:color="auto"/>
            <w:right w:val="none" w:sz="0" w:space="0" w:color="auto"/>
          </w:divBdr>
        </w:div>
        <w:div w:id="1064140749">
          <w:marLeft w:val="640"/>
          <w:marRight w:val="0"/>
          <w:marTop w:val="0"/>
          <w:marBottom w:val="0"/>
          <w:divBdr>
            <w:top w:val="none" w:sz="0" w:space="0" w:color="auto"/>
            <w:left w:val="none" w:sz="0" w:space="0" w:color="auto"/>
            <w:bottom w:val="none" w:sz="0" w:space="0" w:color="auto"/>
            <w:right w:val="none" w:sz="0" w:space="0" w:color="auto"/>
          </w:divBdr>
        </w:div>
        <w:div w:id="703753580">
          <w:marLeft w:val="640"/>
          <w:marRight w:val="0"/>
          <w:marTop w:val="0"/>
          <w:marBottom w:val="0"/>
          <w:divBdr>
            <w:top w:val="none" w:sz="0" w:space="0" w:color="auto"/>
            <w:left w:val="none" w:sz="0" w:space="0" w:color="auto"/>
            <w:bottom w:val="none" w:sz="0" w:space="0" w:color="auto"/>
            <w:right w:val="none" w:sz="0" w:space="0" w:color="auto"/>
          </w:divBdr>
        </w:div>
        <w:div w:id="2141537205">
          <w:marLeft w:val="640"/>
          <w:marRight w:val="0"/>
          <w:marTop w:val="0"/>
          <w:marBottom w:val="0"/>
          <w:divBdr>
            <w:top w:val="none" w:sz="0" w:space="0" w:color="auto"/>
            <w:left w:val="none" w:sz="0" w:space="0" w:color="auto"/>
            <w:bottom w:val="none" w:sz="0" w:space="0" w:color="auto"/>
            <w:right w:val="none" w:sz="0" w:space="0" w:color="auto"/>
          </w:divBdr>
        </w:div>
        <w:div w:id="1154562093">
          <w:marLeft w:val="640"/>
          <w:marRight w:val="0"/>
          <w:marTop w:val="0"/>
          <w:marBottom w:val="0"/>
          <w:divBdr>
            <w:top w:val="none" w:sz="0" w:space="0" w:color="auto"/>
            <w:left w:val="none" w:sz="0" w:space="0" w:color="auto"/>
            <w:bottom w:val="none" w:sz="0" w:space="0" w:color="auto"/>
            <w:right w:val="none" w:sz="0" w:space="0" w:color="auto"/>
          </w:divBdr>
        </w:div>
        <w:div w:id="1298300184">
          <w:marLeft w:val="640"/>
          <w:marRight w:val="0"/>
          <w:marTop w:val="0"/>
          <w:marBottom w:val="0"/>
          <w:divBdr>
            <w:top w:val="none" w:sz="0" w:space="0" w:color="auto"/>
            <w:left w:val="none" w:sz="0" w:space="0" w:color="auto"/>
            <w:bottom w:val="none" w:sz="0" w:space="0" w:color="auto"/>
            <w:right w:val="none" w:sz="0" w:space="0" w:color="auto"/>
          </w:divBdr>
        </w:div>
        <w:div w:id="1511994260">
          <w:marLeft w:val="640"/>
          <w:marRight w:val="0"/>
          <w:marTop w:val="0"/>
          <w:marBottom w:val="0"/>
          <w:divBdr>
            <w:top w:val="none" w:sz="0" w:space="0" w:color="auto"/>
            <w:left w:val="none" w:sz="0" w:space="0" w:color="auto"/>
            <w:bottom w:val="none" w:sz="0" w:space="0" w:color="auto"/>
            <w:right w:val="none" w:sz="0" w:space="0" w:color="auto"/>
          </w:divBdr>
        </w:div>
        <w:div w:id="1372994408">
          <w:marLeft w:val="640"/>
          <w:marRight w:val="0"/>
          <w:marTop w:val="0"/>
          <w:marBottom w:val="0"/>
          <w:divBdr>
            <w:top w:val="none" w:sz="0" w:space="0" w:color="auto"/>
            <w:left w:val="none" w:sz="0" w:space="0" w:color="auto"/>
            <w:bottom w:val="none" w:sz="0" w:space="0" w:color="auto"/>
            <w:right w:val="none" w:sz="0" w:space="0" w:color="auto"/>
          </w:divBdr>
        </w:div>
        <w:div w:id="414478856">
          <w:marLeft w:val="640"/>
          <w:marRight w:val="0"/>
          <w:marTop w:val="0"/>
          <w:marBottom w:val="0"/>
          <w:divBdr>
            <w:top w:val="none" w:sz="0" w:space="0" w:color="auto"/>
            <w:left w:val="none" w:sz="0" w:space="0" w:color="auto"/>
            <w:bottom w:val="none" w:sz="0" w:space="0" w:color="auto"/>
            <w:right w:val="none" w:sz="0" w:space="0" w:color="auto"/>
          </w:divBdr>
        </w:div>
        <w:div w:id="956182250">
          <w:marLeft w:val="640"/>
          <w:marRight w:val="0"/>
          <w:marTop w:val="0"/>
          <w:marBottom w:val="0"/>
          <w:divBdr>
            <w:top w:val="none" w:sz="0" w:space="0" w:color="auto"/>
            <w:left w:val="none" w:sz="0" w:space="0" w:color="auto"/>
            <w:bottom w:val="none" w:sz="0" w:space="0" w:color="auto"/>
            <w:right w:val="none" w:sz="0" w:space="0" w:color="auto"/>
          </w:divBdr>
        </w:div>
        <w:div w:id="354813647">
          <w:marLeft w:val="640"/>
          <w:marRight w:val="0"/>
          <w:marTop w:val="0"/>
          <w:marBottom w:val="0"/>
          <w:divBdr>
            <w:top w:val="none" w:sz="0" w:space="0" w:color="auto"/>
            <w:left w:val="none" w:sz="0" w:space="0" w:color="auto"/>
            <w:bottom w:val="none" w:sz="0" w:space="0" w:color="auto"/>
            <w:right w:val="none" w:sz="0" w:space="0" w:color="auto"/>
          </w:divBdr>
        </w:div>
        <w:div w:id="1841919585">
          <w:marLeft w:val="640"/>
          <w:marRight w:val="0"/>
          <w:marTop w:val="0"/>
          <w:marBottom w:val="0"/>
          <w:divBdr>
            <w:top w:val="none" w:sz="0" w:space="0" w:color="auto"/>
            <w:left w:val="none" w:sz="0" w:space="0" w:color="auto"/>
            <w:bottom w:val="none" w:sz="0" w:space="0" w:color="auto"/>
            <w:right w:val="none" w:sz="0" w:space="0" w:color="auto"/>
          </w:divBdr>
        </w:div>
        <w:div w:id="1544639433">
          <w:marLeft w:val="640"/>
          <w:marRight w:val="0"/>
          <w:marTop w:val="0"/>
          <w:marBottom w:val="0"/>
          <w:divBdr>
            <w:top w:val="none" w:sz="0" w:space="0" w:color="auto"/>
            <w:left w:val="none" w:sz="0" w:space="0" w:color="auto"/>
            <w:bottom w:val="none" w:sz="0" w:space="0" w:color="auto"/>
            <w:right w:val="none" w:sz="0" w:space="0" w:color="auto"/>
          </w:divBdr>
        </w:div>
        <w:div w:id="1173454700">
          <w:marLeft w:val="640"/>
          <w:marRight w:val="0"/>
          <w:marTop w:val="0"/>
          <w:marBottom w:val="0"/>
          <w:divBdr>
            <w:top w:val="none" w:sz="0" w:space="0" w:color="auto"/>
            <w:left w:val="none" w:sz="0" w:space="0" w:color="auto"/>
            <w:bottom w:val="none" w:sz="0" w:space="0" w:color="auto"/>
            <w:right w:val="none" w:sz="0" w:space="0" w:color="auto"/>
          </w:divBdr>
        </w:div>
        <w:div w:id="261694238">
          <w:marLeft w:val="640"/>
          <w:marRight w:val="0"/>
          <w:marTop w:val="0"/>
          <w:marBottom w:val="0"/>
          <w:divBdr>
            <w:top w:val="none" w:sz="0" w:space="0" w:color="auto"/>
            <w:left w:val="none" w:sz="0" w:space="0" w:color="auto"/>
            <w:bottom w:val="none" w:sz="0" w:space="0" w:color="auto"/>
            <w:right w:val="none" w:sz="0" w:space="0" w:color="auto"/>
          </w:divBdr>
        </w:div>
      </w:divsChild>
    </w:div>
    <w:div w:id="1856259889">
      <w:bodyDiv w:val="1"/>
      <w:marLeft w:val="0"/>
      <w:marRight w:val="0"/>
      <w:marTop w:val="0"/>
      <w:marBottom w:val="0"/>
      <w:divBdr>
        <w:top w:val="none" w:sz="0" w:space="0" w:color="auto"/>
        <w:left w:val="none" w:sz="0" w:space="0" w:color="auto"/>
        <w:bottom w:val="none" w:sz="0" w:space="0" w:color="auto"/>
        <w:right w:val="none" w:sz="0" w:space="0" w:color="auto"/>
      </w:divBdr>
      <w:divsChild>
        <w:div w:id="2079937134">
          <w:marLeft w:val="0"/>
          <w:marRight w:val="0"/>
          <w:marTop w:val="0"/>
          <w:marBottom w:val="0"/>
          <w:divBdr>
            <w:top w:val="none" w:sz="0" w:space="0" w:color="auto"/>
            <w:left w:val="none" w:sz="0" w:space="0" w:color="auto"/>
            <w:bottom w:val="none" w:sz="0" w:space="0" w:color="auto"/>
            <w:right w:val="none" w:sz="0" w:space="0" w:color="auto"/>
          </w:divBdr>
        </w:div>
      </w:divsChild>
    </w:div>
    <w:div w:id="1863471151">
      <w:bodyDiv w:val="1"/>
      <w:marLeft w:val="0"/>
      <w:marRight w:val="0"/>
      <w:marTop w:val="0"/>
      <w:marBottom w:val="0"/>
      <w:divBdr>
        <w:top w:val="none" w:sz="0" w:space="0" w:color="auto"/>
        <w:left w:val="none" w:sz="0" w:space="0" w:color="auto"/>
        <w:bottom w:val="none" w:sz="0" w:space="0" w:color="auto"/>
        <w:right w:val="none" w:sz="0" w:space="0" w:color="auto"/>
      </w:divBdr>
      <w:divsChild>
        <w:div w:id="772821889">
          <w:marLeft w:val="640"/>
          <w:marRight w:val="0"/>
          <w:marTop w:val="0"/>
          <w:marBottom w:val="0"/>
          <w:divBdr>
            <w:top w:val="none" w:sz="0" w:space="0" w:color="auto"/>
            <w:left w:val="none" w:sz="0" w:space="0" w:color="auto"/>
            <w:bottom w:val="none" w:sz="0" w:space="0" w:color="auto"/>
            <w:right w:val="none" w:sz="0" w:space="0" w:color="auto"/>
          </w:divBdr>
        </w:div>
        <w:div w:id="807475942">
          <w:marLeft w:val="640"/>
          <w:marRight w:val="0"/>
          <w:marTop w:val="0"/>
          <w:marBottom w:val="0"/>
          <w:divBdr>
            <w:top w:val="none" w:sz="0" w:space="0" w:color="auto"/>
            <w:left w:val="none" w:sz="0" w:space="0" w:color="auto"/>
            <w:bottom w:val="none" w:sz="0" w:space="0" w:color="auto"/>
            <w:right w:val="none" w:sz="0" w:space="0" w:color="auto"/>
          </w:divBdr>
        </w:div>
        <w:div w:id="677461171">
          <w:marLeft w:val="640"/>
          <w:marRight w:val="0"/>
          <w:marTop w:val="0"/>
          <w:marBottom w:val="0"/>
          <w:divBdr>
            <w:top w:val="none" w:sz="0" w:space="0" w:color="auto"/>
            <w:left w:val="none" w:sz="0" w:space="0" w:color="auto"/>
            <w:bottom w:val="none" w:sz="0" w:space="0" w:color="auto"/>
            <w:right w:val="none" w:sz="0" w:space="0" w:color="auto"/>
          </w:divBdr>
        </w:div>
        <w:div w:id="1182429059">
          <w:marLeft w:val="640"/>
          <w:marRight w:val="0"/>
          <w:marTop w:val="0"/>
          <w:marBottom w:val="0"/>
          <w:divBdr>
            <w:top w:val="none" w:sz="0" w:space="0" w:color="auto"/>
            <w:left w:val="none" w:sz="0" w:space="0" w:color="auto"/>
            <w:bottom w:val="none" w:sz="0" w:space="0" w:color="auto"/>
            <w:right w:val="none" w:sz="0" w:space="0" w:color="auto"/>
          </w:divBdr>
        </w:div>
        <w:div w:id="1243761792">
          <w:marLeft w:val="640"/>
          <w:marRight w:val="0"/>
          <w:marTop w:val="0"/>
          <w:marBottom w:val="0"/>
          <w:divBdr>
            <w:top w:val="none" w:sz="0" w:space="0" w:color="auto"/>
            <w:left w:val="none" w:sz="0" w:space="0" w:color="auto"/>
            <w:bottom w:val="none" w:sz="0" w:space="0" w:color="auto"/>
            <w:right w:val="none" w:sz="0" w:space="0" w:color="auto"/>
          </w:divBdr>
        </w:div>
        <w:div w:id="50622792">
          <w:marLeft w:val="640"/>
          <w:marRight w:val="0"/>
          <w:marTop w:val="0"/>
          <w:marBottom w:val="0"/>
          <w:divBdr>
            <w:top w:val="none" w:sz="0" w:space="0" w:color="auto"/>
            <w:left w:val="none" w:sz="0" w:space="0" w:color="auto"/>
            <w:bottom w:val="none" w:sz="0" w:space="0" w:color="auto"/>
            <w:right w:val="none" w:sz="0" w:space="0" w:color="auto"/>
          </w:divBdr>
        </w:div>
        <w:div w:id="1079592414">
          <w:marLeft w:val="640"/>
          <w:marRight w:val="0"/>
          <w:marTop w:val="0"/>
          <w:marBottom w:val="0"/>
          <w:divBdr>
            <w:top w:val="none" w:sz="0" w:space="0" w:color="auto"/>
            <w:left w:val="none" w:sz="0" w:space="0" w:color="auto"/>
            <w:bottom w:val="none" w:sz="0" w:space="0" w:color="auto"/>
            <w:right w:val="none" w:sz="0" w:space="0" w:color="auto"/>
          </w:divBdr>
        </w:div>
        <w:div w:id="1410032845">
          <w:marLeft w:val="640"/>
          <w:marRight w:val="0"/>
          <w:marTop w:val="0"/>
          <w:marBottom w:val="0"/>
          <w:divBdr>
            <w:top w:val="none" w:sz="0" w:space="0" w:color="auto"/>
            <w:left w:val="none" w:sz="0" w:space="0" w:color="auto"/>
            <w:bottom w:val="none" w:sz="0" w:space="0" w:color="auto"/>
            <w:right w:val="none" w:sz="0" w:space="0" w:color="auto"/>
          </w:divBdr>
        </w:div>
        <w:div w:id="841167140">
          <w:marLeft w:val="640"/>
          <w:marRight w:val="0"/>
          <w:marTop w:val="0"/>
          <w:marBottom w:val="0"/>
          <w:divBdr>
            <w:top w:val="none" w:sz="0" w:space="0" w:color="auto"/>
            <w:left w:val="none" w:sz="0" w:space="0" w:color="auto"/>
            <w:bottom w:val="none" w:sz="0" w:space="0" w:color="auto"/>
            <w:right w:val="none" w:sz="0" w:space="0" w:color="auto"/>
          </w:divBdr>
        </w:div>
        <w:div w:id="1256865196">
          <w:marLeft w:val="640"/>
          <w:marRight w:val="0"/>
          <w:marTop w:val="0"/>
          <w:marBottom w:val="0"/>
          <w:divBdr>
            <w:top w:val="none" w:sz="0" w:space="0" w:color="auto"/>
            <w:left w:val="none" w:sz="0" w:space="0" w:color="auto"/>
            <w:bottom w:val="none" w:sz="0" w:space="0" w:color="auto"/>
            <w:right w:val="none" w:sz="0" w:space="0" w:color="auto"/>
          </w:divBdr>
        </w:div>
        <w:div w:id="1813449569">
          <w:marLeft w:val="640"/>
          <w:marRight w:val="0"/>
          <w:marTop w:val="0"/>
          <w:marBottom w:val="0"/>
          <w:divBdr>
            <w:top w:val="none" w:sz="0" w:space="0" w:color="auto"/>
            <w:left w:val="none" w:sz="0" w:space="0" w:color="auto"/>
            <w:bottom w:val="none" w:sz="0" w:space="0" w:color="auto"/>
            <w:right w:val="none" w:sz="0" w:space="0" w:color="auto"/>
          </w:divBdr>
        </w:div>
        <w:div w:id="1576432213">
          <w:marLeft w:val="640"/>
          <w:marRight w:val="0"/>
          <w:marTop w:val="0"/>
          <w:marBottom w:val="0"/>
          <w:divBdr>
            <w:top w:val="none" w:sz="0" w:space="0" w:color="auto"/>
            <w:left w:val="none" w:sz="0" w:space="0" w:color="auto"/>
            <w:bottom w:val="none" w:sz="0" w:space="0" w:color="auto"/>
            <w:right w:val="none" w:sz="0" w:space="0" w:color="auto"/>
          </w:divBdr>
        </w:div>
        <w:div w:id="1205872832">
          <w:marLeft w:val="640"/>
          <w:marRight w:val="0"/>
          <w:marTop w:val="0"/>
          <w:marBottom w:val="0"/>
          <w:divBdr>
            <w:top w:val="none" w:sz="0" w:space="0" w:color="auto"/>
            <w:left w:val="none" w:sz="0" w:space="0" w:color="auto"/>
            <w:bottom w:val="none" w:sz="0" w:space="0" w:color="auto"/>
            <w:right w:val="none" w:sz="0" w:space="0" w:color="auto"/>
          </w:divBdr>
        </w:div>
        <w:div w:id="913734807">
          <w:marLeft w:val="640"/>
          <w:marRight w:val="0"/>
          <w:marTop w:val="0"/>
          <w:marBottom w:val="0"/>
          <w:divBdr>
            <w:top w:val="none" w:sz="0" w:space="0" w:color="auto"/>
            <w:left w:val="none" w:sz="0" w:space="0" w:color="auto"/>
            <w:bottom w:val="none" w:sz="0" w:space="0" w:color="auto"/>
            <w:right w:val="none" w:sz="0" w:space="0" w:color="auto"/>
          </w:divBdr>
        </w:div>
        <w:div w:id="1954167999">
          <w:marLeft w:val="640"/>
          <w:marRight w:val="0"/>
          <w:marTop w:val="0"/>
          <w:marBottom w:val="0"/>
          <w:divBdr>
            <w:top w:val="none" w:sz="0" w:space="0" w:color="auto"/>
            <w:left w:val="none" w:sz="0" w:space="0" w:color="auto"/>
            <w:bottom w:val="none" w:sz="0" w:space="0" w:color="auto"/>
            <w:right w:val="none" w:sz="0" w:space="0" w:color="auto"/>
          </w:divBdr>
        </w:div>
        <w:div w:id="2099984974">
          <w:marLeft w:val="640"/>
          <w:marRight w:val="0"/>
          <w:marTop w:val="0"/>
          <w:marBottom w:val="0"/>
          <w:divBdr>
            <w:top w:val="none" w:sz="0" w:space="0" w:color="auto"/>
            <w:left w:val="none" w:sz="0" w:space="0" w:color="auto"/>
            <w:bottom w:val="none" w:sz="0" w:space="0" w:color="auto"/>
            <w:right w:val="none" w:sz="0" w:space="0" w:color="auto"/>
          </w:divBdr>
        </w:div>
        <w:div w:id="312375992">
          <w:marLeft w:val="640"/>
          <w:marRight w:val="0"/>
          <w:marTop w:val="0"/>
          <w:marBottom w:val="0"/>
          <w:divBdr>
            <w:top w:val="none" w:sz="0" w:space="0" w:color="auto"/>
            <w:left w:val="none" w:sz="0" w:space="0" w:color="auto"/>
            <w:bottom w:val="none" w:sz="0" w:space="0" w:color="auto"/>
            <w:right w:val="none" w:sz="0" w:space="0" w:color="auto"/>
          </w:divBdr>
        </w:div>
        <w:div w:id="1836802103">
          <w:marLeft w:val="640"/>
          <w:marRight w:val="0"/>
          <w:marTop w:val="0"/>
          <w:marBottom w:val="0"/>
          <w:divBdr>
            <w:top w:val="none" w:sz="0" w:space="0" w:color="auto"/>
            <w:left w:val="none" w:sz="0" w:space="0" w:color="auto"/>
            <w:bottom w:val="none" w:sz="0" w:space="0" w:color="auto"/>
            <w:right w:val="none" w:sz="0" w:space="0" w:color="auto"/>
          </w:divBdr>
        </w:div>
        <w:div w:id="2128697427">
          <w:marLeft w:val="640"/>
          <w:marRight w:val="0"/>
          <w:marTop w:val="0"/>
          <w:marBottom w:val="0"/>
          <w:divBdr>
            <w:top w:val="none" w:sz="0" w:space="0" w:color="auto"/>
            <w:left w:val="none" w:sz="0" w:space="0" w:color="auto"/>
            <w:bottom w:val="none" w:sz="0" w:space="0" w:color="auto"/>
            <w:right w:val="none" w:sz="0" w:space="0" w:color="auto"/>
          </w:divBdr>
        </w:div>
        <w:div w:id="971864947">
          <w:marLeft w:val="640"/>
          <w:marRight w:val="0"/>
          <w:marTop w:val="0"/>
          <w:marBottom w:val="0"/>
          <w:divBdr>
            <w:top w:val="none" w:sz="0" w:space="0" w:color="auto"/>
            <w:left w:val="none" w:sz="0" w:space="0" w:color="auto"/>
            <w:bottom w:val="none" w:sz="0" w:space="0" w:color="auto"/>
            <w:right w:val="none" w:sz="0" w:space="0" w:color="auto"/>
          </w:divBdr>
        </w:div>
        <w:div w:id="389035108">
          <w:marLeft w:val="640"/>
          <w:marRight w:val="0"/>
          <w:marTop w:val="0"/>
          <w:marBottom w:val="0"/>
          <w:divBdr>
            <w:top w:val="none" w:sz="0" w:space="0" w:color="auto"/>
            <w:left w:val="none" w:sz="0" w:space="0" w:color="auto"/>
            <w:bottom w:val="none" w:sz="0" w:space="0" w:color="auto"/>
            <w:right w:val="none" w:sz="0" w:space="0" w:color="auto"/>
          </w:divBdr>
        </w:div>
        <w:div w:id="743912316">
          <w:marLeft w:val="640"/>
          <w:marRight w:val="0"/>
          <w:marTop w:val="0"/>
          <w:marBottom w:val="0"/>
          <w:divBdr>
            <w:top w:val="none" w:sz="0" w:space="0" w:color="auto"/>
            <w:left w:val="none" w:sz="0" w:space="0" w:color="auto"/>
            <w:bottom w:val="none" w:sz="0" w:space="0" w:color="auto"/>
            <w:right w:val="none" w:sz="0" w:space="0" w:color="auto"/>
          </w:divBdr>
        </w:div>
        <w:div w:id="328218207">
          <w:marLeft w:val="640"/>
          <w:marRight w:val="0"/>
          <w:marTop w:val="0"/>
          <w:marBottom w:val="0"/>
          <w:divBdr>
            <w:top w:val="none" w:sz="0" w:space="0" w:color="auto"/>
            <w:left w:val="none" w:sz="0" w:space="0" w:color="auto"/>
            <w:bottom w:val="none" w:sz="0" w:space="0" w:color="auto"/>
            <w:right w:val="none" w:sz="0" w:space="0" w:color="auto"/>
          </w:divBdr>
        </w:div>
        <w:div w:id="1300648237">
          <w:marLeft w:val="640"/>
          <w:marRight w:val="0"/>
          <w:marTop w:val="0"/>
          <w:marBottom w:val="0"/>
          <w:divBdr>
            <w:top w:val="none" w:sz="0" w:space="0" w:color="auto"/>
            <w:left w:val="none" w:sz="0" w:space="0" w:color="auto"/>
            <w:bottom w:val="none" w:sz="0" w:space="0" w:color="auto"/>
            <w:right w:val="none" w:sz="0" w:space="0" w:color="auto"/>
          </w:divBdr>
        </w:div>
        <w:div w:id="1040281025">
          <w:marLeft w:val="640"/>
          <w:marRight w:val="0"/>
          <w:marTop w:val="0"/>
          <w:marBottom w:val="0"/>
          <w:divBdr>
            <w:top w:val="none" w:sz="0" w:space="0" w:color="auto"/>
            <w:left w:val="none" w:sz="0" w:space="0" w:color="auto"/>
            <w:bottom w:val="none" w:sz="0" w:space="0" w:color="auto"/>
            <w:right w:val="none" w:sz="0" w:space="0" w:color="auto"/>
          </w:divBdr>
        </w:div>
        <w:div w:id="174194728">
          <w:marLeft w:val="640"/>
          <w:marRight w:val="0"/>
          <w:marTop w:val="0"/>
          <w:marBottom w:val="0"/>
          <w:divBdr>
            <w:top w:val="none" w:sz="0" w:space="0" w:color="auto"/>
            <w:left w:val="none" w:sz="0" w:space="0" w:color="auto"/>
            <w:bottom w:val="none" w:sz="0" w:space="0" w:color="auto"/>
            <w:right w:val="none" w:sz="0" w:space="0" w:color="auto"/>
          </w:divBdr>
        </w:div>
        <w:div w:id="1668678028">
          <w:marLeft w:val="640"/>
          <w:marRight w:val="0"/>
          <w:marTop w:val="0"/>
          <w:marBottom w:val="0"/>
          <w:divBdr>
            <w:top w:val="none" w:sz="0" w:space="0" w:color="auto"/>
            <w:left w:val="none" w:sz="0" w:space="0" w:color="auto"/>
            <w:bottom w:val="none" w:sz="0" w:space="0" w:color="auto"/>
            <w:right w:val="none" w:sz="0" w:space="0" w:color="auto"/>
          </w:divBdr>
        </w:div>
        <w:div w:id="1148597204">
          <w:marLeft w:val="640"/>
          <w:marRight w:val="0"/>
          <w:marTop w:val="0"/>
          <w:marBottom w:val="0"/>
          <w:divBdr>
            <w:top w:val="none" w:sz="0" w:space="0" w:color="auto"/>
            <w:left w:val="none" w:sz="0" w:space="0" w:color="auto"/>
            <w:bottom w:val="none" w:sz="0" w:space="0" w:color="auto"/>
            <w:right w:val="none" w:sz="0" w:space="0" w:color="auto"/>
          </w:divBdr>
        </w:div>
        <w:div w:id="202862127">
          <w:marLeft w:val="640"/>
          <w:marRight w:val="0"/>
          <w:marTop w:val="0"/>
          <w:marBottom w:val="0"/>
          <w:divBdr>
            <w:top w:val="none" w:sz="0" w:space="0" w:color="auto"/>
            <w:left w:val="none" w:sz="0" w:space="0" w:color="auto"/>
            <w:bottom w:val="none" w:sz="0" w:space="0" w:color="auto"/>
            <w:right w:val="none" w:sz="0" w:space="0" w:color="auto"/>
          </w:divBdr>
        </w:div>
        <w:div w:id="1517691532">
          <w:marLeft w:val="640"/>
          <w:marRight w:val="0"/>
          <w:marTop w:val="0"/>
          <w:marBottom w:val="0"/>
          <w:divBdr>
            <w:top w:val="none" w:sz="0" w:space="0" w:color="auto"/>
            <w:left w:val="none" w:sz="0" w:space="0" w:color="auto"/>
            <w:bottom w:val="none" w:sz="0" w:space="0" w:color="auto"/>
            <w:right w:val="none" w:sz="0" w:space="0" w:color="auto"/>
          </w:divBdr>
        </w:div>
        <w:div w:id="24599720">
          <w:marLeft w:val="640"/>
          <w:marRight w:val="0"/>
          <w:marTop w:val="0"/>
          <w:marBottom w:val="0"/>
          <w:divBdr>
            <w:top w:val="none" w:sz="0" w:space="0" w:color="auto"/>
            <w:left w:val="none" w:sz="0" w:space="0" w:color="auto"/>
            <w:bottom w:val="none" w:sz="0" w:space="0" w:color="auto"/>
            <w:right w:val="none" w:sz="0" w:space="0" w:color="auto"/>
          </w:divBdr>
        </w:div>
        <w:div w:id="1162085529">
          <w:marLeft w:val="640"/>
          <w:marRight w:val="0"/>
          <w:marTop w:val="0"/>
          <w:marBottom w:val="0"/>
          <w:divBdr>
            <w:top w:val="none" w:sz="0" w:space="0" w:color="auto"/>
            <w:left w:val="none" w:sz="0" w:space="0" w:color="auto"/>
            <w:bottom w:val="none" w:sz="0" w:space="0" w:color="auto"/>
            <w:right w:val="none" w:sz="0" w:space="0" w:color="auto"/>
          </w:divBdr>
        </w:div>
      </w:divsChild>
    </w:div>
    <w:div w:id="1867018228">
      <w:bodyDiv w:val="1"/>
      <w:marLeft w:val="0"/>
      <w:marRight w:val="0"/>
      <w:marTop w:val="0"/>
      <w:marBottom w:val="0"/>
      <w:divBdr>
        <w:top w:val="none" w:sz="0" w:space="0" w:color="auto"/>
        <w:left w:val="none" w:sz="0" w:space="0" w:color="auto"/>
        <w:bottom w:val="none" w:sz="0" w:space="0" w:color="auto"/>
        <w:right w:val="none" w:sz="0" w:space="0" w:color="auto"/>
      </w:divBdr>
      <w:divsChild>
        <w:div w:id="1673726879">
          <w:marLeft w:val="0"/>
          <w:marRight w:val="0"/>
          <w:marTop w:val="0"/>
          <w:marBottom w:val="0"/>
          <w:divBdr>
            <w:top w:val="none" w:sz="0" w:space="0" w:color="auto"/>
            <w:left w:val="none" w:sz="0" w:space="0" w:color="auto"/>
            <w:bottom w:val="none" w:sz="0" w:space="0" w:color="auto"/>
            <w:right w:val="none" w:sz="0" w:space="0" w:color="auto"/>
          </w:divBdr>
        </w:div>
      </w:divsChild>
    </w:div>
    <w:div w:id="1877548136">
      <w:bodyDiv w:val="1"/>
      <w:marLeft w:val="0"/>
      <w:marRight w:val="0"/>
      <w:marTop w:val="0"/>
      <w:marBottom w:val="0"/>
      <w:divBdr>
        <w:top w:val="none" w:sz="0" w:space="0" w:color="auto"/>
        <w:left w:val="none" w:sz="0" w:space="0" w:color="auto"/>
        <w:bottom w:val="none" w:sz="0" w:space="0" w:color="auto"/>
        <w:right w:val="none" w:sz="0" w:space="0" w:color="auto"/>
      </w:divBdr>
      <w:divsChild>
        <w:div w:id="738017551">
          <w:marLeft w:val="0"/>
          <w:marRight w:val="0"/>
          <w:marTop w:val="0"/>
          <w:marBottom w:val="0"/>
          <w:divBdr>
            <w:top w:val="none" w:sz="0" w:space="0" w:color="auto"/>
            <w:left w:val="none" w:sz="0" w:space="0" w:color="auto"/>
            <w:bottom w:val="none" w:sz="0" w:space="0" w:color="auto"/>
            <w:right w:val="none" w:sz="0" w:space="0" w:color="auto"/>
          </w:divBdr>
        </w:div>
        <w:div w:id="1253516588">
          <w:marLeft w:val="0"/>
          <w:marRight w:val="0"/>
          <w:marTop w:val="0"/>
          <w:marBottom w:val="0"/>
          <w:divBdr>
            <w:top w:val="none" w:sz="0" w:space="0" w:color="auto"/>
            <w:left w:val="none" w:sz="0" w:space="0" w:color="auto"/>
            <w:bottom w:val="none" w:sz="0" w:space="0" w:color="auto"/>
            <w:right w:val="none" w:sz="0" w:space="0" w:color="auto"/>
          </w:divBdr>
        </w:div>
      </w:divsChild>
    </w:div>
    <w:div w:id="1887332498">
      <w:bodyDiv w:val="1"/>
      <w:marLeft w:val="0"/>
      <w:marRight w:val="0"/>
      <w:marTop w:val="0"/>
      <w:marBottom w:val="0"/>
      <w:divBdr>
        <w:top w:val="none" w:sz="0" w:space="0" w:color="auto"/>
        <w:left w:val="none" w:sz="0" w:space="0" w:color="auto"/>
        <w:bottom w:val="none" w:sz="0" w:space="0" w:color="auto"/>
        <w:right w:val="none" w:sz="0" w:space="0" w:color="auto"/>
      </w:divBdr>
    </w:div>
    <w:div w:id="1898780251">
      <w:bodyDiv w:val="1"/>
      <w:marLeft w:val="0"/>
      <w:marRight w:val="0"/>
      <w:marTop w:val="0"/>
      <w:marBottom w:val="0"/>
      <w:divBdr>
        <w:top w:val="none" w:sz="0" w:space="0" w:color="auto"/>
        <w:left w:val="none" w:sz="0" w:space="0" w:color="auto"/>
        <w:bottom w:val="none" w:sz="0" w:space="0" w:color="auto"/>
        <w:right w:val="none" w:sz="0" w:space="0" w:color="auto"/>
      </w:divBdr>
    </w:div>
    <w:div w:id="1903523007">
      <w:bodyDiv w:val="1"/>
      <w:marLeft w:val="0"/>
      <w:marRight w:val="0"/>
      <w:marTop w:val="0"/>
      <w:marBottom w:val="0"/>
      <w:divBdr>
        <w:top w:val="none" w:sz="0" w:space="0" w:color="auto"/>
        <w:left w:val="none" w:sz="0" w:space="0" w:color="auto"/>
        <w:bottom w:val="none" w:sz="0" w:space="0" w:color="auto"/>
        <w:right w:val="none" w:sz="0" w:space="0" w:color="auto"/>
      </w:divBdr>
    </w:div>
    <w:div w:id="1904753661">
      <w:bodyDiv w:val="1"/>
      <w:marLeft w:val="0"/>
      <w:marRight w:val="0"/>
      <w:marTop w:val="0"/>
      <w:marBottom w:val="0"/>
      <w:divBdr>
        <w:top w:val="none" w:sz="0" w:space="0" w:color="auto"/>
        <w:left w:val="none" w:sz="0" w:space="0" w:color="auto"/>
        <w:bottom w:val="none" w:sz="0" w:space="0" w:color="auto"/>
        <w:right w:val="none" w:sz="0" w:space="0" w:color="auto"/>
      </w:divBdr>
      <w:divsChild>
        <w:div w:id="19938560">
          <w:marLeft w:val="640"/>
          <w:marRight w:val="0"/>
          <w:marTop w:val="0"/>
          <w:marBottom w:val="0"/>
          <w:divBdr>
            <w:top w:val="none" w:sz="0" w:space="0" w:color="auto"/>
            <w:left w:val="none" w:sz="0" w:space="0" w:color="auto"/>
            <w:bottom w:val="none" w:sz="0" w:space="0" w:color="auto"/>
            <w:right w:val="none" w:sz="0" w:space="0" w:color="auto"/>
          </w:divBdr>
        </w:div>
        <w:div w:id="25375806">
          <w:marLeft w:val="640"/>
          <w:marRight w:val="0"/>
          <w:marTop w:val="0"/>
          <w:marBottom w:val="0"/>
          <w:divBdr>
            <w:top w:val="none" w:sz="0" w:space="0" w:color="auto"/>
            <w:left w:val="none" w:sz="0" w:space="0" w:color="auto"/>
            <w:bottom w:val="none" w:sz="0" w:space="0" w:color="auto"/>
            <w:right w:val="none" w:sz="0" w:space="0" w:color="auto"/>
          </w:divBdr>
        </w:div>
        <w:div w:id="62336767">
          <w:marLeft w:val="640"/>
          <w:marRight w:val="0"/>
          <w:marTop w:val="0"/>
          <w:marBottom w:val="0"/>
          <w:divBdr>
            <w:top w:val="none" w:sz="0" w:space="0" w:color="auto"/>
            <w:left w:val="none" w:sz="0" w:space="0" w:color="auto"/>
            <w:bottom w:val="none" w:sz="0" w:space="0" w:color="auto"/>
            <w:right w:val="none" w:sz="0" w:space="0" w:color="auto"/>
          </w:divBdr>
        </w:div>
        <w:div w:id="156268998">
          <w:marLeft w:val="640"/>
          <w:marRight w:val="0"/>
          <w:marTop w:val="0"/>
          <w:marBottom w:val="0"/>
          <w:divBdr>
            <w:top w:val="none" w:sz="0" w:space="0" w:color="auto"/>
            <w:left w:val="none" w:sz="0" w:space="0" w:color="auto"/>
            <w:bottom w:val="none" w:sz="0" w:space="0" w:color="auto"/>
            <w:right w:val="none" w:sz="0" w:space="0" w:color="auto"/>
          </w:divBdr>
        </w:div>
        <w:div w:id="182134086">
          <w:marLeft w:val="640"/>
          <w:marRight w:val="0"/>
          <w:marTop w:val="0"/>
          <w:marBottom w:val="0"/>
          <w:divBdr>
            <w:top w:val="none" w:sz="0" w:space="0" w:color="auto"/>
            <w:left w:val="none" w:sz="0" w:space="0" w:color="auto"/>
            <w:bottom w:val="none" w:sz="0" w:space="0" w:color="auto"/>
            <w:right w:val="none" w:sz="0" w:space="0" w:color="auto"/>
          </w:divBdr>
        </w:div>
        <w:div w:id="324479922">
          <w:marLeft w:val="640"/>
          <w:marRight w:val="0"/>
          <w:marTop w:val="0"/>
          <w:marBottom w:val="0"/>
          <w:divBdr>
            <w:top w:val="none" w:sz="0" w:space="0" w:color="auto"/>
            <w:left w:val="none" w:sz="0" w:space="0" w:color="auto"/>
            <w:bottom w:val="none" w:sz="0" w:space="0" w:color="auto"/>
            <w:right w:val="none" w:sz="0" w:space="0" w:color="auto"/>
          </w:divBdr>
        </w:div>
        <w:div w:id="411119725">
          <w:marLeft w:val="640"/>
          <w:marRight w:val="0"/>
          <w:marTop w:val="0"/>
          <w:marBottom w:val="0"/>
          <w:divBdr>
            <w:top w:val="none" w:sz="0" w:space="0" w:color="auto"/>
            <w:left w:val="none" w:sz="0" w:space="0" w:color="auto"/>
            <w:bottom w:val="none" w:sz="0" w:space="0" w:color="auto"/>
            <w:right w:val="none" w:sz="0" w:space="0" w:color="auto"/>
          </w:divBdr>
        </w:div>
        <w:div w:id="425879494">
          <w:marLeft w:val="640"/>
          <w:marRight w:val="0"/>
          <w:marTop w:val="0"/>
          <w:marBottom w:val="0"/>
          <w:divBdr>
            <w:top w:val="none" w:sz="0" w:space="0" w:color="auto"/>
            <w:left w:val="none" w:sz="0" w:space="0" w:color="auto"/>
            <w:bottom w:val="none" w:sz="0" w:space="0" w:color="auto"/>
            <w:right w:val="none" w:sz="0" w:space="0" w:color="auto"/>
          </w:divBdr>
        </w:div>
        <w:div w:id="451553922">
          <w:marLeft w:val="640"/>
          <w:marRight w:val="0"/>
          <w:marTop w:val="0"/>
          <w:marBottom w:val="0"/>
          <w:divBdr>
            <w:top w:val="none" w:sz="0" w:space="0" w:color="auto"/>
            <w:left w:val="none" w:sz="0" w:space="0" w:color="auto"/>
            <w:bottom w:val="none" w:sz="0" w:space="0" w:color="auto"/>
            <w:right w:val="none" w:sz="0" w:space="0" w:color="auto"/>
          </w:divBdr>
        </w:div>
        <w:div w:id="605503621">
          <w:marLeft w:val="640"/>
          <w:marRight w:val="0"/>
          <w:marTop w:val="0"/>
          <w:marBottom w:val="0"/>
          <w:divBdr>
            <w:top w:val="none" w:sz="0" w:space="0" w:color="auto"/>
            <w:left w:val="none" w:sz="0" w:space="0" w:color="auto"/>
            <w:bottom w:val="none" w:sz="0" w:space="0" w:color="auto"/>
            <w:right w:val="none" w:sz="0" w:space="0" w:color="auto"/>
          </w:divBdr>
        </w:div>
        <w:div w:id="678241272">
          <w:marLeft w:val="640"/>
          <w:marRight w:val="0"/>
          <w:marTop w:val="0"/>
          <w:marBottom w:val="0"/>
          <w:divBdr>
            <w:top w:val="none" w:sz="0" w:space="0" w:color="auto"/>
            <w:left w:val="none" w:sz="0" w:space="0" w:color="auto"/>
            <w:bottom w:val="none" w:sz="0" w:space="0" w:color="auto"/>
            <w:right w:val="none" w:sz="0" w:space="0" w:color="auto"/>
          </w:divBdr>
        </w:div>
        <w:div w:id="832570571">
          <w:marLeft w:val="640"/>
          <w:marRight w:val="0"/>
          <w:marTop w:val="0"/>
          <w:marBottom w:val="0"/>
          <w:divBdr>
            <w:top w:val="none" w:sz="0" w:space="0" w:color="auto"/>
            <w:left w:val="none" w:sz="0" w:space="0" w:color="auto"/>
            <w:bottom w:val="none" w:sz="0" w:space="0" w:color="auto"/>
            <w:right w:val="none" w:sz="0" w:space="0" w:color="auto"/>
          </w:divBdr>
        </w:div>
        <w:div w:id="878469611">
          <w:marLeft w:val="640"/>
          <w:marRight w:val="0"/>
          <w:marTop w:val="0"/>
          <w:marBottom w:val="0"/>
          <w:divBdr>
            <w:top w:val="none" w:sz="0" w:space="0" w:color="auto"/>
            <w:left w:val="none" w:sz="0" w:space="0" w:color="auto"/>
            <w:bottom w:val="none" w:sz="0" w:space="0" w:color="auto"/>
            <w:right w:val="none" w:sz="0" w:space="0" w:color="auto"/>
          </w:divBdr>
        </w:div>
        <w:div w:id="980159966">
          <w:marLeft w:val="640"/>
          <w:marRight w:val="0"/>
          <w:marTop w:val="0"/>
          <w:marBottom w:val="0"/>
          <w:divBdr>
            <w:top w:val="none" w:sz="0" w:space="0" w:color="auto"/>
            <w:left w:val="none" w:sz="0" w:space="0" w:color="auto"/>
            <w:bottom w:val="none" w:sz="0" w:space="0" w:color="auto"/>
            <w:right w:val="none" w:sz="0" w:space="0" w:color="auto"/>
          </w:divBdr>
        </w:div>
        <w:div w:id="1031490085">
          <w:marLeft w:val="640"/>
          <w:marRight w:val="0"/>
          <w:marTop w:val="0"/>
          <w:marBottom w:val="0"/>
          <w:divBdr>
            <w:top w:val="none" w:sz="0" w:space="0" w:color="auto"/>
            <w:left w:val="none" w:sz="0" w:space="0" w:color="auto"/>
            <w:bottom w:val="none" w:sz="0" w:space="0" w:color="auto"/>
            <w:right w:val="none" w:sz="0" w:space="0" w:color="auto"/>
          </w:divBdr>
        </w:div>
        <w:div w:id="1076706789">
          <w:marLeft w:val="640"/>
          <w:marRight w:val="0"/>
          <w:marTop w:val="0"/>
          <w:marBottom w:val="0"/>
          <w:divBdr>
            <w:top w:val="none" w:sz="0" w:space="0" w:color="auto"/>
            <w:left w:val="none" w:sz="0" w:space="0" w:color="auto"/>
            <w:bottom w:val="none" w:sz="0" w:space="0" w:color="auto"/>
            <w:right w:val="none" w:sz="0" w:space="0" w:color="auto"/>
          </w:divBdr>
        </w:div>
        <w:div w:id="1119643666">
          <w:marLeft w:val="640"/>
          <w:marRight w:val="0"/>
          <w:marTop w:val="0"/>
          <w:marBottom w:val="0"/>
          <w:divBdr>
            <w:top w:val="none" w:sz="0" w:space="0" w:color="auto"/>
            <w:left w:val="none" w:sz="0" w:space="0" w:color="auto"/>
            <w:bottom w:val="none" w:sz="0" w:space="0" w:color="auto"/>
            <w:right w:val="none" w:sz="0" w:space="0" w:color="auto"/>
          </w:divBdr>
        </w:div>
        <w:div w:id="1173884656">
          <w:marLeft w:val="640"/>
          <w:marRight w:val="0"/>
          <w:marTop w:val="0"/>
          <w:marBottom w:val="0"/>
          <w:divBdr>
            <w:top w:val="none" w:sz="0" w:space="0" w:color="auto"/>
            <w:left w:val="none" w:sz="0" w:space="0" w:color="auto"/>
            <w:bottom w:val="none" w:sz="0" w:space="0" w:color="auto"/>
            <w:right w:val="none" w:sz="0" w:space="0" w:color="auto"/>
          </w:divBdr>
        </w:div>
        <w:div w:id="1207833805">
          <w:marLeft w:val="640"/>
          <w:marRight w:val="0"/>
          <w:marTop w:val="0"/>
          <w:marBottom w:val="0"/>
          <w:divBdr>
            <w:top w:val="none" w:sz="0" w:space="0" w:color="auto"/>
            <w:left w:val="none" w:sz="0" w:space="0" w:color="auto"/>
            <w:bottom w:val="none" w:sz="0" w:space="0" w:color="auto"/>
            <w:right w:val="none" w:sz="0" w:space="0" w:color="auto"/>
          </w:divBdr>
        </w:div>
        <w:div w:id="1401057997">
          <w:marLeft w:val="640"/>
          <w:marRight w:val="0"/>
          <w:marTop w:val="0"/>
          <w:marBottom w:val="0"/>
          <w:divBdr>
            <w:top w:val="none" w:sz="0" w:space="0" w:color="auto"/>
            <w:left w:val="none" w:sz="0" w:space="0" w:color="auto"/>
            <w:bottom w:val="none" w:sz="0" w:space="0" w:color="auto"/>
            <w:right w:val="none" w:sz="0" w:space="0" w:color="auto"/>
          </w:divBdr>
        </w:div>
        <w:div w:id="1438058415">
          <w:marLeft w:val="640"/>
          <w:marRight w:val="0"/>
          <w:marTop w:val="0"/>
          <w:marBottom w:val="0"/>
          <w:divBdr>
            <w:top w:val="none" w:sz="0" w:space="0" w:color="auto"/>
            <w:left w:val="none" w:sz="0" w:space="0" w:color="auto"/>
            <w:bottom w:val="none" w:sz="0" w:space="0" w:color="auto"/>
            <w:right w:val="none" w:sz="0" w:space="0" w:color="auto"/>
          </w:divBdr>
        </w:div>
        <w:div w:id="1476295729">
          <w:marLeft w:val="640"/>
          <w:marRight w:val="0"/>
          <w:marTop w:val="0"/>
          <w:marBottom w:val="0"/>
          <w:divBdr>
            <w:top w:val="none" w:sz="0" w:space="0" w:color="auto"/>
            <w:left w:val="none" w:sz="0" w:space="0" w:color="auto"/>
            <w:bottom w:val="none" w:sz="0" w:space="0" w:color="auto"/>
            <w:right w:val="none" w:sz="0" w:space="0" w:color="auto"/>
          </w:divBdr>
        </w:div>
        <w:div w:id="1828084020">
          <w:marLeft w:val="640"/>
          <w:marRight w:val="0"/>
          <w:marTop w:val="0"/>
          <w:marBottom w:val="0"/>
          <w:divBdr>
            <w:top w:val="none" w:sz="0" w:space="0" w:color="auto"/>
            <w:left w:val="none" w:sz="0" w:space="0" w:color="auto"/>
            <w:bottom w:val="none" w:sz="0" w:space="0" w:color="auto"/>
            <w:right w:val="none" w:sz="0" w:space="0" w:color="auto"/>
          </w:divBdr>
        </w:div>
        <w:div w:id="1839072983">
          <w:marLeft w:val="640"/>
          <w:marRight w:val="0"/>
          <w:marTop w:val="0"/>
          <w:marBottom w:val="0"/>
          <w:divBdr>
            <w:top w:val="none" w:sz="0" w:space="0" w:color="auto"/>
            <w:left w:val="none" w:sz="0" w:space="0" w:color="auto"/>
            <w:bottom w:val="none" w:sz="0" w:space="0" w:color="auto"/>
            <w:right w:val="none" w:sz="0" w:space="0" w:color="auto"/>
          </w:divBdr>
        </w:div>
        <w:div w:id="1936396881">
          <w:marLeft w:val="640"/>
          <w:marRight w:val="0"/>
          <w:marTop w:val="0"/>
          <w:marBottom w:val="0"/>
          <w:divBdr>
            <w:top w:val="none" w:sz="0" w:space="0" w:color="auto"/>
            <w:left w:val="none" w:sz="0" w:space="0" w:color="auto"/>
            <w:bottom w:val="none" w:sz="0" w:space="0" w:color="auto"/>
            <w:right w:val="none" w:sz="0" w:space="0" w:color="auto"/>
          </w:divBdr>
        </w:div>
        <w:div w:id="1957563689">
          <w:marLeft w:val="640"/>
          <w:marRight w:val="0"/>
          <w:marTop w:val="0"/>
          <w:marBottom w:val="0"/>
          <w:divBdr>
            <w:top w:val="none" w:sz="0" w:space="0" w:color="auto"/>
            <w:left w:val="none" w:sz="0" w:space="0" w:color="auto"/>
            <w:bottom w:val="none" w:sz="0" w:space="0" w:color="auto"/>
            <w:right w:val="none" w:sz="0" w:space="0" w:color="auto"/>
          </w:divBdr>
        </w:div>
        <w:div w:id="1994794899">
          <w:marLeft w:val="640"/>
          <w:marRight w:val="0"/>
          <w:marTop w:val="0"/>
          <w:marBottom w:val="0"/>
          <w:divBdr>
            <w:top w:val="none" w:sz="0" w:space="0" w:color="auto"/>
            <w:left w:val="none" w:sz="0" w:space="0" w:color="auto"/>
            <w:bottom w:val="none" w:sz="0" w:space="0" w:color="auto"/>
            <w:right w:val="none" w:sz="0" w:space="0" w:color="auto"/>
          </w:divBdr>
        </w:div>
      </w:divsChild>
    </w:div>
    <w:div w:id="1908029090">
      <w:bodyDiv w:val="1"/>
      <w:marLeft w:val="0"/>
      <w:marRight w:val="0"/>
      <w:marTop w:val="0"/>
      <w:marBottom w:val="0"/>
      <w:divBdr>
        <w:top w:val="none" w:sz="0" w:space="0" w:color="auto"/>
        <w:left w:val="none" w:sz="0" w:space="0" w:color="auto"/>
        <w:bottom w:val="none" w:sz="0" w:space="0" w:color="auto"/>
        <w:right w:val="none" w:sz="0" w:space="0" w:color="auto"/>
      </w:divBdr>
      <w:divsChild>
        <w:div w:id="127667548">
          <w:marLeft w:val="0"/>
          <w:marRight w:val="0"/>
          <w:marTop w:val="0"/>
          <w:marBottom w:val="0"/>
          <w:divBdr>
            <w:top w:val="none" w:sz="0" w:space="0" w:color="auto"/>
            <w:left w:val="none" w:sz="0" w:space="0" w:color="auto"/>
            <w:bottom w:val="none" w:sz="0" w:space="0" w:color="auto"/>
            <w:right w:val="none" w:sz="0" w:space="0" w:color="auto"/>
          </w:divBdr>
        </w:div>
        <w:div w:id="303388054">
          <w:marLeft w:val="0"/>
          <w:marRight w:val="0"/>
          <w:marTop w:val="0"/>
          <w:marBottom w:val="0"/>
          <w:divBdr>
            <w:top w:val="none" w:sz="0" w:space="0" w:color="auto"/>
            <w:left w:val="none" w:sz="0" w:space="0" w:color="auto"/>
            <w:bottom w:val="none" w:sz="0" w:space="0" w:color="auto"/>
            <w:right w:val="none" w:sz="0" w:space="0" w:color="auto"/>
          </w:divBdr>
        </w:div>
      </w:divsChild>
    </w:div>
    <w:div w:id="1914243779">
      <w:bodyDiv w:val="1"/>
      <w:marLeft w:val="0"/>
      <w:marRight w:val="0"/>
      <w:marTop w:val="0"/>
      <w:marBottom w:val="0"/>
      <w:divBdr>
        <w:top w:val="none" w:sz="0" w:space="0" w:color="auto"/>
        <w:left w:val="none" w:sz="0" w:space="0" w:color="auto"/>
        <w:bottom w:val="none" w:sz="0" w:space="0" w:color="auto"/>
        <w:right w:val="none" w:sz="0" w:space="0" w:color="auto"/>
      </w:divBdr>
    </w:div>
    <w:div w:id="1928996938">
      <w:bodyDiv w:val="1"/>
      <w:marLeft w:val="0"/>
      <w:marRight w:val="0"/>
      <w:marTop w:val="0"/>
      <w:marBottom w:val="0"/>
      <w:divBdr>
        <w:top w:val="none" w:sz="0" w:space="0" w:color="auto"/>
        <w:left w:val="none" w:sz="0" w:space="0" w:color="auto"/>
        <w:bottom w:val="none" w:sz="0" w:space="0" w:color="auto"/>
        <w:right w:val="none" w:sz="0" w:space="0" w:color="auto"/>
      </w:divBdr>
    </w:div>
    <w:div w:id="1929850655">
      <w:bodyDiv w:val="1"/>
      <w:marLeft w:val="0"/>
      <w:marRight w:val="0"/>
      <w:marTop w:val="0"/>
      <w:marBottom w:val="0"/>
      <w:divBdr>
        <w:top w:val="none" w:sz="0" w:space="0" w:color="auto"/>
        <w:left w:val="none" w:sz="0" w:space="0" w:color="auto"/>
        <w:bottom w:val="none" w:sz="0" w:space="0" w:color="auto"/>
        <w:right w:val="none" w:sz="0" w:space="0" w:color="auto"/>
      </w:divBdr>
      <w:divsChild>
        <w:div w:id="82073972">
          <w:marLeft w:val="640"/>
          <w:marRight w:val="0"/>
          <w:marTop w:val="0"/>
          <w:marBottom w:val="0"/>
          <w:divBdr>
            <w:top w:val="none" w:sz="0" w:space="0" w:color="auto"/>
            <w:left w:val="none" w:sz="0" w:space="0" w:color="auto"/>
            <w:bottom w:val="none" w:sz="0" w:space="0" w:color="auto"/>
            <w:right w:val="none" w:sz="0" w:space="0" w:color="auto"/>
          </w:divBdr>
        </w:div>
        <w:div w:id="97992487">
          <w:marLeft w:val="640"/>
          <w:marRight w:val="0"/>
          <w:marTop w:val="0"/>
          <w:marBottom w:val="0"/>
          <w:divBdr>
            <w:top w:val="none" w:sz="0" w:space="0" w:color="auto"/>
            <w:left w:val="none" w:sz="0" w:space="0" w:color="auto"/>
            <w:bottom w:val="none" w:sz="0" w:space="0" w:color="auto"/>
            <w:right w:val="none" w:sz="0" w:space="0" w:color="auto"/>
          </w:divBdr>
        </w:div>
        <w:div w:id="111676952">
          <w:marLeft w:val="640"/>
          <w:marRight w:val="0"/>
          <w:marTop w:val="0"/>
          <w:marBottom w:val="0"/>
          <w:divBdr>
            <w:top w:val="none" w:sz="0" w:space="0" w:color="auto"/>
            <w:left w:val="none" w:sz="0" w:space="0" w:color="auto"/>
            <w:bottom w:val="none" w:sz="0" w:space="0" w:color="auto"/>
            <w:right w:val="none" w:sz="0" w:space="0" w:color="auto"/>
          </w:divBdr>
        </w:div>
        <w:div w:id="157498414">
          <w:marLeft w:val="640"/>
          <w:marRight w:val="0"/>
          <w:marTop w:val="0"/>
          <w:marBottom w:val="0"/>
          <w:divBdr>
            <w:top w:val="none" w:sz="0" w:space="0" w:color="auto"/>
            <w:left w:val="none" w:sz="0" w:space="0" w:color="auto"/>
            <w:bottom w:val="none" w:sz="0" w:space="0" w:color="auto"/>
            <w:right w:val="none" w:sz="0" w:space="0" w:color="auto"/>
          </w:divBdr>
        </w:div>
        <w:div w:id="296105016">
          <w:marLeft w:val="640"/>
          <w:marRight w:val="0"/>
          <w:marTop w:val="0"/>
          <w:marBottom w:val="0"/>
          <w:divBdr>
            <w:top w:val="none" w:sz="0" w:space="0" w:color="auto"/>
            <w:left w:val="none" w:sz="0" w:space="0" w:color="auto"/>
            <w:bottom w:val="none" w:sz="0" w:space="0" w:color="auto"/>
            <w:right w:val="none" w:sz="0" w:space="0" w:color="auto"/>
          </w:divBdr>
        </w:div>
        <w:div w:id="435443118">
          <w:marLeft w:val="640"/>
          <w:marRight w:val="0"/>
          <w:marTop w:val="0"/>
          <w:marBottom w:val="0"/>
          <w:divBdr>
            <w:top w:val="none" w:sz="0" w:space="0" w:color="auto"/>
            <w:left w:val="none" w:sz="0" w:space="0" w:color="auto"/>
            <w:bottom w:val="none" w:sz="0" w:space="0" w:color="auto"/>
            <w:right w:val="none" w:sz="0" w:space="0" w:color="auto"/>
          </w:divBdr>
        </w:div>
        <w:div w:id="449016327">
          <w:marLeft w:val="640"/>
          <w:marRight w:val="0"/>
          <w:marTop w:val="0"/>
          <w:marBottom w:val="0"/>
          <w:divBdr>
            <w:top w:val="none" w:sz="0" w:space="0" w:color="auto"/>
            <w:left w:val="none" w:sz="0" w:space="0" w:color="auto"/>
            <w:bottom w:val="none" w:sz="0" w:space="0" w:color="auto"/>
            <w:right w:val="none" w:sz="0" w:space="0" w:color="auto"/>
          </w:divBdr>
        </w:div>
        <w:div w:id="459081103">
          <w:marLeft w:val="640"/>
          <w:marRight w:val="0"/>
          <w:marTop w:val="0"/>
          <w:marBottom w:val="0"/>
          <w:divBdr>
            <w:top w:val="none" w:sz="0" w:space="0" w:color="auto"/>
            <w:left w:val="none" w:sz="0" w:space="0" w:color="auto"/>
            <w:bottom w:val="none" w:sz="0" w:space="0" w:color="auto"/>
            <w:right w:val="none" w:sz="0" w:space="0" w:color="auto"/>
          </w:divBdr>
        </w:div>
        <w:div w:id="508449908">
          <w:marLeft w:val="640"/>
          <w:marRight w:val="0"/>
          <w:marTop w:val="0"/>
          <w:marBottom w:val="0"/>
          <w:divBdr>
            <w:top w:val="none" w:sz="0" w:space="0" w:color="auto"/>
            <w:left w:val="none" w:sz="0" w:space="0" w:color="auto"/>
            <w:bottom w:val="none" w:sz="0" w:space="0" w:color="auto"/>
            <w:right w:val="none" w:sz="0" w:space="0" w:color="auto"/>
          </w:divBdr>
        </w:div>
        <w:div w:id="711852669">
          <w:marLeft w:val="640"/>
          <w:marRight w:val="0"/>
          <w:marTop w:val="0"/>
          <w:marBottom w:val="0"/>
          <w:divBdr>
            <w:top w:val="none" w:sz="0" w:space="0" w:color="auto"/>
            <w:left w:val="none" w:sz="0" w:space="0" w:color="auto"/>
            <w:bottom w:val="none" w:sz="0" w:space="0" w:color="auto"/>
            <w:right w:val="none" w:sz="0" w:space="0" w:color="auto"/>
          </w:divBdr>
        </w:div>
        <w:div w:id="1050034660">
          <w:marLeft w:val="640"/>
          <w:marRight w:val="0"/>
          <w:marTop w:val="0"/>
          <w:marBottom w:val="0"/>
          <w:divBdr>
            <w:top w:val="none" w:sz="0" w:space="0" w:color="auto"/>
            <w:left w:val="none" w:sz="0" w:space="0" w:color="auto"/>
            <w:bottom w:val="none" w:sz="0" w:space="0" w:color="auto"/>
            <w:right w:val="none" w:sz="0" w:space="0" w:color="auto"/>
          </w:divBdr>
        </w:div>
        <w:div w:id="1217549866">
          <w:marLeft w:val="640"/>
          <w:marRight w:val="0"/>
          <w:marTop w:val="0"/>
          <w:marBottom w:val="0"/>
          <w:divBdr>
            <w:top w:val="none" w:sz="0" w:space="0" w:color="auto"/>
            <w:left w:val="none" w:sz="0" w:space="0" w:color="auto"/>
            <w:bottom w:val="none" w:sz="0" w:space="0" w:color="auto"/>
            <w:right w:val="none" w:sz="0" w:space="0" w:color="auto"/>
          </w:divBdr>
        </w:div>
        <w:div w:id="1231502037">
          <w:marLeft w:val="640"/>
          <w:marRight w:val="0"/>
          <w:marTop w:val="0"/>
          <w:marBottom w:val="0"/>
          <w:divBdr>
            <w:top w:val="none" w:sz="0" w:space="0" w:color="auto"/>
            <w:left w:val="none" w:sz="0" w:space="0" w:color="auto"/>
            <w:bottom w:val="none" w:sz="0" w:space="0" w:color="auto"/>
            <w:right w:val="none" w:sz="0" w:space="0" w:color="auto"/>
          </w:divBdr>
        </w:div>
        <w:div w:id="1648314786">
          <w:marLeft w:val="640"/>
          <w:marRight w:val="0"/>
          <w:marTop w:val="0"/>
          <w:marBottom w:val="0"/>
          <w:divBdr>
            <w:top w:val="none" w:sz="0" w:space="0" w:color="auto"/>
            <w:left w:val="none" w:sz="0" w:space="0" w:color="auto"/>
            <w:bottom w:val="none" w:sz="0" w:space="0" w:color="auto"/>
            <w:right w:val="none" w:sz="0" w:space="0" w:color="auto"/>
          </w:divBdr>
        </w:div>
        <w:div w:id="1778285508">
          <w:marLeft w:val="640"/>
          <w:marRight w:val="0"/>
          <w:marTop w:val="0"/>
          <w:marBottom w:val="0"/>
          <w:divBdr>
            <w:top w:val="none" w:sz="0" w:space="0" w:color="auto"/>
            <w:left w:val="none" w:sz="0" w:space="0" w:color="auto"/>
            <w:bottom w:val="none" w:sz="0" w:space="0" w:color="auto"/>
            <w:right w:val="none" w:sz="0" w:space="0" w:color="auto"/>
          </w:divBdr>
        </w:div>
        <w:div w:id="1822187441">
          <w:marLeft w:val="640"/>
          <w:marRight w:val="0"/>
          <w:marTop w:val="0"/>
          <w:marBottom w:val="0"/>
          <w:divBdr>
            <w:top w:val="none" w:sz="0" w:space="0" w:color="auto"/>
            <w:left w:val="none" w:sz="0" w:space="0" w:color="auto"/>
            <w:bottom w:val="none" w:sz="0" w:space="0" w:color="auto"/>
            <w:right w:val="none" w:sz="0" w:space="0" w:color="auto"/>
          </w:divBdr>
        </w:div>
        <w:div w:id="1965190027">
          <w:marLeft w:val="640"/>
          <w:marRight w:val="0"/>
          <w:marTop w:val="0"/>
          <w:marBottom w:val="0"/>
          <w:divBdr>
            <w:top w:val="none" w:sz="0" w:space="0" w:color="auto"/>
            <w:left w:val="none" w:sz="0" w:space="0" w:color="auto"/>
            <w:bottom w:val="none" w:sz="0" w:space="0" w:color="auto"/>
            <w:right w:val="none" w:sz="0" w:space="0" w:color="auto"/>
          </w:divBdr>
        </w:div>
        <w:div w:id="1979528718">
          <w:marLeft w:val="640"/>
          <w:marRight w:val="0"/>
          <w:marTop w:val="0"/>
          <w:marBottom w:val="0"/>
          <w:divBdr>
            <w:top w:val="none" w:sz="0" w:space="0" w:color="auto"/>
            <w:left w:val="none" w:sz="0" w:space="0" w:color="auto"/>
            <w:bottom w:val="none" w:sz="0" w:space="0" w:color="auto"/>
            <w:right w:val="none" w:sz="0" w:space="0" w:color="auto"/>
          </w:divBdr>
        </w:div>
      </w:divsChild>
    </w:div>
    <w:div w:id="1933902081">
      <w:bodyDiv w:val="1"/>
      <w:marLeft w:val="0"/>
      <w:marRight w:val="0"/>
      <w:marTop w:val="0"/>
      <w:marBottom w:val="0"/>
      <w:divBdr>
        <w:top w:val="none" w:sz="0" w:space="0" w:color="auto"/>
        <w:left w:val="none" w:sz="0" w:space="0" w:color="auto"/>
        <w:bottom w:val="none" w:sz="0" w:space="0" w:color="auto"/>
        <w:right w:val="none" w:sz="0" w:space="0" w:color="auto"/>
      </w:divBdr>
      <w:divsChild>
        <w:div w:id="148637577">
          <w:marLeft w:val="640"/>
          <w:marRight w:val="0"/>
          <w:marTop w:val="0"/>
          <w:marBottom w:val="0"/>
          <w:divBdr>
            <w:top w:val="none" w:sz="0" w:space="0" w:color="auto"/>
            <w:left w:val="none" w:sz="0" w:space="0" w:color="auto"/>
            <w:bottom w:val="none" w:sz="0" w:space="0" w:color="auto"/>
            <w:right w:val="none" w:sz="0" w:space="0" w:color="auto"/>
          </w:divBdr>
        </w:div>
        <w:div w:id="265045656">
          <w:marLeft w:val="640"/>
          <w:marRight w:val="0"/>
          <w:marTop w:val="0"/>
          <w:marBottom w:val="0"/>
          <w:divBdr>
            <w:top w:val="none" w:sz="0" w:space="0" w:color="auto"/>
            <w:left w:val="none" w:sz="0" w:space="0" w:color="auto"/>
            <w:bottom w:val="none" w:sz="0" w:space="0" w:color="auto"/>
            <w:right w:val="none" w:sz="0" w:space="0" w:color="auto"/>
          </w:divBdr>
        </w:div>
        <w:div w:id="393357727">
          <w:marLeft w:val="640"/>
          <w:marRight w:val="0"/>
          <w:marTop w:val="0"/>
          <w:marBottom w:val="0"/>
          <w:divBdr>
            <w:top w:val="none" w:sz="0" w:space="0" w:color="auto"/>
            <w:left w:val="none" w:sz="0" w:space="0" w:color="auto"/>
            <w:bottom w:val="none" w:sz="0" w:space="0" w:color="auto"/>
            <w:right w:val="none" w:sz="0" w:space="0" w:color="auto"/>
          </w:divBdr>
        </w:div>
        <w:div w:id="489445780">
          <w:marLeft w:val="640"/>
          <w:marRight w:val="0"/>
          <w:marTop w:val="0"/>
          <w:marBottom w:val="0"/>
          <w:divBdr>
            <w:top w:val="none" w:sz="0" w:space="0" w:color="auto"/>
            <w:left w:val="none" w:sz="0" w:space="0" w:color="auto"/>
            <w:bottom w:val="none" w:sz="0" w:space="0" w:color="auto"/>
            <w:right w:val="none" w:sz="0" w:space="0" w:color="auto"/>
          </w:divBdr>
        </w:div>
        <w:div w:id="512108280">
          <w:marLeft w:val="640"/>
          <w:marRight w:val="0"/>
          <w:marTop w:val="0"/>
          <w:marBottom w:val="0"/>
          <w:divBdr>
            <w:top w:val="none" w:sz="0" w:space="0" w:color="auto"/>
            <w:left w:val="none" w:sz="0" w:space="0" w:color="auto"/>
            <w:bottom w:val="none" w:sz="0" w:space="0" w:color="auto"/>
            <w:right w:val="none" w:sz="0" w:space="0" w:color="auto"/>
          </w:divBdr>
        </w:div>
        <w:div w:id="843595542">
          <w:marLeft w:val="640"/>
          <w:marRight w:val="0"/>
          <w:marTop w:val="0"/>
          <w:marBottom w:val="0"/>
          <w:divBdr>
            <w:top w:val="none" w:sz="0" w:space="0" w:color="auto"/>
            <w:left w:val="none" w:sz="0" w:space="0" w:color="auto"/>
            <w:bottom w:val="none" w:sz="0" w:space="0" w:color="auto"/>
            <w:right w:val="none" w:sz="0" w:space="0" w:color="auto"/>
          </w:divBdr>
        </w:div>
        <w:div w:id="887180517">
          <w:marLeft w:val="640"/>
          <w:marRight w:val="0"/>
          <w:marTop w:val="0"/>
          <w:marBottom w:val="0"/>
          <w:divBdr>
            <w:top w:val="none" w:sz="0" w:space="0" w:color="auto"/>
            <w:left w:val="none" w:sz="0" w:space="0" w:color="auto"/>
            <w:bottom w:val="none" w:sz="0" w:space="0" w:color="auto"/>
            <w:right w:val="none" w:sz="0" w:space="0" w:color="auto"/>
          </w:divBdr>
        </w:div>
        <w:div w:id="896477852">
          <w:marLeft w:val="640"/>
          <w:marRight w:val="0"/>
          <w:marTop w:val="0"/>
          <w:marBottom w:val="0"/>
          <w:divBdr>
            <w:top w:val="none" w:sz="0" w:space="0" w:color="auto"/>
            <w:left w:val="none" w:sz="0" w:space="0" w:color="auto"/>
            <w:bottom w:val="none" w:sz="0" w:space="0" w:color="auto"/>
            <w:right w:val="none" w:sz="0" w:space="0" w:color="auto"/>
          </w:divBdr>
        </w:div>
        <w:div w:id="944970101">
          <w:marLeft w:val="640"/>
          <w:marRight w:val="0"/>
          <w:marTop w:val="0"/>
          <w:marBottom w:val="0"/>
          <w:divBdr>
            <w:top w:val="none" w:sz="0" w:space="0" w:color="auto"/>
            <w:left w:val="none" w:sz="0" w:space="0" w:color="auto"/>
            <w:bottom w:val="none" w:sz="0" w:space="0" w:color="auto"/>
            <w:right w:val="none" w:sz="0" w:space="0" w:color="auto"/>
          </w:divBdr>
        </w:div>
        <w:div w:id="1101876133">
          <w:marLeft w:val="640"/>
          <w:marRight w:val="0"/>
          <w:marTop w:val="0"/>
          <w:marBottom w:val="0"/>
          <w:divBdr>
            <w:top w:val="none" w:sz="0" w:space="0" w:color="auto"/>
            <w:left w:val="none" w:sz="0" w:space="0" w:color="auto"/>
            <w:bottom w:val="none" w:sz="0" w:space="0" w:color="auto"/>
            <w:right w:val="none" w:sz="0" w:space="0" w:color="auto"/>
          </w:divBdr>
        </w:div>
        <w:div w:id="1101995583">
          <w:marLeft w:val="640"/>
          <w:marRight w:val="0"/>
          <w:marTop w:val="0"/>
          <w:marBottom w:val="0"/>
          <w:divBdr>
            <w:top w:val="none" w:sz="0" w:space="0" w:color="auto"/>
            <w:left w:val="none" w:sz="0" w:space="0" w:color="auto"/>
            <w:bottom w:val="none" w:sz="0" w:space="0" w:color="auto"/>
            <w:right w:val="none" w:sz="0" w:space="0" w:color="auto"/>
          </w:divBdr>
        </w:div>
        <w:div w:id="1428694581">
          <w:marLeft w:val="640"/>
          <w:marRight w:val="0"/>
          <w:marTop w:val="0"/>
          <w:marBottom w:val="0"/>
          <w:divBdr>
            <w:top w:val="none" w:sz="0" w:space="0" w:color="auto"/>
            <w:left w:val="none" w:sz="0" w:space="0" w:color="auto"/>
            <w:bottom w:val="none" w:sz="0" w:space="0" w:color="auto"/>
            <w:right w:val="none" w:sz="0" w:space="0" w:color="auto"/>
          </w:divBdr>
        </w:div>
        <w:div w:id="1601061871">
          <w:marLeft w:val="640"/>
          <w:marRight w:val="0"/>
          <w:marTop w:val="0"/>
          <w:marBottom w:val="0"/>
          <w:divBdr>
            <w:top w:val="none" w:sz="0" w:space="0" w:color="auto"/>
            <w:left w:val="none" w:sz="0" w:space="0" w:color="auto"/>
            <w:bottom w:val="none" w:sz="0" w:space="0" w:color="auto"/>
            <w:right w:val="none" w:sz="0" w:space="0" w:color="auto"/>
          </w:divBdr>
        </w:div>
        <w:div w:id="2097243539">
          <w:marLeft w:val="640"/>
          <w:marRight w:val="0"/>
          <w:marTop w:val="0"/>
          <w:marBottom w:val="0"/>
          <w:divBdr>
            <w:top w:val="none" w:sz="0" w:space="0" w:color="auto"/>
            <w:left w:val="none" w:sz="0" w:space="0" w:color="auto"/>
            <w:bottom w:val="none" w:sz="0" w:space="0" w:color="auto"/>
            <w:right w:val="none" w:sz="0" w:space="0" w:color="auto"/>
          </w:divBdr>
        </w:div>
        <w:div w:id="2109617644">
          <w:marLeft w:val="640"/>
          <w:marRight w:val="0"/>
          <w:marTop w:val="0"/>
          <w:marBottom w:val="0"/>
          <w:divBdr>
            <w:top w:val="none" w:sz="0" w:space="0" w:color="auto"/>
            <w:left w:val="none" w:sz="0" w:space="0" w:color="auto"/>
            <w:bottom w:val="none" w:sz="0" w:space="0" w:color="auto"/>
            <w:right w:val="none" w:sz="0" w:space="0" w:color="auto"/>
          </w:divBdr>
        </w:div>
      </w:divsChild>
    </w:div>
    <w:div w:id="1942954047">
      <w:bodyDiv w:val="1"/>
      <w:marLeft w:val="0"/>
      <w:marRight w:val="0"/>
      <w:marTop w:val="0"/>
      <w:marBottom w:val="0"/>
      <w:divBdr>
        <w:top w:val="none" w:sz="0" w:space="0" w:color="auto"/>
        <w:left w:val="none" w:sz="0" w:space="0" w:color="auto"/>
        <w:bottom w:val="none" w:sz="0" w:space="0" w:color="auto"/>
        <w:right w:val="none" w:sz="0" w:space="0" w:color="auto"/>
      </w:divBdr>
      <w:divsChild>
        <w:div w:id="812717187">
          <w:marLeft w:val="0"/>
          <w:marRight w:val="0"/>
          <w:marTop w:val="0"/>
          <w:marBottom w:val="0"/>
          <w:divBdr>
            <w:top w:val="none" w:sz="0" w:space="0" w:color="auto"/>
            <w:left w:val="none" w:sz="0" w:space="0" w:color="auto"/>
            <w:bottom w:val="none" w:sz="0" w:space="0" w:color="auto"/>
            <w:right w:val="none" w:sz="0" w:space="0" w:color="auto"/>
          </w:divBdr>
        </w:div>
      </w:divsChild>
    </w:div>
    <w:div w:id="1945451509">
      <w:bodyDiv w:val="1"/>
      <w:marLeft w:val="0"/>
      <w:marRight w:val="0"/>
      <w:marTop w:val="0"/>
      <w:marBottom w:val="0"/>
      <w:divBdr>
        <w:top w:val="none" w:sz="0" w:space="0" w:color="auto"/>
        <w:left w:val="none" w:sz="0" w:space="0" w:color="auto"/>
        <w:bottom w:val="none" w:sz="0" w:space="0" w:color="auto"/>
        <w:right w:val="none" w:sz="0" w:space="0" w:color="auto"/>
      </w:divBdr>
    </w:div>
    <w:div w:id="1961255018">
      <w:bodyDiv w:val="1"/>
      <w:marLeft w:val="0"/>
      <w:marRight w:val="0"/>
      <w:marTop w:val="0"/>
      <w:marBottom w:val="0"/>
      <w:divBdr>
        <w:top w:val="none" w:sz="0" w:space="0" w:color="auto"/>
        <w:left w:val="none" w:sz="0" w:space="0" w:color="auto"/>
        <w:bottom w:val="none" w:sz="0" w:space="0" w:color="auto"/>
        <w:right w:val="none" w:sz="0" w:space="0" w:color="auto"/>
      </w:divBdr>
      <w:divsChild>
        <w:div w:id="21249589">
          <w:marLeft w:val="640"/>
          <w:marRight w:val="0"/>
          <w:marTop w:val="0"/>
          <w:marBottom w:val="0"/>
          <w:divBdr>
            <w:top w:val="none" w:sz="0" w:space="0" w:color="auto"/>
            <w:left w:val="none" w:sz="0" w:space="0" w:color="auto"/>
            <w:bottom w:val="none" w:sz="0" w:space="0" w:color="auto"/>
            <w:right w:val="none" w:sz="0" w:space="0" w:color="auto"/>
          </w:divBdr>
        </w:div>
        <w:div w:id="75595731">
          <w:marLeft w:val="640"/>
          <w:marRight w:val="0"/>
          <w:marTop w:val="0"/>
          <w:marBottom w:val="0"/>
          <w:divBdr>
            <w:top w:val="none" w:sz="0" w:space="0" w:color="auto"/>
            <w:left w:val="none" w:sz="0" w:space="0" w:color="auto"/>
            <w:bottom w:val="none" w:sz="0" w:space="0" w:color="auto"/>
            <w:right w:val="none" w:sz="0" w:space="0" w:color="auto"/>
          </w:divBdr>
        </w:div>
        <w:div w:id="155809554">
          <w:marLeft w:val="640"/>
          <w:marRight w:val="0"/>
          <w:marTop w:val="0"/>
          <w:marBottom w:val="0"/>
          <w:divBdr>
            <w:top w:val="none" w:sz="0" w:space="0" w:color="auto"/>
            <w:left w:val="none" w:sz="0" w:space="0" w:color="auto"/>
            <w:bottom w:val="none" w:sz="0" w:space="0" w:color="auto"/>
            <w:right w:val="none" w:sz="0" w:space="0" w:color="auto"/>
          </w:divBdr>
        </w:div>
        <w:div w:id="161817096">
          <w:marLeft w:val="640"/>
          <w:marRight w:val="0"/>
          <w:marTop w:val="0"/>
          <w:marBottom w:val="0"/>
          <w:divBdr>
            <w:top w:val="none" w:sz="0" w:space="0" w:color="auto"/>
            <w:left w:val="none" w:sz="0" w:space="0" w:color="auto"/>
            <w:bottom w:val="none" w:sz="0" w:space="0" w:color="auto"/>
            <w:right w:val="none" w:sz="0" w:space="0" w:color="auto"/>
          </w:divBdr>
        </w:div>
        <w:div w:id="244413355">
          <w:marLeft w:val="640"/>
          <w:marRight w:val="0"/>
          <w:marTop w:val="0"/>
          <w:marBottom w:val="0"/>
          <w:divBdr>
            <w:top w:val="none" w:sz="0" w:space="0" w:color="auto"/>
            <w:left w:val="none" w:sz="0" w:space="0" w:color="auto"/>
            <w:bottom w:val="none" w:sz="0" w:space="0" w:color="auto"/>
            <w:right w:val="none" w:sz="0" w:space="0" w:color="auto"/>
          </w:divBdr>
        </w:div>
        <w:div w:id="365103680">
          <w:marLeft w:val="640"/>
          <w:marRight w:val="0"/>
          <w:marTop w:val="0"/>
          <w:marBottom w:val="0"/>
          <w:divBdr>
            <w:top w:val="none" w:sz="0" w:space="0" w:color="auto"/>
            <w:left w:val="none" w:sz="0" w:space="0" w:color="auto"/>
            <w:bottom w:val="none" w:sz="0" w:space="0" w:color="auto"/>
            <w:right w:val="none" w:sz="0" w:space="0" w:color="auto"/>
          </w:divBdr>
        </w:div>
        <w:div w:id="541480030">
          <w:marLeft w:val="640"/>
          <w:marRight w:val="0"/>
          <w:marTop w:val="0"/>
          <w:marBottom w:val="0"/>
          <w:divBdr>
            <w:top w:val="none" w:sz="0" w:space="0" w:color="auto"/>
            <w:left w:val="none" w:sz="0" w:space="0" w:color="auto"/>
            <w:bottom w:val="none" w:sz="0" w:space="0" w:color="auto"/>
            <w:right w:val="none" w:sz="0" w:space="0" w:color="auto"/>
          </w:divBdr>
        </w:div>
        <w:div w:id="584072264">
          <w:marLeft w:val="640"/>
          <w:marRight w:val="0"/>
          <w:marTop w:val="0"/>
          <w:marBottom w:val="0"/>
          <w:divBdr>
            <w:top w:val="none" w:sz="0" w:space="0" w:color="auto"/>
            <w:left w:val="none" w:sz="0" w:space="0" w:color="auto"/>
            <w:bottom w:val="none" w:sz="0" w:space="0" w:color="auto"/>
            <w:right w:val="none" w:sz="0" w:space="0" w:color="auto"/>
          </w:divBdr>
        </w:div>
        <w:div w:id="690912332">
          <w:marLeft w:val="640"/>
          <w:marRight w:val="0"/>
          <w:marTop w:val="0"/>
          <w:marBottom w:val="0"/>
          <w:divBdr>
            <w:top w:val="none" w:sz="0" w:space="0" w:color="auto"/>
            <w:left w:val="none" w:sz="0" w:space="0" w:color="auto"/>
            <w:bottom w:val="none" w:sz="0" w:space="0" w:color="auto"/>
            <w:right w:val="none" w:sz="0" w:space="0" w:color="auto"/>
          </w:divBdr>
        </w:div>
        <w:div w:id="780413348">
          <w:marLeft w:val="640"/>
          <w:marRight w:val="0"/>
          <w:marTop w:val="0"/>
          <w:marBottom w:val="0"/>
          <w:divBdr>
            <w:top w:val="none" w:sz="0" w:space="0" w:color="auto"/>
            <w:left w:val="none" w:sz="0" w:space="0" w:color="auto"/>
            <w:bottom w:val="none" w:sz="0" w:space="0" w:color="auto"/>
            <w:right w:val="none" w:sz="0" w:space="0" w:color="auto"/>
          </w:divBdr>
        </w:div>
        <w:div w:id="999381542">
          <w:marLeft w:val="640"/>
          <w:marRight w:val="0"/>
          <w:marTop w:val="0"/>
          <w:marBottom w:val="0"/>
          <w:divBdr>
            <w:top w:val="none" w:sz="0" w:space="0" w:color="auto"/>
            <w:left w:val="none" w:sz="0" w:space="0" w:color="auto"/>
            <w:bottom w:val="none" w:sz="0" w:space="0" w:color="auto"/>
            <w:right w:val="none" w:sz="0" w:space="0" w:color="auto"/>
          </w:divBdr>
        </w:div>
        <w:div w:id="1060975936">
          <w:marLeft w:val="640"/>
          <w:marRight w:val="0"/>
          <w:marTop w:val="0"/>
          <w:marBottom w:val="0"/>
          <w:divBdr>
            <w:top w:val="none" w:sz="0" w:space="0" w:color="auto"/>
            <w:left w:val="none" w:sz="0" w:space="0" w:color="auto"/>
            <w:bottom w:val="none" w:sz="0" w:space="0" w:color="auto"/>
            <w:right w:val="none" w:sz="0" w:space="0" w:color="auto"/>
          </w:divBdr>
        </w:div>
        <w:div w:id="1147087112">
          <w:marLeft w:val="640"/>
          <w:marRight w:val="0"/>
          <w:marTop w:val="0"/>
          <w:marBottom w:val="0"/>
          <w:divBdr>
            <w:top w:val="none" w:sz="0" w:space="0" w:color="auto"/>
            <w:left w:val="none" w:sz="0" w:space="0" w:color="auto"/>
            <w:bottom w:val="none" w:sz="0" w:space="0" w:color="auto"/>
            <w:right w:val="none" w:sz="0" w:space="0" w:color="auto"/>
          </w:divBdr>
        </w:div>
        <w:div w:id="1210456496">
          <w:marLeft w:val="640"/>
          <w:marRight w:val="0"/>
          <w:marTop w:val="0"/>
          <w:marBottom w:val="0"/>
          <w:divBdr>
            <w:top w:val="none" w:sz="0" w:space="0" w:color="auto"/>
            <w:left w:val="none" w:sz="0" w:space="0" w:color="auto"/>
            <w:bottom w:val="none" w:sz="0" w:space="0" w:color="auto"/>
            <w:right w:val="none" w:sz="0" w:space="0" w:color="auto"/>
          </w:divBdr>
        </w:div>
        <w:div w:id="1247808235">
          <w:marLeft w:val="640"/>
          <w:marRight w:val="0"/>
          <w:marTop w:val="0"/>
          <w:marBottom w:val="0"/>
          <w:divBdr>
            <w:top w:val="none" w:sz="0" w:space="0" w:color="auto"/>
            <w:left w:val="none" w:sz="0" w:space="0" w:color="auto"/>
            <w:bottom w:val="none" w:sz="0" w:space="0" w:color="auto"/>
            <w:right w:val="none" w:sz="0" w:space="0" w:color="auto"/>
          </w:divBdr>
        </w:div>
        <w:div w:id="1279485333">
          <w:marLeft w:val="640"/>
          <w:marRight w:val="0"/>
          <w:marTop w:val="0"/>
          <w:marBottom w:val="0"/>
          <w:divBdr>
            <w:top w:val="none" w:sz="0" w:space="0" w:color="auto"/>
            <w:left w:val="none" w:sz="0" w:space="0" w:color="auto"/>
            <w:bottom w:val="none" w:sz="0" w:space="0" w:color="auto"/>
            <w:right w:val="none" w:sz="0" w:space="0" w:color="auto"/>
          </w:divBdr>
        </w:div>
        <w:div w:id="1484009810">
          <w:marLeft w:val="640"/>
          <w:marRight w:val="0"/>
          <w:marTop w:val="0"/>
          <w:marBottom w:val="0"/>
          <w:divBdr>
            <w:top w:val="none" w:sz="0" w:space="0" w:color="auto"/>
            <w:left w:val="none" w:sz="0" w:space="0" w:color="auto"/>
            <w:bottom w:val="none" w:sz="0" w:space="0" w:color="auto"/>
            <w:right w:val="none" w:sz="0" w:space="0" w:color="auto"/>
          </w:divBdr>
        </w:div>
        <w:div w:id="1491755681">
          <w:marLeft w:val="640"/>
          <w:marRight w:val="0"/>
          <w:marTop w:val="0"/>
          <w:marBottom w:val="0"/>
          <w:divBdr>
            <w:top w:val="none" w:sz="0" w:space="0" w:color="auto"/>
            <w:left w:val="none" w:sz="0" w:space="0" w:color="auto"/>
            <w:bottom w:val="none" w:sz="0" w:space="0" w:color="auto"/>
            <w:right w:val="none" w:sz="0" w:space="0" w:color="auto"/>
          </w:divBdr>
        </w:div>
        <w:div w:id="1495299593">
          <w:marLeft w:val="640"/>
          <w:marRight w:val="0"/>
          <w:marTop w:val="0"/>
          <w:marBottom w:val="0"/>
          <w:divBdr>
            <w:top w:val="none" w:sz="0" w:space="0" w:color="auto"/>
            <w:left w:val="none" w:sz="0" w:space="0" w:color="auto"/>
            <w:bottom w:val="none" w:sz="0" w:space="0" w:color="auto"/>
            <w:right w:val="none" w:sz="0" w:space="0" w:color="auto"/>
          </w:divBdr>
        </w:div>
        <w:div w:id="1616786354">
          <w:marLeft w:val="640"/>
          <w:marRight w:val="0"/>
          <w:marTop w:val="0"/>
          <w:marBottom w:val="0"/>
          <w:divBdr>
            <w:top w:val="none" w:sz="0" w:space="0" w:color="auto"/>
            <w:left w:val="none" w:sz="0" w:space="0" w:color="auto"/>
            <w:bottom w:val="none" w:sz="0" w:space="0" w:color="auto"/>
            <w:right w:val="none" w:sz="0" w:space="0" w:color="auto"/>
          </w:divBdr>
        </w:div>
        <w:div w:id="1657109100">
          <w:marLeft w:val="640"/>
          <w:marRight w:val="0"/>
          <w:marTop w:val="0"/>
          <w:marBottom w:val="0"/>
          <w:divBdr>
            <w:top w:val="none" w:sz="0" w:space="0" w:color="auto"/>
            <w:left w:val="none" w:sz="0" w:space="0" w:color="auto"/>
            <w:bottom w:val="none" w:sz="0" w:space="0" w:color="auto"/>
            <w:right w:val="none" w:sz="0" w:space="0" w:color="auto"/>
          </w:divBdr>
        </w:div>
        <w:div w:id="1738092255">
          <w:marLeft w:val="640"/>
          <w:marRight w:val="0"/>
          <w:marTop w:val="0"/>
          <w:marBottom w:val="0"/>
          <w:divBdr>
            <w:top w:val="none" w:sz="0" w:space="0" w:color="auto"/>
            <w:left w:val="none" w:sz="0" w:space="0" w:color="auto"/>
            <w:bottom w:val="none" w:sz="0" w:space="0" w:color="auto"/>
            <w:right w:val="none" w:sz="0" w:space="0" w:color="auto"/>
          </w:divBdr>
        </w:div>
        <w:div w:id="1768690050">
          <w:marLeft w:val="640"/>
          <w:marRight w:val="0"/>
          <w:marTop w:val="0"/>
          <w:marBottom w:val="0"/>
          <w:divBdr>
            <w:top w:val="none" w:sz="0" w:space="0" w:color="auto"/>
            <w:left w:val="none" w:sz="0" w:space="0" w:color="auto"/>
            <w:bottom w:val="none" w:sz="0" w:space="0" w:color="auto"/>
            <w:right w:val="none" w:sz="0" w:space="0" w:color="auto"/>
          </w:divBdr>
        </w:div>
        <w:div w:id="1843427467">
          <w:marLeft w:val="640"/>
          <w:marRight w:val="0"/>
          <w:marTop w:val="0"/>
          <w:marBottom w:val="0"/>
          <w:divBdr>
            <w:top w:val="none" w:sz="0" w:space="0" w:color="auto"/>
            <w:left w:val="none" w:sz="0" w:space="0" w:color="auto"/>
            <w:bottom w:val="none" w:sz="0" w:space="0" w:color="auto"/>
            <w:right w:val="none" w:sz="0" w:space="0" w:color="auto"/>
          </w:divBdr>
        </w:div>
        <w:div w:id="1893466249">
          <w:marLeft w:val="640"/>
          <w:marRight w:val="0"/>
          <w:marTop w:val="0"/>
          <w:marBottom w:val="0"/>
          <w:divBdr>
            <w:top w:val="none" w:sz="0" w:space="0" w:color="auto"/>
            <w:left w:val="none" w:sz="0" w:space="0" w:color="auto"/>
            <w:bottom w:val="none" w:sz="0" w:space="0" w:color="auto"/>
            <w:right w:val="none" w:sz="0" w:space="0" w:color="auto"/>
          </w:divBdr>
        </w:div>
        <w:div w:id="1931430594">
          <w:marLeft w:val="640"/>
          <w:marRight w:val="0"/>
          <w:marTop w:val="0"/>
          <w:marBottom w:val="0"/>
          <w:divBdr>
            <w:top w:val="none" w:sz="0" w:space="0" w:color="auto"/>
            <w:left w:val="none" w:sz="0" w:space="0" w:color="auto"/>
            <w:bottom w:val="none" w:sz="0" w:space="0" w:color="auto"/>
            <w:right w:val="none" w:sz="0" w:space="0" w:color="auto"/>
          </w:divBdr>
        </w:div>
        <w:div w:id="2027754825">
          <w:marLeft w:val="640"/>
          <w:marRight w:val="0"/>
          <w:marTop w:val="0"/>
          <w:marBottom w:val="0"/>
          <w:divBdr>
            <w:top w:val="none" w:sz="0" w:space="0" w:color="auto"/>
            <w:left w:val="none" w:sz="0" w:space="0" w:color="auto"/>
            <w:bottom w:val="none" w:sz="0" w:space="0" w:color="auto"/>
            <w:right w:val="none" w:sz="0" w:space="0" w:color="auto"/>
          </w:divBdr>
        </w:div>
      </w:divsChild>
    </w:div>
    <w:div w:id="1961258604">
      <w:bodyDiv w:val="1"/>
      <w:marLeft w:val="0"/>
      <w:marRight w:val="0"/>
      <w:marTop w:val="0"/>
      <w:marBottom w:val="0"/>
      <w:divBdr>
        <w:top w:val="none" w:sz="0" w:space="0" w:color="auto"/>
        <w:left w:val="none" w:sz="0" w:space="0" w:color="auto"/>
        <w:bottom w:val="none" w:sz="0" w:space="0" w:color="auto"/>
        <w:right w:val="none" w:sz="0" w:space="0" w:color="auto"/>
      </w:divBdr>
    </w:div>
    <w:div w:id="1967541368">
      <w:bodyDiv w:val="1"/>
      <w:marLeft w:val="0"/>
      <w:marRight w:val="0"/>
      <w:marTop w:val="0"/>
      <w:marBottom w:val="0"/>
      <w:divBdr>
        <w:top w:val="none" w:sz="0" w:space="0" w:color="auto"/>
        <w:left w:val="none" w:sz="0" w:space="0" w:color="auto"/>
        <w:bottom w:val="none" w:sz="0" w:space="0" w:color="auto"/>
        <w:right w:val="none" w:sz="0" w:space="0" w:color="auto"/>
      </w:divBdr>
      <w:divsChild>
        <w:div w:id="1022514111">
          <w:marLeft w:val="0"/>
          <w:marRight w:val="0"/>
          <w:marTop w:val="0"/>
          <w:marBottom w:val="0"/>
          <w:divBdr>
            <w:top w:val="none" w:sz="0" w:space="0" w:color="auto"/>
            <w:left w:val="none" w:sz="0" w:space="0" w:color="auto"/>
            <w:bottom w:val="none" w:sz="0" w:space="0" w:color="auto"/>
            <w:right w:val="none" w:sz="0" w:space="0" w:color="auto"/>
          </w:divBdr>
        </w:div>
      </w:divsChild>
    </w:div>
    <w:div w:id="1985544745">
      <w:bodyDiv w:val="1"/>
      <w:marLeft w:val="0"/>
      <w:marRight w:val="0"/>
      <w:marTop w:val="0"/>
      <w:marBottom w:val="0"/>
      <w:divBdr>
        <w:top w:val="none" w:sz="0" w:space="0" w:color="auto"/>
        <w:left w:val="none" w:sz="0" w:space="0" w:color="auto"/>
        <w:bottom w:val="none" w:sz="0" w:space="0" w:color="auto"/>
        <w:right w:val="none" w:sz="0" w:space="0" w:color="auto"/>
      </w:divBdr>
    </w:div>
    <w:div w:id="1998419247">
      <w:bodyDiv w:val="1"/>
      <w:marLeft w:val="0"/>
      <w:marRight w:val="0"/>
      <w:marTop w:val="0"/>
      <w:marBottom w:val="0"/>
      <w:divBdr>
        <w:top w:val="none" w:sz="0" w:space="0" w:color="auto"/>
        <w:left w:val="none" w:sz="0" w:space="0" w:color="auto"/>
        <w:bottom w:val="none" w:sz="0" w:space="0" w:color="auto"/>
        <w:right w:val="none" w:sz="0" w:space="0" w:color="auto"/>
      </w:divBdr>
      <w:divsChild>
        <w:div w:id="1417626910">
          <w:marLeft w:val="640"/>
          <w:marRight w:val="0"/>
          <w:marTop w:val="0"/>
          <w:marBottom w:val="0"/>
          <w:divBdr>
            <w:top w:val="none" w:sz="0" w:space="0" w:color="auto"/>
            <w:left w:val="none" w:sz="0" w:space="0" w:color="auto"/>
            <w:bottom w:val="none" w:sz="0" w:space="0" w:color="auto"/>
            <w:right w:val="none" w:sz="0" w:space="0" w:color="auto"/>
          </w:divBdr>
        </w:div>
        <w:div w:id="181432233">
          <w:marLeft w:val="640"/>
          <w:marRight w:val="0"/>
          <w:marTop w:val="0"/>
          <w:marBottom w:val="0"/>
          <w:divBdr>
            <w:top w:val="none" w:sz="0" w:space="0" w:color="auto"/>
            <w:left w:val="none" w:sz="0" w:space="0" w:color="auto"/>
            <w:bottom w:val="none" w:sz="0" w:space="0" w:color="auto"/>
            <w:right w:val="none" w:sz="0" w:space="0" w:color="auto"/>
          </w:divBdr>
        </w:div>
        <w:div w:id="960845358">
          <w:marLeft w:val="640"/>
          <w:marRight w:val="0"/>
          <w:marTop w:val="0"/>
          <w:marBottom w:val="0"/>
          <w:divBdr>
            <w:top w:val="none" w:sz="0" w:space="0" w:color="auto"/>
            <w:left w:val="none" w:sz="0" w:space="0" w:color="auto"/>
            <w:bottom w:val="none" w:sz="0" w:space="0" w:color="auto"/>
            <w:right w:val="none" w:sz="0" w:space="0" w:color="auto"/>
          </w:divBdr>
        </w:div>
        <w:div w:id="576474898">
          <w:marLeft w:val="640"/>
          <w:marRight w:val="0"/>
          <w:marTop w:val="0"/>
          <w:marBottom w:val="0"/>
          <w:divBdr>
            <w:top w:val="none" w:sz="0" w:space="0" w:color="auto"/>
            <w:left w:val="none" w:sz="0" w:space="0" w:color="auto"/>
            <w:bottom w:val="none" w:sz="0" w:space="0" w:color="auto"/>
            <w:right w:val="none" w:sz="0" w:space="0" w:color="auto"/>
          </w:divBdr>
        </w:div>
        <w:div w:id="708840961">
          <w:marLeft w:val="640"/>
          <w:marRight w:val="0"/>
          <w:marTop w:val="0"/>
          <w:marBottom w:val="0"/>
          <w:divBdr>
            <w:top w:val="none" w:sz="0" w:space="0" w:color="auto"/>
            <w:left w:val="none" w:sz="0" w:space="0" w:color="auto"/>
            <w:bottom w:val="none" w:sz="0" w:space="0" w:color="auto"/>
            <w:right w:val="none" w:sz="0" w:space="0" w:color="auto"/>
          </w:divBdr>
        </w:div>
        <w:div w:id="462692861">
          <w:marLeft w:val="640"/>
          <w:marRight w:val="0"/>
          <w:marTop w:val="0"/>
          <w:marBottom w:val="0"/>
          <w:divBdr>
            <w:top w:val="none" w:sz="0" w:space="0" w:color="auto"/>
            <w:left w:val="none" w:sz="0" w:space="0" w:color="auto"/>
            <w:bottom w:val="none" w:sz="0" w:space="0" w:color="auto"/>
            <w:right w:val="none" w:sz="0" w:space="0" w:color="auto"/>
          </w:divBdr>
        </w:div>
        <w:div w:id="339548054">
          <w:marLeft w:val="640"/>
          <w:marRight w:val="0"/>
          <w:marTop w:val="0"/>
          <w:marBottom w:val="0"/>
          <w:divBdr>
            <w:top w:val="none" w:sz="0" w:space="0" w:color="auto"/>
            <w:left w:val="none" w:sz="0" w:space="0" w:color="auto"/>
            <w:bottom w:val="none" w:sz="0" w:space="0" w:color="auto"/>
            <w:right w:val="none" w:sz="0" w:space="0" w:color="auto"/>
          </w:divBdr>
        </w:div>
        <w:div w:id="438061589">
          <w:marLeft w:val="640"/>
          <w:marRight w:val="0"/>
          <w:marTop w:val="0"/>
          <w:marBottom w:val="0"/>
          <w:divBdr>
            <w:top w:val="none" w:sz="0" w:space="0" w:color="auto"/>
            <w:left w:val="none" w:sz="0" w:space="0" w:color="auto"/>
            <w:bottom w:val="none" w:sz="0" w:space="0" w:color="auto"/>
            <w:right w:val="none" w:sz="0" w:space="0" w:color="auto"/>
          </w:divBdr>
        </w:div>
        <w:div w:id="2136289597">
          <w:marLeft w:val="640"/>
          <w:marRight w:val="0"/>
          <w:marTop w:val="0"/>
          <w:marBottom w:val="0"/>
          <w:divBdr>
            <w:top w:val="none" w:sz="0" w:space="0" w:color="auto"/>
            <w:left w:val="none" w:sz="0" w:space="0" w:color="auto"/>
            <w:bottom w:val="none" w:sz="0" w:space="0" w:color="auto"/>
            <w:right w:val="none" w:sz="0" w:space="0" w:color="auto"/>
          </w:divBdr>
        </w:div>
        <w:div w:id="1836408682">
          <w:marLeft w:val="640"/>
          <w:marRight w:val="0"/>
          <w:marTop w:val="0"/>
          <w:marBottom w:val="0"/>
          <w:divBdr>
            <w:top w:val="none" w:sz="0" w:space="0" w:color="auto"/>
            <w:left w:val="none" w:sz="0" w:space="0" w:color="auto"/>
            <w:bottom w:val="none" w:sz="0" w:space="0" w:color="auto"/>
            <w:right w:val="none" w:sz="0" w:space="0" w:color="auto"/>
          </w:divBdr>
        </w:div>
        <w:div w:id="642152430">
          <w:marLeft w:val="640"/>
          <w:marRight w:val="0"/>
          <w:marTop w:val="0"/>
          <w:marBottom w:val="0"/>
          <w:divBdr>
            <w:top w:val="none" w:sz="0" w:space="0" w:color="auto"/>
            <w:left w:val="none" w:sz="0" w:space="0" w:color="auto"/>
            <w:bottom w:val="none" w:sz="0" w:space="0" w:color="auto"/>
            <w:right w:val="none" w:sz="0" w:space="0" w:color="auto"/>
          </w:divBdr>
        </w:div>
        <w:div w:id="1397121269">
          <w:marLeft w:val="640"/>
          <w:marRight w:val="0"/>
          <w:marTop w:val="0"/>
          <w:marBottom w:val="0"/>
          <w:divBdr>
            <w:top w:val="none" w:sz="0" w:space="0" w:color="auto"/>
            <w:left w:val="none" w:sz="0" w:space="0" w:color="auto"/>
            <w:bottom w:val="none" w:sz="0" w:space="0" w:color="auto"/>
            <w:right w:val="none" w:sz="0" w:space="0" w:color="auto"/>
          </w:divBdr>
        </w:div>
        <w:div w:id="857427280">
          <w:marLeft w:val="640"/>
          <w:marRight w:val="0"/>
          <w:marTop w:val="0"/>
          <w:marBottom w:val="0"/>
          <w:divBdr>
            <w:top w:val="none" w:sz="0" w:space="0" w:color="auto"/>
            <w:left w:val="none" w:sz="0" w:space="0" w:color="auto"/>
            <w:bottom w:val="none" w:sz="0" w:space="0" w:color="auto"/>
            <w:right w:val="none" w:sz="0" w:space="0" w:color="auto"/>
          </w:divBdr>
        </w:div>
        <w:div w:id="1108088381">
          <w:marLeft w:val="640"/>
          <w:marRight w:val="0"/>
          <w:marTop w:val="0"/>
          <w:marBottom w:val="0"/>
          <w:divBdr>
            <w:top w:val="none" w:sz="0" w:space="0" w:color="auto"/>
            <w:left w:val="none" w:sz="0" w:space="0" w:color="auto"/>
            <w:bottom w:val="none" w:sz="0" w:space="0" w:color="auto"/>
            <w:right w:val="none" w:sz="0" w:space="0" w:color="auto"/>
          </w:divBdr>
        </w:div>
        <w:div w:id="2041927608">
          <w:marLeft w:val="640"/>
          <w:marRight w:val="0"/>
          <w:marTop w:val="0"/>
          <w:marBottom w:val="0"/>
          <w:divBdr>
            <w:top w:val="none" w:sz="0" w:space="0" w:color="auto"/>
            <w:left w:val="none" w:sz="0" w:space="0" w:color="auto"/>
            <w:bottom w:val="none" w:sz="0" w:space="0" w:color="auto"/>
            <w:right w:val="none" w:sz="0" w:space="0" w:color="auto"/>
          </w:divBdr>
        </w:div>
        <w:div w:id="591401040">
          <w:marLeft w:val="640"/>
          <w:marRight w:val="0"/>
          <w:marTop w:val="0"/>
          <w:marBottom w:val="0"/>
          <w:divBdr>
            <w:top w:val="none" w:sz="0" w:space="0" w:color="auto"/>
            <w:left w:val="none" w:sz="0" w:space="0" w:color="auto"/>
            <w:bottom w:val="none" w:sz="0" w:space="0" w:color="auto"/>
            <w:right w:val="none" w:sz="0" w:space="0" w:color="auto"/>
          </w:divBdr>
        </w:div>
        <w:div w:id="1056276168">
          <w:marLeft w:val="640"/>
          <w:marRight w:val="0"/>
          <w:marTop w:val="0"/>
          <w:marBottom w:val="0"/>
          <w:divBdr>
            <w:top w:val="none" w:sz="0" w:space="0" w:color="auto"/>
            <w:left w:val="none" w:sz="0" w:space="0" w:color="auto"/>
            <w:bottom w:val="none" w:sz="0" w:space="0" w:color="auto"/>
            <w:right w:val="none" w:sz="0" w:space="0" w:color="auto"/>
          </w:divBdr>
        </w:div>
        <w:div w:id="1332298850">
          <w:marLeft w:val="640"/>
          <w:marRight w:val="0"/>
          <w:marTop w:val="0"/>
          <w:marBottom w:val="0"/>
          <w:divBdr>
            <w:top w:val="none" w:sz="0" w:space="0" w:color="auto"/>
            <w:left w:val="none" w:sz="0" w:space="0" w:color="auto"/>
            <w:bottom w:val="none" w:sz="0" w:space="0" w:color="auto"/>
            <w:right w:val="none" w:sz="0" w:space="0" w:color="auto"/>
          </w:divBdr>
        </w:div>
        <w:div w:id="80371385">
          <w:marLeft w:val="640"/>
          <w:marRight w:val="0"/>
          <w:marTop w:val="0"/>
          <w:marBottom w:val="0"/>
          <w:divBdr>
            <w:top w:val="none" w:sz="0" w:space="0" w:color="auto"/>
            <w:left w:val="none" w:sz="0" w:space="0" w:color="auto"/>
            <w:bottom w:val="none" w:sz="0" w:space="0" w:color="auto"/>
            <w:right w:val="none" w:sz="0" w:space="0" w:color="auto"/>
          </w:divBdr>
        </w:div>
        <w:div w:id="1507281656">
          <w:marLeft w:val="640"/>
          <w:marRight w:val="0"/>
          <w:marTop w:val="0"/>
          <w:marBottom w:val="0"/>
          <w:divBdr>
            <w:top w:val="none" w:sz="0" w:space="0" w:color="auto"/>
            <w:left w:val="none" w:sz="0" w:space="0" w:color="auto"/>
            <w:bottom w:val="none" w:sz="0" w:space="0" w:color="auto"/>
            <w:right w:val="none" w:sz="0" w:space="0" w:color="auto"/>
          </w:divBdr>
        </w:div>
        <w:div w:id="1579442585">
          <w:marLeft w:val="640"/>
          <w:marRight w:val="0"/>
          <w:marTop w:val="0"/>
          <w:marBottom w:val="0"/>
          <w:divBdr>
            <w:top w:val="none" w:sz="0" w:space="0" w:color="auto"/>
            <w:left w:val="none" w:sz="0" w:space="0" w:color="auto"/>
            <w:bottom w:val="none" w:sz="0" w:space="0" w:color="auto"/>
            <w:right w:val="none" w:sz="0" w:space="0" w:color="auto"/>
          </w:divBdr>
        </w:div>
        <w:div w:id="879584352">
          <w:marLeft w:val="640"/>
          <w:marRight w:val="0"/>
          <w:marTop w:val="0"/>
          <w:marBottom w:val="0"/>
          <w:divBdr>
            <w:top w:val="none" w:sz="0" w:space="0" w:color="auto"/>
            <w:left w:val="none" w:sz="0" w:space="0" w:color="auto"/>
            <w:bottom w:val="none" w:sz="0" w:space="0" w:color="auto"/>
            <w:right w:val="none" w:sz="0" w:space="0" w:color="auto"/>
          </w:divBdr>
        </w:div>
        <w:div w:id="868762079">
          <w:marLeft w:val="640"/>
          <w:marRight w:val="0"/>
          <w:marTop w:val="0"/>
          <w:marBottom w:val="0"/>
          <w:divBdr>
            <w:top w:val="none" w:sz="0" w:space="0" w:color="auto"/>
            <w:left w:val="none" w:sz="0" w:space="0" w:color="auto"/>
            <w:bottom w:val="none" w:sz="0" w:space="0" w:color="auto"/>
            <w:right w:val="none" w:sz="0" w:space="0" w:color="auto"/>
          </w:divBdr>
        </w:div>
        <w:div w:id="150607830">
          <w:marLeft w:val="640"/>
          <w:marRight w:val="0"/>
          <w:marTop w:val="0"/>
          <w:marBottom w:val="0"/>
          <w:divBdr>
            <w:top w:val="none" w:sz="0" w:space="0" w:color="auto"/>
            <w:left w:val="none" w:sz="0" w:space="0" w:color="auto"/>
            <w:bottom w:val="none" w:sz="0" w:space="0" w:color="auto"/>
            <w:right w:val="none" w:sz="0" w:space="0" w:color="auto"/>
          </w:divBdr>
        </w:div>
        <w:div w:id="191311342">
          <w:marLeft w:val="640"/>
          <w:marRight w:val="0"/>
          <w:marTop w:val="0"/>
          <w:marBottom w:val="0"/>
          <w:divBdr>
            <w:top w:val="none" w:sz="0" w:space="0" w:color="auto"/>
            <w:left w:val="none" w:sz="0" w:space="0" w:color="auto"/>
            <w:bottom w:val="none" w:sz="0" w:space="0" w:color="auto"/>
            <w:right w:val="none" w:sz="0" w:space="0" w:color="auto"/>
          </w:divBdr>
        </w:div>
        <w:div w:id="2001737387">
          <w:marLeft w:val="640"/>
          <w:marRight w:val="0"/>
          <w:marTop w:val="0"/>
          <w:marBottom w:val="0"/>
          <w:divBdr>
            <w:top w:val="none" w:sz="0" w:space="0" w:color="auto"/>
            <w:left w:val="none" w:sz="0" w:space="0" w:color="auto"/>
            <w:bottom w:val="none" w:sz="0" w:space="0" w:color="auto"/>
            <w:right w:val="none" w:sz="0" w:space="0" w:color="auto"/>
          </w:divBdr>
        </w:div>
        <w:div w:id="1244991233">
          <w:marLeft w:val="640"/>
          <w:marRight w:val="0"/>
          <w:marTop w:val="0"/>
          <w:marBottom w:val="0"/>
          <w:divBdr>
            <w:top w:val="none" w:sz="0" w:space="0" w:color="auto"/>
            <w:left w:val="none" w:sz="0" w:space="0" w:color="auto"/>
            <w:bottom w:val="none" w:sz="0" w:space="0" w:color="auto"/>
            <w:right w:val="none" w:sz="0" w:space="0" w:color="auto"/>
          </w:divBdr>
        </w:div>
        <w:div w:id="485364777">
          <w:marLeft w:val="640"/>
          <w:marRight w:val="0"/>
          <w:marTop w:val="0"/>
          <w:marBottom w:val="0"/>
          <w:divBdr>
            <w:top w:val="none" w:sz="0" w:space="0" w:color="auto"/>
            <w:left w:val="none" w:sz="0" w:space="0" w:color="auto"/>
            <w:bottom w:val="none" w:sz="0" w:space="0" w:color="auto"/>
            <w:right w:val="none" w:sz="0" w:space="0" w:color="auto"/>
          </w:divBdr>
        </w:div>
        <w:div w:id="116922291">
          <w:marLeft w:val="640"/>
          <w:marRight w:val="0"/>
          <w:marTop w:val="0"/>
          <w:marBottom w:val="0"/>
          <w:divBdr>
            <w:top w:val="none" w:sz="0" w:space="0" w:color="auto"/>
            <w:left w:val="none" w:sz="0" w:space="0" w:color="auto"/>
            <w:bottom w:val="none" w:sz="0" w:space="0" w:color="auto"/>
            <w:right w:val="none" w:sz="0" w:space="0" w:color="auto"/>
          </w:divBdr>
        </w:div>
        <w:div w:id="970404266">
          <w:marLeft w:val="640"/>
          <w:marRight w:val="0"/>
          <w:marTop w:val="0"/>
          <w:marBottom w:val="0"/>
          <w:divBdr>
            <w:top w:val="none" w:sz="0" w:space="0" w:color="auto"/>
            <w:left w:val="none" w:sz="0" w:space="0" w:color="auto"/>
            <w:bottom w:val="none" w:sz="0" w:space="0" w:color="auto"/>
            <w:right w:val="none" w:sz="0" w:space="0" w:color="auto"/>
          </w:divBdr>
        </w:div>
        <w:div w:id="1404597447">
          <w:marLeft w:val="640"/>
          <w:marRight w:val="0"/>
          <w:marTop w:val="0"/>
          <w:marBottom w:val="0"/>
          <w:divBdr>
            <w:top w:val="none" w:sz="0" w:space="0" w:color="auto"/>
            <w:left w:val="none" w:sz="0" w:space="0" w:color="auto"/>
            <w:bottom w:val="none" w:sz="0" w:space="0" w:color="auto"/>
            <w:right w:val="none" w:sz="0" w:space="0" w:color="auto"/>
          </w:divBdr>
        </w:div>
        <w:div w:id="230426582">
          <w:marLeft w:val="640"/>
          <w:marRight w:val="0"/>
          <w:marTop w:val="0"/>
          <w:marBottom w:val="0"/>
          <w:divBdr>
            <w:top w:val="none" w:sz="0" w:space="0" w:color="auto"/>
            <w:left w:val="none" w:sz="0" w:space="0" w:color="auto"/>
            <w:bottom w:val="none" w:sz="0" w:space="0" w:color="auto"/>
            <w:right w:val="none" w:sz="0" w:space="0" w:color="auto"/>
          </w:divBdr>
        </w:div>
        <w:div w:id="1885946064">
          <w:marLeft w:val="640"/>
          <w:marRight w:val="0"/>
          <w:marTop w:val="0"/>
          <w:marBottom w:val="0"/>
          <w:divBdr>
            <w:top w:val="none" w:sz="0" w:space="0" w:color="auto"/>
            <w:left w:val="none" w:sz="0" w:space="0" w:color="auto"/>
            <w:bottom w:val="none" w:sz="0" w:space="0" w:color="auto"/>
            <w:right w:val="none" w:sz="0" w:space="0" w:color="auto"/>
          </w:divBdr>
        </w:div>
        <w:div w:id="704721081">
          <w:marLeft w:val="640"/>
          <w:marRight w:val="0"/>
          <w:marTop w:val="0"/>
          <w:marBottom w:val="0"/>
          <w:divBdr>
            <w:top w:val="none" w:sz="0" w:space="0" w:color="auto"/>
            <w:left w:val="none" w:sz="0" w:space="0" w:color="auto"/>
            <w:bottom w:val="none" w:sz="0" w:space="0" w:color="auto"/>
            <w:right w:val="none" w:sz="0" w:space="0" w:color="auto"/>
          </w:divBdr>
        </w:div>
        <w:div w:id="974749474">
          <w:marLeft w:val="640"/>
          <w:marRight w:val="0"/>
          <w:marTop w:val="0"/>
          <w:marBottom w:val="0"/>
          <w:divBdr>
            <w:top w:val="none" w:sz="0" w:space="0" w:color="auto"/>
            <w:left w:val="none" w:sz="0" w:space="0" w:color="auto"/>
            <w:bottom w:val="none" w:sz="0" w:space="0" w:color="auto"/>
            <w:right w:val="none" w:sz="0" w:space="0" w:color="auto"/>
          </w:divBdr>
        </w:div>
        <w:div w:id="1327710652">
          <w:marLeft w:val="640"/>
          <w:marRight w:val="0"/>
          <w:marTop w:val="0"/>
          <w:marBottom w:val="0"/>
          <w:divBdr>
            <w:top w:val="none" w:sz="0" w:space="0" w:color="auto"/>
            <w:left w:val="none" w:sz="0" w:space="0" w:color="auto"/>
            <w:bottom w:val="none" w:sz="0" w:space="0" w:color="auto"/>
            <w:right w:val="none" w:sz="0" w:space="0" w:color="auto"/>
          </w:divBdr>
        </w:div>
      </w:divsChild>
    </w:div>
    <w:div w:id="2011635163">
      <w:bodyDiv w:val="1"/>
      <w:marLeft w:val="0"/>
      <w:marRight w:val="0"/>
      <w:marTop w:val="0"/>
      <w:marBottom w:val="0"/>
      <w:divBdr>
        <w:top w:val="none" w:sz="0" w:space="0" w:color="auto"/>
        <w:left w:val="none" w:sz="0" w:space="0" w:color="auto"/>
        <w:bottom w:val="none" w:sz="0" w:space="0" w:color="auto"/>
        <w:right w:val="none" w:sz="0" w:space="0" w:color="auto"/>
      </w:divBdr>
      <w:divsChild>
        <w:div w:id="977995786">
          <w:marLeft w:val="640"/>
          <w:marRight w:val="0"/>
          <w:marTop w:val="0"/>
          <w:marBottom w:val="0"/>
          <w:divBdr>
            <w:top w:val="none" w:sz="0" w:space="0" w:color="auto"/>
            <w:left w:val="none" w:sz="0" w:space="0" w:color="auto"/>
            <w:bottom w:val="none" w:sz="0" w:space="0" w:color="auto"/>
            <w:right w:val="none" w:sz="0" w:space="0" w:color="auto"/>
          </w:divBdr>
        </w:div>
        <w:div w:id="408696078">
          <w:marLeft w:val="640"/>
          <w:marRight w:val="0"/>
          <w:marTop w:val="0"/>
          <w:marBottom w:val="0"/>
          <w:divBdr>
            <w:top w:val="none" w:sz="0" w:space="0" w:color="auto"/>
            <w:left w:val="none" w:sz="0" w:space="0" w:color="auto"/>
            <w:bottom w:val="none" w:sz="0" w:space="0" w:color="auto"/>
            <w:right w:val="none" w:sz="0" w:space="0" w:color="auto"/>
          </w:divBdr>
        </w:div>
        <w:div w:id="1286961119">
          <w:marLeft w:val="640"/>
          <w:marRight w:val="0"/>
          <w:marTop w:val="0"/>
          <w:marBottom w:val="0"/>
          <w:divBdr>
            <w:top w:val="none" w:sz="0" w:space="0" w:color="auto"/>
            <w:left w:val="none" w:sz="0" w:space="0" w:color="auto"/>
            <w:bottom w:val="none" w:sz="0" w:space="0" w:color="auto"/>
            <w:right w:val="none" w:sz="0" w:space="0" w:color="auto"/>
          </w:divBdr>
        </w:div>
        <w:div w:id="855389365">
          <w:marLeft w:val="640"/>
          <w:marRight w:val="0"/>
          <w:marTop w:val="0"/>
          <w:marBottom w:val="0"/>
          <w:divBdr>
            <w:top w:val="none" w:sz="0" w:space="0" w:color="auto"/>
            <w:left w:val="none" w:sz="0" w:space="0" w:color="auto"/>
            <w:bottom w:val="none" w:sz="0" w:space="0" w:color="auto"/>
            <w:right w:val="none" w:sz="0" w:space="0" w:color="auto"/>
          </w:divBdr>
        </w:div>
        <w:div w:id="1995647353">
          <w:marLeft w:val="640"/>
          <w:marRight w:val="0"/>
          <w:marTop w:val="0"/>
          <w:marBottom w:val="0"/>
          <w:divBdr>
            <w:top w:val="none" w:sz="0" w:space="0" w:color="auto"/>
            <w:left w:val="none" w:sz="0" w:space="0" w:color="auto"/>
            <w:bottom w:val="none" w:sz="0" w:space="0" w:color="auto"/>
            <w:right w:val="none" w:sz="0" w:space="0" w:color="auto"/>
          </w:divBdr>
        </w:div>
        <w:div w:id="492724874">
          <w:marLeft w:val="640"/>
          <w:marRight w:val="0"/>
          <w:marTop w:val="0"/>
          <w:marBottom w:val="0"/>
          <w:divBdr>
            <w:top w:val="none" w:sz="0" w:space="0" w:color="auto"/>
            <w:left w:val="none" w:sz="0" w:space="0" w:color="auto"/>
            <w:bottom w:val="none" w:sz="0" w:space="0" w:color="auto"/>
            <w:right w:val="none" w:sz="0" w:space="0" w:color="auto"/>
          </w:divBdr>
        </w:div>
        <w:div w:id="2097625905">
          <w:marLeft w:val="640"/>
          <w:marRight w:val="0"/>
          <w:marTop w:val="0"/>
          <w:marBottom w:val="0"/>
          <w:divBdr>
            <w:top w:val="none" w:sz="0" w:space="0" w:color="auto"/>
            <w:left w:val="none" w:sz="0" w:space="0" w:color="auto"/>
            <w:bottom w:val="none" w:sz="0" w:space="0" w:color="auto"/>
            <w:right w:val="none" w:sz="0" w:space="0" w:color="auto"/>
          </w:divBdr>
        </w:div>
        <w:div w:id="1050610934">
          <w:marLeft w:val="640"/>
          <w:marRight w:val="0"/>
          <w:marTop w:val="0"/>
          <w:marBottom w:val="0"/>
          <w:divBdr>
            <w:top w:val="none" w:sz="0" w:space="0" w:color="auto"/>
            <w:left w:val="none" w:sz="0" w:space="0" w:color="auto"/>
            <w:bottom w:val="none" w:sz="0" w:space="0" w:color="auto"/>
            <w:right w:val="none" w:sz="0" w:space="0" w:color="auto"/>
          </w:divBdr>
        </w:div>
        <w:div w:id="1262882800">
          <w:marLeft w:val="640"/>
          <w:marRight w:val="0"/>
          <w:marTop w:val="0"/>
          <w:marBottom w:val="0"/>
          <w:divBdr>
            <w:top w:val="none" w:sz="0" w:space="0" w:color="auto"/>
            <w:left w:val="none" w:sz="0" w:space="0" w:color="auto"/>
            <w:bottom w:val="none" w:sz="0" w:space="0" w:color="auto"/>
            <w:right w:val="none" w:sz="0" w:space="0" w:color="auto"/>
          </w:divBdr>
        </w:div>
        <w:div w:id="1592542756">
          <w:marLeft w:val="640"/>
          <w:marRight w:val="0"/>
          <w:marTop w:val="0"/>
          <w:marBottom w:val="0"/>
          <w:divBdr>
            <w:top w:val="none" w:sz="0" w:space="0" w:color="auto"/>
            <w:left w:val="none" w:sz="0" w:space="0" w:color="auto"/>
            <w:bottom w:val="none" w:sz="0" w:space="0" w:color="auto"/>
            <w:right w:val="none" w:sz="0" w:space="0" w:color="auto"/>
          </w:divBdr>
        </w:div>
        <w:div w:id="1824856492">
          <w:marLeft w:val="640"/>
          <w:marRight w:val="0"/>
          <w:marTop w:val="0"/>
          <w:marBottom w:val="0"/>
          <w:divBdr>
            <w:top w:val="none" w:sz="0" w:space="0" w:color="auto"/>
            <w:left w:val="none" w:sz="0" w:space="0" w:color="auto"/>
            <w:bottom w:val="none" w:sz="0" w:space="0" w:color="auto"/>
            <w:right w:val="none" w:sz="0" w:space="0" w:color="auto"/>
          </w:divBdr>
        </w:div>
        <w:div w:id="169412937">
          <w:marLeft w:val="640"/>
          <w:marRight w:val="0"/>
          <w:marTop w:val="0"/>
          <w:marBottom w:val="0"/>
          <w:divBdr>
            <w:top w:val="none" w:sz="0" w:space="0" w:color="auto"/>
            <w:left w:val="none" w:sz="0" w:space="0" w:color="auto"/>
            <w:bottom w:val="none" w:sz="0" w:space="0" w:color="auto"/>
            <w:right w:val="none" w:sz="0" w:space="0" w:color="auto"/>
          </w:divBdr>
        </w:div>
        <w:div w:id="1645617163">
          <w:marLeft w:val="640"/>
          <w:marRight w:val="0"/>
          <w:marTop w:val="0"/>
          <w:marBottom w:val="0"/>
          <w:divBdr>
            <w:top w:val="none" w:sz="0" w:space="0" w:color="auto"/>
            <w:left w:val="none" w:sz="0" w:space="0" w:color="auto"/>
            <w:bottom w:val="none" w:sz="0" w:space="0" w:color="auto"/>
            <w:right w:val="none" w:sz="0" w:space="0" w:color="auto"/>
          </w:divBdr>
        </w:div>
        <w:div w:id="353924211">
          <w:marLeft w:val="640"/>
          <w:marRight w:val="0"/>
          <w:marTop w:val="0"/>
          <w:marBottom w:val="0"/>
          <w:divBdr>
            <w:top w:val="none" w:sz="0" w:space="0" w:color="auto"/>
            <w:left w:val="none" w:sz="0" w:space="0" w:color="auto"/>
            <w:bottom w:val="none" w:sz="0" w:space="0" w:color="auto"/>
            <w:right w:val="none" w:sz="0" w:space="0" w:color="auto"/>
          </w:divBdr>
        </w:div>
        <w:div w:id="417334887">
          <w:marLeft w:val="640"/>
          <w:marRight w:val="0"/>
          <w:marTop w:val="0"/>
          <w:marBottom w:val="0"/>
          <w:divBdr>
            <w:top w:val="none" w:sz="0" w:space="0" w:color="auto"/>
            <w:left w:val="none" w:sz="0" w:space="0" w:color="auto"/>
            <w:bottom w:val="none" w:sz="0" w:space="0" w:color="auto"/>
            <w:right w:val="none" w:sz="0" w:space="0" w:color="auto"/>
          </w:divBdr>
        </w:div>
        <w:div w:id="1338918838">
          <w:marLeft w:val="640"/>
          <w:marRight w:val="0"/>
          <w:marTop w:val="0"/>
          <w:marBottom w:val="0"/>
          <w:divBdr>
            <w:top w:val="none" w:sz="0" w:space="0" w:color="auto"/>
            <w:left w:val="none" w:sz="0" w:space="0" w:color="auto"/>
            <w:bottom w:val="none" w:sz="0" w:space="0" w:color="auto"/>
            <w:right w:val="none" w:sz="0" w:space="0" w:color="auto"/>
          </w:divBdr>
        </w:div>
        <w:div w:id="1340087129">
          <w:marLeft w:val="640"/>
          <w:marRight w:val="0"/>
          <w:marTop w:val="0"/>
          <w:marBottom w:val="0"/>
          <w:divBdr>
            <w:top w:val="none" w:sz="0" w:space="0" w:color="auto"/>
            <w:left w:val="none" w:sz="0" w:space="0" w:color="auto"/>
            <w:bottom w:val="none" w:sz="0" w:space="0" w:color="auto"/>
            <w:right w:val="none" w:sz="0" w:space="0" w:color="auto"/>
          </w:divBdr>
        </w:div>
        <w:div w:id="1315179211">
          <w:marLeft w:val="640"/>
          <w:marRight w:val="0"/>
          <w:marTop w:val="0"/>
          <w:marBottom w:val="0"/>
          <w:divBdr>
            <w:top w:val="none" w:sz="0" w:space="0" w:color="auto"/>
            <w:left w:val="none" w:sz="0" w:space="0" w:color="auto"/>
            <w:bottom w:val="none" w:sz="0" w:space="0" w:color="auto"/>
            <w:right w:val="none" w:sz="0" w:space="0" w:color="auto"/>
          </w:divBdr>
        </w:div>
        <w:div w:id="1297684961">
          <w:marLeft w:val="640"/>
          <w:marRight w:val="0"/>
          <w:marTop w:val="0"/>
          <w:marBottom w:val="0"/>
          <w:divBdr>
            <w:top w:val="none" w:sz="0" w:space="0" w:color="auto"/>
            <w:left w:val="none" w:sz="0" w:space="0" w:color="auto"/>
            <w:bottom w:val="none" w:sz="0" w:space="0" w:color="auto"/>
            <w:right w:val="none" w:sz="0" w:space="0" w:color="auto"/>
          </w:divBdr>
        </w:div>
        <w:div w:id="1523208540">
          <w:marLeft w:val="640"/>
          <w:marRight w:val="0"/>
          <w:marTop w:val="0"/>
          <w:marBottom w:val="0"/>
          <w:divBdr>
            <w:top w:val="none" w:sz="0" w:space="0" w:color="auto"/>
            <w:left w:val="none" w:sz="0" w:space="0" w:color="auto"/>
            <w:bottom w:val="none" w:sz="0" w:space="0" w:color="auto"/>
            <w:right w:val="none" w:sz="0" w:space="0" w:color="auto"/>
          </w:divBdr>
        </w:div>
        <w:div w:id="144052869">
          <w:marLeft w:val="640"/>
          <w:marRight w:val="0"/>
          <w:marTop w:val="0"/>
          <w:marBottom w:val="0"/>
          <w:divBdr>
            <w:top w:val="none" w:sz="0" w:space="0" w:color="auto"/>
            <w:left w:val="none" w:sz="0" w:space="0" w:color="auto"/>
            <w:bottom w:val="none" w:sz="0" w:space="0" w:color="auto"/>
            <w:right w:val="none" w:sz="0" w:space="0" w:color="auto"/>
          </w:divBdr>
        </w:div>
        <w:div w:id="760223380">
          <w:marLeft w:val="640"/>
          <w:marRight w:val="0"/>
          <w:marTop w:val="0"/>
          <w:marBottom w:val="0"/>
          <w:divBdr>
            <w:top w:val="none" w:sz="0" w:space="0" w:color="auto"/>
            <w:left w:val="none" w:sz="0" w:space="0" w:color="auto"/>
            <w:bottom w:val="none" w:sz="0" w:space="0" w:color="auto"/>
            <w:right w:val="none" w:sz="0" w:space="0" w:color="auto"/>
          </w:divBdr>
        </w:div>
        <w:div w:id="1681660566">
          <w:marLeft w:val="640"/>
          <w:marRight w:val="0"/>
          <w:marTop w:val="0"/>
          <w:marBottom w:val="0"/>
          <w:divBdr>
            <w:top w:val="none" w:sz="0" w:space="0" w:color="auto"/>
            <w:left w:val="none" w:sz="0" w:space="0" w:color="auto"/>
            <w:bottom w:val="none" w:sz="0" w:space="0" w:color="auto"/>
            <w:right w:val="none" w:sz="0" w:space="0" w:color="auto"/>
          </w:divBdr>
        </w:div>
        <w:div w:id="723715760">
          <w:marLeft w:val="640"/>
          <w:marRight w:val="0"/>
          <w:marTop w:val="0"/>
          <w:marBottom w:val="0"/>
          <w:divBdr>
            <w:top w:val="none" w:sz="0" w:space="0" w:color="auto"/>
            <w:left w:val="none" w:sz="0" w:space="0" w:color="auto"/>
            <w:bottom w:val="none" w:sz="0" w:space="0" w:color="auto"/>
            <w:right w:val="none" w:sz="0" w:space="0" w:color="auto"/>
          </w:divBdr>
        </w:div>
        <w:div w:id="443959397">
          <w:marLeft w:val="640"/>
          <w:marRight w:val="0"/>
          <w:marTop w:val="0"/>
          <w:marBottom w:val="0"/>
          <w:divBdr>
            <w:top w:val="none" w:sz="0" w:space="0" w:color="auto"/>
            <w:left w:val="none" w:sz="0" w:space="0" w:color="auto"/>
            <w:bottom w:val="none" w:sz="0" w:space="0" w:color="auto"/>
            <w:right w:val="none" w:sz="0" w:space="0" w:color="auto"/>
          </w:divBdr>
        </w:div>
        <w:div w:id="1301884561">
          <w:marLeft w:val="640"/>
          <w:marRight w:val="0"/>
          <w:marTop w:val="0"/>
          <w:marBottom w:val="0"/>
          <w:divBdr>
            <w:top w:val="none" w:sz="0" w:space="0" w:color="auto"/>
            <w:left w:val="none" w:sz="0" w:space="0" w:color="auto"/>
            <w:bottom w:val="none" w:sz="0" w:space="0" w:color="auto"/>
            <w:right w:val="none" w:sz="0" w:space="0" w:color="auto"/>
          </w:divBdr>
        </w:div>
        <w:div w:id="429854776">
          <w:marLeft w:val="640"/>
          <w:marRight w:val="0"/>
          <w:marTop w:val="0"/>
          <w:marBottom w:val="0"/>
          <w:divBdr>
            <w:top w:val="none" w:sz="0" w:space="0" w:color="auto"/>
            <w:left w:val="none" w:sz="0" w:space="0" w:color="auto"/>
            <w:bottom w:val="none" w:sz="0" w:space="0" w:color="auto"/>
            <w:right w:val="none" w:sz="0" w:space="0" w:color="auto"/>
          </w:divBdr>
        </w:div>
        <w:div w:id="1380127647">
          <w:marLeft w:val="640"/>
          <w:marRight w:val="0"/>
          <w:marTop w:val="0"/>
          <w:marBottom w:val="0"/>
          <w:divBdr>
            <w:top w:val="none" w:sz="0" w:space="0" w:color="auto"/>
            <w:left w:val="none" w:sz="0" w:space="0" w:color="auto"/>
            <w:bottom w:val="none" w:sz="0" w:space="0" w:color="auto"/>
            <w:right w:val="none" w:sz="0" w:space="0" w:color="auto"/>
          </w:divBdr>
        </w:div>
        <w:div w:id="1871529969">
          <w:marLeft w:val="640"/>
          <w:marRight w:val="0"/>
          <w:marTop w:val="0"/>
          <w:marBottom w:val="0"/>
          <w:divBdr>
            <w:top w:val="none" w:sz="0" w:space="0" w:color="auto"/>
            <w:left w:val="none" w:sz="0" w:space="0" w:color="auto"/>
            <w:bottom w:val="none" w:sz="0" w:space="0" w:color="auto"/>
            <w:right w:val="none" w:sz="0" w:space="0" w:color="auto"/>
          </w:divBdr>
        </w:div>
        <w:div w:id="1348629559">
          <w:marLeft w:val="640"/>
          <w:marRight w:val="0"/>
          <w:marTop w:val="0"/>
          <w:marBottom w:val="0"/>
          <w:divBdr>
            <w:top w:val="none" w:sz="0" w:space="0" w:color="auto"/>
            <w:left w:val="none" w:sz="0" w:space="0" w:color="auto"/>
            <w:bottom w:val="none" w:sz="0" w:space="0" w:color="auto"/>
            <w:right w:val="none" w:sz="0" w:space="0" w:color="auto"/>
          </w:divBdr>
        </w:div>
        <w:div w:id="27143039">
          <w:marLeft w:val="640"/>
          <w:marRight w:val="0"/>
          <w:marTop w:val="0"/>
          <w:marBottom w:val="0"/>
          <w:divBdr>
            <w:top w:val="none" w:sz="0" w:space="0" w:color="auto"/>
            <w:left w:val="none" w:sz="0" w:space="0" w:color="auto"/>
            <w:bottom w:val="none" w:sz="0" w:space="0" w:color="auto"/>
            <w:right w:val="none" w:sz="0" w:space="0" w:color="auto"/>
          </w:divBdr>
        </w:div>
        <w:div w:id="2070419906">
          <w:marLeft w:val="640"/>
          <w:marRight w:val="0"/>
          <w:marTop w:val="0"/>
          <w:marBottom w:val="0"/>
          <w:divBdr>
            <w:top w:val="none" w:sz="0" w:space="0" w:color="auto"/>
            <w:left w:val="none" w:sz="0" w:space="0" w:color="auto"/>
            <w:bottom w:val="none" w:sz="0" w:space="0" w:color="auto"/>
            <w:right w:val="none" w:sz="0" w:space="0" w:color="auto"/>
          </w:divBdr>
        </w:div>
      </w:divsChild>
    </w:div>
    <w:div w:id="2015104460">
      <w:bodyDiv w:val="1"/>
      <w:marLeft w:val="0"/>
      <w:marRight w:val="0"/>
      <w:marTop w:val="0"/>
      <w:marBottom w:val="0"/>
      <w:divBdr>
        <w:top w:val="none" w:sz="0" w:space="0" w:color="auto"/>
        <w:left w:val="none" w:sz="0" w:space="0" w:color="auto"/>
        <w:bottom w:val="none" w:sz="0" w:space="0" w:color="auto"/>
        <w:right w:val="none" w:sz="0" w:space="0" w:color="auto"/>
      </w:divBdr>
      <w:divsChild>
        <w:div w:id="156309359">
          <w:marLeft w:val="640"/>
          <w:marRight w:val="0"/>
          <w:marTop w:val="0"/>
          <w:marBottom w:val="0"/>
          <w:divBdr>
            <w:top w:val="none" w:sz="0" w:space="0" w:color="auto"/>
            <w:left w:val="none" w:sz="0" w:space="0" w:color="auto"/>
            <w:bottom w:val="none" w:sz="0" w:space="0" w:color="auto"/>
            <w:right w:val="none" w:sz="0" w:space="0" w:color="auto"/>
          </w:divBdr>
        </w:div>
        <w:div w:id="267198452">
          <w:marLeft w:val="640"/>
          <w:marRight w:val="0"/>
          <w:marTop w:val="0"/>
          <w:marBottom w:val="0"/>
          <w:divBdr>
            <w:top w:val="none" w:sz="0" w:space="0" w:color="auto"/>
            <w:left w:val="none" w:sz="0" w:space="0" w:color="auto"/>
            <w:bottom w:val="none" w:sz="0" w:space="0" w:color="auto"/>
            <w:right w:val="none" w:sz="0" w:space="0" w:color="auto"/>
          </w:divBdr>
        </w:div>
        <w:div w:id="475729326">
          <w:marLeft w:val="640"/>
          <w:marRight w:val="0"/>
          <w:marTop w:val="0"/>
          <w:marBottom w:val="0"/>
          <w:divBdr>
            <w:top w:val="none" w:sz="0" w:space="0" w:color="auto"/>
            <w:left w:val="none" w:sz="0" w:space="0" w:color="auto"/>
            <w:bottom w:val="none" w:sz="0" w:space="0" w:color="auto"/>
            <w:right w:val="none" w:sz="0" w:space="0" w:color="auto"/>
          </w:divBdr>
        </w:div>
        <w:div w:id="601380604">
          <w:marLeft w:val="640"/>
          <w:marRight w:val="0"/>
          <w:marTop w:val="0"/>
          <w:marBottom w:val="0"/>
          <w:divBdr>
            <w:top w:val="none" w:sz="0" w:space="0" w:color="auto"/>
            <w:left w:val="none" w:sz="0" w:space="0" w:color="auto"/>
            <w:bottom w:val="none" w:sz="0" w:space="0" w:color="auto"/>
            <w:right w:val="none" w:sz="0" w:space="0" w:color="auto"/>
          </w:divBdr>
        </w:div>
        <w:div w:id="700863914">
          <w:marLeft w:val="640"/>
          <w:marRight w:val="0"/>
          <w:marTop w:val="0"/>
          <w:marBottom w:val="0"/>
          <w:divBdr>
            <w:top w:val="none" w:sz="0" w:space="0" w:color="auto"/>
            <w:left w:val="none" w:sz="0" w:space="0" w:color="auto"/>
            <w:bottom w:val="none" w:sz="0" w:space="0" w:color="auto"/>
            <w:right w:val="none" w:sz="0" w:space="0" w:color="auto"/>
          </w:divBdr>
        </w:div>
        <w:div w:id="1048990133">
          <w:marLeft w:val="640"/>
          <w:marRight w:val="0"/>
          <w:marTop w:val="0"/>
          <w:marBottom w:val="0"/>
          <w:divBdr>
            <w:top w:val="none" w:sz="0" w:space="0" w:color="auto"/>
            <w:left w:val="none" w:sz="0" w:space="0" w:color="auto"/>
            <w:bottom w:val="none" w:sz="0" w:space="0" w:color="auto"/>
            <w:right w:val="none" w:sz="0" w:space="0" w:color="auto"/>
          </w:divBdr>
        </w:div>
        <w:div w:id="1227837493">
          <w:marLeft w:val="640"/>
          <w:marRight w:val="0"/>
          <w:marTop w:val="0"/>
          <w:marBottom w:val="0"/>
          <w:divBdr>
            <w:top w:val="none" w:sz="0" w:space="0" w:color="auto"/>
            <w:left w:val="none" w:sz="0" w:space="0" w:color="auto"/>
            <w:bottom w:val="none" w:sz="0" w:space="0" w:color="auto"/>
            <w:right w:val="none" w:sz="0" w:space="0" w:color="auto"/>
          </w:divBdr>
        </w:div>
        <w:div w:id="1300724593">
          <w:marLeft w:val="640"/>
          <w:marRight w:val="0"/>
          <w:marTop w:val="0"/>
          <w:marBottom w:val="0"/>
          <w:divBdr>
            <w:top w:val="none" w:sz="0" w:space="0" w:color="auto"/>
            <w:left w:val="none" w:sz="0" w:space="0" w:color="auto"/>
            <w:bottom w:val="none" w:sz="0" w:space="0" w:color="auto"/>
            <w:right w:val="none" w:sz="0" w:space="0" w:color="auto"/>
          </w:divBdr>
        </w:div>
        <w:div w:id="1499037535">
          <w:marLeft w:val="640"/>
          <w:marRight w:val="0"/>
          <w:marTop w:val="0"/>
          <w:marBottom w:val="0"/>
          <w:divBdr>
            <w:top w:val="none" w:sz="0" w:space="0" w:color="auto"/>
            <w:left w:val="none" w:sz="0" w:space="0" w:color="auto"/>
            <w:bottom w:val="none" w:sz="0" w:space="0" w:color="auto"/>
            <w:right w:val="none" w:sz="0" w:space="0" w:color="auto"/>
          </w:divBdr>
        </w:div>
        <w:div w:id="1509783264">
          <w:marLeft w:val="640"/>
          <w:marRight w:val="0"/>
          <w:marTop w:val="0"/>
          <w:marBottom w:val="0"/>
          <w:divBdr>
            <w:top w:val="none" w:sz="0" w:space="0" w:color="auto"/>
            <w:left w:val="none" w:sz="0" w:space="0" w:color="auto"/>
            <w:bottom w:val="none" w:sz="0" w:space="0" w:color="auto"/>
            <w:right w:val="none" w:sz="0" w:space="0" w:color="auto"/>
          </w:divBdr>
        </w:div>
        <w:div w:id="1721899221">
          <w:marLeft w:val="640"/>
          <w:marRight w:val="0"/>
          <w:marTop w:val="0"/>
          <w:marBottom w:val="0"/>
          <w:divBdr>
            <w:top w:val="none" w:sz="0" w:space="0" w:color="auto"/>
            <w:left w:val="none" w:sz="0" w:space="0" w:color="auto"/>
            <w:bottom w:val="none" w:sz="0" w:space="0" w:color="auto"/>
            <w:right w:val="none" w:sz="0" w:space="0" w:color="auto"/>
          </w:divBdr>
        </w:div>
        <w:div w:id="1746950543">
          <w:marLeft w:val="640"/>
          <w:marRight w:val="0"/>
          <w:marTop w:val="0"/>
          <w:marBottom w:val="0"/>
          <w:divBdr>
            <w:top w:val="none" w:sz="0" w:space="0" w:color="auto"/>
            <w:left w:val="none" w:sz="0" w:space="0" w:color="auto"/>
            <w:bottom w:val="none" w:sz="0" w:space="0" w:color="auto"/>
            <w:right w:val="none" w:sz="0" w:space="0" w:color="auto"/>
          </w:divBdr>
        </w:div>
        <w:div w:id="1964843744">
          <w:marLeft w:val="640"/>
          <w:marRight w:val="0"/>
          <w:marTop w:val="0"/>
          <w:marBottom w:val="0"/>
          <w:divBdr>
            <w:top w:val="none" w:sz="0" w:space="0" w:color="auto"/>
            <w:left w:val="none" w:sz="0" w:space="0" w:color="auto"/>
            <w:bottom w:val="none" w:sz="0" w:space="0" w:color="auto"/>
            <w:right w:val="none" w:sz="0" w:space="0" w:color="auto"/>
          </w:divBdr>
        </w:div>
      </w:divsChild>
    </w:div>
    <w:div w:id="2017225346">
      <w:bodyDiv w:val="1"/>
      <w:marLeft w:val="0"/>
      <w:marRight w:val="0"/>
      <w:marTop w:val="0"/>
      <w:marBottom w:val="0"/>
      <w:divBdr>
        <w:top w:val="none" w:sz="0" w:space="0" w:color="auto"/>
        <w:left w:val="none" w:sz="0" w:space="0" w:color="auto"/>
        <w:bottom w:val="none" w:sz="0" w:space="0" w:color="auto"/>
        <w:right w:val="none" w:sz="0" w:space="0" w:color="auto"/>
      </w:divBdr>
    </w:div>
    <w:div w:id="2043633199">
      <w:bodyDiv w:val="1"/>
      <w:marLeft w:val="0"/>
      <w:marRight w:val="0"/>
      <w:marTop w:val="0"/>
      <w:marBottom w:val="0"/>
      <w:divBdr>
        <w:top w:val="none" w:sz="0" w:space="0" w:color="auto"/>
        <w:left w:val="none" w:sz="0" w:space="0" w:color="auto"/>
        <w:bottom w:val="none" w:sz="0" w:space="0" w:color="auto"/>
        <w:right w:val="none" w:sz="0" w:space="0" w:color="auto"/>
      </w:divBdr>
    </w:div>
    <w:div w:id="2049715616">
      <w:bodyDiv w:val="1"/>
      <w:marLeft w:val="0"/>
      <w:marRight w:val="0"/>
      <w:marTop w:val="0"/>
      <w:marBottom w:val="0"/>
      <w:divBdr>
        <w:top w:val="none" w:sz="0" w:space="0" w:color="auto"/>
        <w:left w:val="none" w:sz="0" w:space="0" w:color="auto"/>
        <w:bottom w:val="none" w:sz="0" w:space="0" w:color="auto"/>
        <w:right w:val="none" w:sz="0" w:space="0" w:color="auto"/>
      </w:divBdr>
      <w:divsChild>
        <w:div w:id="81727465">
          <w:marLeft w:val="640"/>
          <w:marRight w:val="0"/>
          <w:marTop w:val="0"/>
          <w:marBottom w:val="0"/>
          <w:divBdr>
            <w:top w:val="none" w:sz="0" w:space="0" w:color="auto"/>
            <w:left w:val="none" w:sz="0" w:space="0" w:color="auto"/>
            <w:bottom w:val="none" w:sz="0" w:space="0" w:color="auto"/>
            <w:right w:val="none" w:sz="0" w:space="0" w:color="auto"/>
          </w:divBdr>
        </w:div>
        <w:div w:id="121047590">
          <w:marLeft w:val="640"/>
          <w:marRight w:val="0"/>
          <w:marTop w:val="0"/>
          <w:marBottom w:val="0"/>
          <w:divBdr>
            <w:top w:val="none" w:sz="0" w:space="0" w:color="auto"/>
            <w:left w:val="none" w:sz="0" w:space="0" w:color="auto"/>
            <w:bottom w:val="none" w:sz="0" w:space="0" w:color="auto"/>
            <w:right w:val="none" w:sz="0" w:space="0" w:color="auto"/>
          </w:divBdr>
        </w:div>
        <w:div w:id="183638770">
          <w:marLeft w:val="640"/>
          <w:marRight w:val="0"/>
          <w:marTop w:val="0"/>
          <w:marBottom w:val="0"/>
          <w:divBdr>
            <w:top w:val="none" w:sz="0" w:space="0" w:color="auto"/>
            <w:left w:val="none" w:sz="0" w:space="0" w:color="auto"/>
            <w:bottom w:val="none" w:sz="0" w:space="0" w:color="auto"/>
            <w:right w:val="none" w:sz="0" w:space="0" w:color="auto"/>
          </w:divBdr>
        </w:div>
        <w:div w:id="394747482">
          <w:marLeft w:val="640"/>
          <w:marRight w:val="0"/>
          <w:marTop w:val="0"/>
          <w:marBottom w:val="0"/>
          <w:divBdr>
            <w:top w:val="none" w:sz="0" w:space="0" w:color="auto"/>
            <w:left w:val="none" w:sz="0" w:space="0" w:color="auto"/>
            <w:bottom w:val="none" w:sz="0" w:space="0" w:color="auto"/>
            <w:right w:val="none" w:sz="0" w:space="0" w:color="auto"/>
          </w:divBdr>
        </w:div>
        <w:div w:id="524095384">
          <w:marLeft w:val="640"/>
          <w:marRight w:val="0"/>
          <w:marTop w:val="0"/>
          <w:marBottom w:val="0"/>
          <w:divBdr>
            <w:top w:val="none" w:sz="0" w:space="0" w:color="auto"/>
            <w:left w:val="none" w:sz="0" w:space="0" w:color="auto"/>
            <w:bottom w:val="none" w:sz="0" w:space="0" w:color="auto"/>
            <w:right w:val="none" w:sz="0" w:space="0" w:color="auto"/>
          </w:divBdr>
        </w:div>
        <w:div w:id="568542269">
          <w:marLeft w:val="640"/>
          <w:marRight w:val="0"/>
          <w:marTop w:val="0"/>
          <w:marBottom w:val="0"/>
          <w:divBdr>
            <w:top w:val="none" w:sz="0" w:space="0" w:color="auto"/>
            <w:left w:val="none" w:sz="0" w:space="0" w:color="auto"/>
            <w:bottom w:val="none" w:sz="0" w:space="0" w:color="auto"/>
            <w:right w:val="none" w:sz="0" w:space="0" w:color="auto"/>
          </w:divBdr>
        </w:div>
        <w:div w:id="795411164">
          <w:marLeft w:val="640"/>
          <w:marRight w:val="0"/>
          <w:marTop w:val="0"/>
          <w:marBottom w:val="0"/>
          <w:divBdr>
            <w:top w:val="none" w:sz="0" w:space="0" w:color="auto"/>
            <w:left w:val="none" w:sz="0" w:space="0" w:color="auto"/>
            <w:bottom w:val="none" w:sz="0" w:space="0" w:color="auto"/>
            <w:right w:val="none" w:sz="0" w:space="0" w:color="auto"/>
          </w:divBdr>
        </w:div>
        <w:div w:id="999188261">
          <w:marLeft w:val="640"/>
          <w:marRight w:val="0"/>
          <w:marTop w:val="0"/>
          <w:marBottom w:val="0"/>
          <w:divBdr>
            <w:top w:val="none" w:sz="0" w:space="0" w:color="auto"/>
            <w:left w:val="none" w:sz="0" w:space="0" w:color="auto"/>
            <w:bottom w:val="none" w:sz="0" w:space="0" w:color="auto"/>
            <w:right w:val="none" w:sz="0" w:space="0" w:color="auto"/>
          </w:divBdr>
        </w:div>
        <w:div w:id="1109279063">
          <w:marLeft w:val="640"/>
          <w:marRight w:val="0"/>
          <w:marTop w:val="0"/>
          <w:marBottom w:val="0"/>
          <w:divBdr>
            <w:top w:val="none" w:sz="0" w:space="0" w:color="auto"/>
            <w:left w:val="none" w:sz="0" w:space="0" w:color="auto"/>
            <w:bottom w:val="none" w:sz="0" w:space="0" w:color="auto"/>
            <w:right w:val="none" w:sz="0" w:space="0" w:color="auto"/>
          </w:divBdr>
        </w:div>
        <w:div w:id="1248346937">
          <w:marLeft w:val="640"/>
          <w:marRight w:val="0"/>
          <w:marTop w:val="0"/>
          <w:marBottom w:val="0"/>
          <w:divBdr>
            <w:top w:val="none" w:sz="0" w:space="0" w:color="auto"/>
            <w:left w:val="none" w:sz="0" w:space="0" w:color="auto"/>
            <w:bottom w:val="none" w:sz="0" w:space="0" w:color="auto"/>
            <w:right w:val="none" w:sz="0" w:space="0" w:color="auto"/>
          </w:divBdr>
        </w:div>
        <w:div w:id="1404718532">
          <w:marLeft w:val="640"/>
          <w:marRight w:val="0"/>
          <w:marTop w:val="0"/>
          <w:marBottom w:val="0"/>
          <w:divBdr>
            <w:top w:val="none" w:sz="0" w:space="0" w:color="auto"/>
            <w:left w:val="none" w:sz="0" w:space="0" w:color="auto"/>
            <w:bottom w:val="none" w:sz="0" w:space="0" w:color="auto"/>
            <w:right w:val="none" w:sz="0" w:space="0" w:color="auto"/>
          </w:divBdr>
        </w:div>
        <w:div w:id="1432163672">
          <w:marLeft w:val="640"/>
          <w:marRight w:val="0"/>
          <w:marTop w:val="0"/>
          <w:marBottom w:val="0"/>
          <w:divBdr>
            <w:top w:val="none" w:sz="0" w:space="0" w:color="auto"/>
            <w:left w:val="none" w:sz="0" w:space="0" w:color="auto"/>
            <w:bottom w:val="none" w:sz="0" w:space="0" w:color="auto"/>
            <w:right w:val="none" w:sz="0" w:space="0" w:color="auto"/>
          </w:divBdr>
        </w:div>
        <w:div w:id="1441607398">
          <w:marLeft w:val="640"/>
          <w:marRight w:val="0"/>
          <w:marTop w:val="0"/>
          <w:marBottom w:val="0"/>
          <w:divBdr>
            <w:top w:val="none" w:sz="0" w:space="0" w:color="auto"/>
            <w:left w:val="none" w:sz="0" w:space="0" w:color="auto"/>
            <w:bottom w:val="none" w:sz="0" w:space="0" w:color="auto"/>
            <w:right w:val="none" w:sz="0" w:space="0" w:color="auto"/>
          </w:divBdr>
        </w:div>
        <w:div w:id="1490905386">
          <w:marLeft w:val="640"/>
          <w:marRight w:val="0"/>
          <w:marTop w:val="0"/>
          <w:marBottom w:val="0"/>
          <w:divBdr>
            <w:top w:val="none" w:sz="0" w:space="0" w:color="auto"/>
            <w:left w:val="none" w:sz="0" w:space="0" w:color="auto"/>
            <w:bottom w:val="none" w:sz="0" w:space="0" w:color="auto"/>
            <w:right w:val="none" w:sz="0" w:space="0" w:color="auto"/>
          </w:divBdr>
        </w:div>
        <w:div w:id="1987467005">
          <w:marLeft w:val="640"/>
          <w:marRight w:val="0"/>
          <w:marTop w:val="0"/>
          <w:marBottom w:val="0"/>
          <w:divBdr>
            <w:top w:val="none" w:sz="0" w:space="0" w:color="auto"/>
            <w:left w:val="none" w:sz="0" w:space="0" w:color="auto"/>
            <w:bottom w:val="none" w:sz="0" w:space="0" w:color="auto"/>
            <w:right w:val="none" w:sz="0" w:space="0" w:color="auto"/>
          </w:divBdr>
        </w:div>
      </w:divsChild>
    </w:div>
    <w:div w:id="2050298948">
      <w:bodyDiv w:val="1"/>
      <w:marLeft w:val="0"/>
      <w:marRight w:val="0"/>
      <w:marTop w:val="0"/>
      <w:marBottom w:val="0"/>
      <w:divBdr>
        <w:top w:val="none" w:sz="0" w:space="0" w:color="auto"/>
        <w:left w:val="none" w:sz="0" w:space="0" w:color="auto"/>
        <w:bottom w:val="none" w:sz="0" w:space="0" w:color="auto"/>
        <w:right w:val="none" w:sz="0" w:space="0" w:color="auto"/>
      </w:divBdr>
      <w:divsChild>
        <w:div w:id="494806268">
          <w:marLeft w:val="0"/>
          <w:marRight w:val="0"/>
          <w:marTop w:val="0"/>
          <w:marBottom w:val="0"/>
          <w:divBdr>
            <w:top w:val="none" w:sz="0" w:space="0" w:color="auto"/>
            <w:left w:val="none" w:sz="0" w:space="0" w:color="auto"/>
            <w:bottom w:val="none" w:sz="0" w:space="0" w:color="auto"/>
            <w:right w:val="none" w:sz="0" w:space="0" w:color="auto"/>
          </w:divBdr>
        </w:div>
        <w:div w:id="1813983645">
          <w:marLeft w:val="0"/>
          <w:marRight w:val="0"/>
          <w:marTop w:val="0"/>
          <w:marBottom w:val="0"/>
          <w:divBdr>
            <w:top w:val="none" w:sz="0" w:space="0" w:color="auto"/>
            <w:left w:val="none" w:sz="0" w:space="0" w:color="auto"/>
            <w:bottom w:val="none" w:sz="0" w:space="0" w:color="auto"/>
            <w:right w:val="none" w:sz="0" w:space="0" w:color="auto"/>
          </w:divBdr>
        </w:div>
      </w:divsChild>
    </w:div>
    <w:div w:id="2060393599">
      <w:bodyDiv w:val="1"/>
      <w:marLeft w:val="0"/>
      <w:marRight w:val="0"/>
      <w:marTop w:val="0"/>
      <w:marBottom w:val="0"/>
      <w:divBdr>
        <w:top w:val="none" w:sz="0" w:space="0" w:color="auto"/>
        <w:left w:val="none" w:sz="0" w:space="0" w:color="auto"/>
        <w:bottom w:val="none" w:sz="0" w:space="0" w:color="auto"/>
        <w:right w:val="none" w:sz="0" w:space="0" w:color="auto"/>
      </w:divBdr>
      <w:divsChild>
        <w:div w:id="501548736">
          <w:marLeft w:val="0"/>
          <w:marRight w:val="0"/>
          <w:marTop w:val="0"/>
          <w:marBottom w:val="0"/>
          <w:divBdr>
            <w:top w:val="none" w:sz="0" w:space="0" w:color="auto"/>
            <w:left w:val="none" w:sz="0" w:space="0" w:color="auto"/>
            <w:bottom w:val="none" w:sz="0" w:space="0" w:color="auto"/>
            <w:right w:val="none" w:sz="0" w:space="0" w:color="auto"/>
          </w:divBdr>
        </w:div>
        <w:div w:id="1308558691">
          <w:marLeft w:val="0"/>
          <w:marRight w:val="0"/>
          <w:marTop w:val="0"/>
          <w:marBottom w:val="0"/>
          <w:divBdr>
            <w:top w:val="none" w:sz="0" w:space="0" w:color="auto"/>
            <w:left w:val="none" w:sz="0" w:space="0" w:color="auto"/>
            <w:bottom w:val="none" w:sz="0" w:space="0" w:color="auto"/>
            <w:right w:val="none" w:sz="0" w:space="0" w:color="auto"/>
          </w:divBdr>
        </w:div>
      </w:divsChild>
    </w:div>
    <w:div w:id="2062247838">
      <w:bodyDiv w:val="1"/>
      <w:marLeft w:val="0"/>
      <w:marRight w:val="0"/>
      <w:marTop w:val="0"/>
      <w:marBottom w:val="0"/>
      <w:divBdr>
        <w:top w:val="none" w:sz="0" w:space="0" w:color="auto"/>
        <w:left w:val="none" w:sz="0" w:space="0" w:color="auto"/>
        <w:bottom w:val="none" w:sz="0" w:space="0" w:color="auto"/>
        <w:right w:val="none" w:sz="0" w:space="0" w:color="auto"/>
      </w:divBdr>
    </w:div>
    <w:div w:id="2064402681">
      <w:bodyDiv w:val="1"/>
      <w:marLeft w:val="0"/>
      <w:marRight w:val="0"/>
      <w:marTop w:val="0"/>
      <w:marBottom w:val="0"/>
      <w:divBdr>
        <w:top w:val="none" w:sz="0" w:space="0" w:color="auto"/>
        <w:left w:val="none" w:sz="0" w:space="0" w:color="auto"/>
        <w:bottom w:val="none" w:sz="0" w:space="0" w:color="auto"/>
        <w:right w:val="none" w:sz="0" w:space="0" w:color="auto"/>
      </w:divBdr>
      <w:divsChild>
        <w:div w:id="1668170848">
          <w:blockQuote w:val="1"/>
          <w:marLeft w:val="720"/>
          <w:marRight w:val="720"/>
          <w:marTop w:val="100"/>
          <w:marBottom w:val="100"/>
          <w:divBdr>
            <w:top w:val="none" w:sz="0" w:space="0" w:color="auto"/>
            <w:left w:val="none" w:sz="0" w:space="0" w:color="auto"/>
            <w:bottom w:val="none" w:sz="0" w:space="0" w:color="auto"/>
            <w:right w:val="none" w:sz="0" w:space="0" w:color="auto"/>
          </w:divBdr>
        </w:div>
        <w:div w:id="931669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26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06447">
      <w:bodyDiv w:val="1"/>
      <w:marLeft w:val="0"/>
      <w:marRight w:val="0"/>
      <w:marTop w:val="0"/>
      <w:marBottom w:val="0"/>
      <w:divBdr>
        <w:top w:val="none" w:sz="0" w:space="0" w:color="auto"/>
        <w:left w:val="none" w:sz="0" w:space="0" w:color="auto"/>
        <w:bottom w:val="none" w:sz="0" w:space="0" w:color="auto"/>
        <w:right w:val="none" w:sz="0" w:space="0" w:color="auto"/>
      </w:divBdr>
    </w:div>
    <w:div w:id="2103991487">
      <w:bodyDiv w:val="1"/>
      <w:marLeft w:val="0"/>
      <w:marRight w:val="0"/>
      <w:marTop w:val="0"/>
      <w:marBottom w:val="0"/>
      <w:divBdr>
        <w:top w:val="none" w:sz="0" w:space="0" w:color="auto"/>
        <w:left w:val="none" w:sz="0" w:space="0" w:color="auto"/>
        <w:bottom w:val="none" w:sz="0" w:space="0" w:color="auto"/>
        <w:right w:val="none" w:sz="0" w:space="0" w:color="auto"/>
      </w:divBdr>
      <w:divsChild>
        <w:div w:id="146557254">
          <w:marLeft w:val="640"/>
          <w:marRight w:val="0"/>
          <w:marTop w:val="0"/>
          <w:marBottom w:val="0"/>
          <w:divBdr>
            <w:top w:val="none" w:sz="0" w:space="0" w:color="auto"/>
            <w:left w:val="none" w:sz="0" w:space="0" w:color="auto"/>
            <w:bottom w:val="none" w:sz="0" w:space="0" w:color="auto"/>
            <w:right w:val="none" w:sz="0" w:space="0" w:color="auto"/>
          </w:divBdr>
        </w:div>
        <w:div w:id="161092721">
          <w:marLeft w:val="640"/>
          <w:marRight w:val="0"/>
          <w:marTop w:val="0"/>
          <w:marBottom w:val="0"/>
          <w:divBdr>
            <w:top w:val="none" w:sz="0" w:space="0" w:color="auto"/>
            <w:left w:val="none" w:sz="0" w:space="0" w:color="auto"/>
            <w:bottom w:val="none" w:sz="0" w:space="0" w:color="auto"/>
            <w:right w:val="none" w:sz="0" w:space="0" w:color="auto"/>
          </w:divBdr>
        </w:div>
        <w:div w:id="170880740">
          <w:marLeft w:val="640"/>
          <w:marRight w:val="0"/>
          <w:marTop w:val="0"/>
          <w:marBottom w:val="0"/>
          <w:divBdr>
            <w:top w:val="none" w:sz="0" w:space="0" w:color="auto"/>
            <w:left w:val="none" w:sz="0" w:space="0" w:color="auto"/>
            <w:bottom w:val="none" w:sz="0" w:space="0" w:color="auto"/>
            <w:right w:val="none" w:sz="0" w:space="0" w:color="auto"/>
          </w:divBdr>
        </w:div>
        <w:div w:id="175536686">
          <w:marLeft w:val="640"/>
          <w:marRight w:val="0"/>
          <w:marTop w:val="0"/>
          <w:marBottom w:val="0"/>
          <w:divBdr>
            <w:top w:val="none" w:sz="0" w:space="0" w:color="auto"/>
            <w:left w:val="none" w:sz="0" w:space="0" w:color="auto"/>
            <w:bottom w:val="none" w:sz="0" w:space="0" w:color="auto"/>
            <w:right w:val="none" w:sz="0" w:space="0" w:color="auto"/>
          </w:divBdr>
        </w:div>
        <w:div w:id="676345039">
          <w:marLeft w:val="640"/>
          <w:marRight w:val="0"/>
          <w:marTop w:val="0"/>
          <w:marBottom w:val="0"/>
          <w:divBdr>
            <w:top w:val="none" w:sz="0" w:space="0" w:color="auto"/>
            <w:left w:val="none" w:sz="0" w:space="0" w:color="auto"/>
            <w:bottom w:val="none" w:sz="0" w:space="0" w:color="auto"/>
            <w:right w:val="none" w:sz="0" w:space="0" w:color="auto"/>
          </w:divBdr>
        </w:div>
        <w:div w:id="801119908">
          <w:marLeft w:val="640"/>
          <w:marRight w:val="0"/>
          <w:marTop w:val="0"/>
          <w:marBottom w:val="0"/>
          <w:divBdr>
            <w:top w:val="none" w:sz="0" w:space="0" w:color="auto"/>
            <w:left w:val="none" w:sz="0" w:space="0" w:color="auto"/>
            <w:bottom w:val="none" w:sz="0" w:space="0" w:color="auto"/>
            <w:right w:val="none" w:sz="0" w:space="0" w:color="auto"/>
          </w:divBdr>
        </w:div>
        <w:div w:id="810559220">
          <w:marLeft w:val="640"/>
          <w:marRight w:val="0"/>
          <w:marTop w:val="0"/>
          <w:marBottom w:val="0"/>
          <w:divBdr>
            <w:top w:val="none" w:sz="0" w:space="0" w:color="auto"/>
            <w:left w:val="none" w:sz="0" w:space="0" w:color="auto"/>
            <w:bottom w:val="none" w:sz="0" w:space="0" w:color="auto"/>
            <w:right w:val="none" w:sz="0" w:space="0" w:color="auto"/>
          </w:divBdr>
        </w:div>
        <w:div w:id="971864919">
          <w:marLeft w:val="640"/>
          <w:marRight w:val="0"/>
          <w:marTop w:val="0"/>
          <w:marBottom w:val="0"/>
          <w:divBdr>
            <w:top w:val="none" w:sz="0" w:space="0" w:color="auto"/>
            <w:left w:val="none" w:sz="0" w:space="0" w:color="auto"/>
            <w:bottom w:val="none" w:sz="0" w:space="0" w:color="auto"/>
            <w:right w:val="none" w:sz="0" w:space="0" w:color="auto"/>
          </w:divBdr>
        </w:div>
        <w:div w:id="1000039880">
          <w:marLeft w:val="640"/>
          <w:marRight w:val="0"/>
          <w:marTop w:val="0"/>
          <w:marBottom w:val="0"/>
          <w:divBdr>
            <w:top w:val="none" w:sz="0" w:space="0" w:color="auto"/>
            <w:left w:val="none" w:sz="0" w:space="0" w:color="auto"/>
            <w:bottom w:val="none" w:sz="0" w:space="0" w:color="auto"/>
            <w:right w:val="none" w:sz="0" w:space="0" w:color="auto"/>
          </w:divBdr>
        </w:div>
        <w:div w:id="1000739282">
          <w:marLeft w:val="640"/>
          <w:marRight w:val="0"/>
          <w:marTop w:val="0"/>
          <w:marBottom w:val="0"/>
          <w:divBdr>
            <w:top w:val="none" w:sz="0" w:space="0" w:color="auto"/>
            <w:left w:val="none" w:sz="0" w:space="0" w:color="auto"/>
            <w:bottom w:val="none" w:sz="0" w:space="0" w:color="auto"/>
            <w:right w:val="none" w:sz="0" w:space="0" w:color="auto"/>
          </w:divBdr>
        </w:div>
        <w:div w:id="1245459026">
          <w:marLeft w:val="640"/>
          <w:marRight w:val="0"/>
          <w:marTop w:val="0"/>
          <w:marBottom w:val="0"/>
          <w:divBdr>
            <w:top w:val="none" w:sz="0" w:space="0" w:color="auto"/>
            <w:left w:val="none" w:sz="0" w:space="0" w:color="auto"/>
            <w:bottom w:val="none" w:sz="0" w:space="0" w:color="auto"/>
            <w:right w:val="none" w:sz="0" w:space="0" w:color="auto"/>
          </w:divBdr>
        </w:div>
        <w:div w:id="1355689379">
          <w:marLeft w:val="640"/>
          <w:marRight w:val="0"/>
          <w:marTop w:val="0"/>
          <w:marBottom w:val="0"/>
          <w:divBdr>
            <w:top w:val="none" w:sz="0" w:space="0" w:color="auto"/>
            <w:left w:val="none" w:sz="0" w:space="0" w:color="auto"/>
            <w:bottom w:val="none" w:sz="0" w:space="0" w:color="auto"/>
            <w:right w:val="none" w:sz="0" w:space="0" w:color="auto"/>
          </w:divBdr>
        </w:div>
        <w:div w:id="1366247834">
          <w:marLeft w:val="640"/>
          <w:marRight w:val="0"/>
          <w:marTop w:val="0"/>
          <w:marBottom w:val="0"/>
          <w:divBdr>
            <w:top w:val="none" w:sz="0" w:space="0" w:color="auto"/>
            <w:left w:val="none" w:sz="0" w:space="0" w:color="auto"/>
            <w:bottom w:val="none" w:sz="0" w:space="0" w:color="auto"/>
            <w:right w:val="none" w:sz="0" w:space="0" w:color="auto"/>
          </w:divBdr>
        </w:div>
        <w:div w:id="1372224891">
          <w:marLeft w:val="640"/>
          <w:marRight w:val="0"/>
          <w:marTop w:val="0"/>
          <w:marBottom w:val="0"/>
          <w:divBdr>
            <w:top w:val="none" w:sz="0" w:space="0" w:color="auto"/>
            <w:left w:val="none" w:sz="0" w:space="0" w:color="auto"/>
            <w:bottom w:val="none" w:sz="0" w:space="0" w:color="auto"/>
            <w:right w:val="none" w:sz="0" w:space="0" w:color="auto"/>
          </w:divBdr>
        </w:div>
        <w:div w:id="1581402698">
          <w:marLeft w:val="640"/>
          <w:marRight w:val="0"/>
          <w:marTop w:val="0"/>
          <w:marBottom w:val="0"/>
          <w:divBdr>
            <w:top w:val="none" w:sz="0" w:space="0" w:color="auto"/>
            <w:left w:val="none" w:sz="0" w:space="0" w:color="auto"/>
            <w:bottom w:val="none" w:sz="0" w:space="0" w:color="auto"/>
            <w:right w:val="none" w:sz="0" w:space="0" w:color="auto"/>
          </w:divBdr>
        </w:div>
        <w:div w:id="1589852820">
          <w:marLeft w:val="640"/>
          <w:marRight w:val="0"/>
          <w:marTop w:val="0"/>
          <w:marBottom w:val="0"/>
          <w:divBdr>
            <w:top w:val="none" w:sz="0" w:space="0" w:color="auto"/>
            <w:left w:val="none" w:sz="0" w:space="0" w:color="auto"/>
            <w:bottom w:val="none" w:sz="0" w:space="0" w:color="auto"/>
            <w:right w:val="none" w:sz="0" w:space="0" w:color="auto"/>
          </w:divBdr>
        </w:div>
        <w:div w:id="1600288897">
          <w:marLeft w:val="640"/>
          <w:marRight w:val="0"/>
          <w:marTop w:val="0"/>
          <w:marBottom w:val="0"/>
          <w:divBdr>
            <w:top w:val="none" w:sz="0" w:space="0" w:color="auto"/>
            <w:left w:val="none" w:sz="0" w:space="0" w:color="auto"/>
            <w:bottom w:val="none" w:sz="0" w:space="0" w:color="auto"/>
            <w:right w:val="none" w:sz="0" w:space="0" w:color="auto"/>
          </w:divBdr>
        </w:div>
        <w:div w:id="1670475630">
          <w:marLeft w:val="640"/>
          <w:marRight w:val="0"/>
          <w:marTop w:val="0"/>
          <w:marBottom w:val="0"/>
          <w:divBdr>
            <w:top w:val="none" w:sz="0" w:space="0" w:color="auto"/>
            <w:left w:val="none" w:sz="0" w:space="0" w:color="auto"/>
            <w:bottom w:val="none" w:sz="0" w:space="0" w:color="auto"/>
            <w:right w:val="none" w:sz="0" w:space="0" w:color="auto"/>
          </w:divBdr>
        </w:div>
        <w:div w:id="1685323866">
          <w:marLeft w:val="640"/>
          <w:marRight w:val="0"/>
          <w:marTop w:val="0"/>
          <w:marBottom w:val="0"/>
          <w:divBdr>
            <w:top w:val="none" w:sz="0" w:space="0" w:color="auto"/>
            <w:left w:val="none" w:sz="0" w:space="0" w:color="auto"/>
            <w:bottom w:val="none" w:sz="0" w:space="0" w:color="auto"/>
            <w:right w:val="none" w:sz="0" w:space="0" w:color="auto"/>
          </w:divBdr>
        </w:div>
        <w:div w:id="1720400120">
          <w:marLeft w:val="640"/>
          <w:marRight w:val="0"/>
          <w:marTop w:val="0"/>
          <w:marBottom w:val="0"/>
          <w:divBdr>
            <w:top w:val="none" w:sz="0" w:space="0" w:color="auto"/>
            <w:left w:val="none" w:sz="0" w:space="0" w:color="auto"/>
            <w:bottom w:val="none" w:sz="0" w:space="0" w:color="auto"/>
            <w:right w:val="none" w:sz="0" w:space="0" w:color="auto"/>
          </w:divBdr>
        </w:div>
        <w:div w:id="1826357804">
          <w:marLeft w:val="640"/>
          <w:marRight w:val="0"/>
          <w:marTop w:val="0"/>
          <w:marBottom w:val="0"/>
          <w:divBdr>
            <w:top w:val="none" w:sz="0" w:space="0" w:color="auto"/>
            <w:left w:val="none" w:sz="0" w:space="0" w:color="auto"/>
            <w:bottom w:val="none" w:sz="0" w:space="0" w:color="auto"/>
            <w:right w:val="none" w:sz="0" w:space="0" w:color="auto"/>
          </w:divBdr>
        </w:div>
        <w:div w:id="1866749698">
          <w:marLeft w:val="640"/>
          <w:marRight w:val="0"/>
          <w:marTop w:val="0"/>
          <w:marBottom w:val="0"/>
          <w:divBdr>
            <w:top w:val="none" w:sz="0" w:space="0" w:color="auto"/>
            <w:left w:val="none" w:sz="0" w:space="0" w:color="auto"/>
            <w:bottom w:val="none" w:sz="0" w:space="0" w:color="auto"/>
            <w:right w:val="none" w:sz="0" w:space="0" w:color="auto"/>
          </w:divBdr>
        </w:div>
        <w:div w:id="2017608002">
          <w:marLeft w:val="640"/>
          <w:marRight w:val="0"/>
          <w:marTop w:val="0"/>
          <w:marBottom w:val="0"/>
          <w:divBdr>
            <w:top w:val="none" w:sz="0" w:space="0" w:color="auto"/>
            <w:left w:val="none" w:sz="0" w:space="0" w:color="auto"/>
            <w:bottom w:val="none" w:sz="0" w:space="0" w:color="auto"/>
            <w:right w:val="none" w:sz="0" w:space="0" w:color="auto"/>
          </w:divBdr>
        </w:div>
        <w:div w:id="2018920450">
          <w:marLeft w:val="640"/>
          <w:marRight w:val="0"/>
          <w:marTop w:val="0"/>
          <w:marBottom w:val="0"/>
          <w:divBdr>
            <w:top w:val="none" w:sz="0" w:space="0" w:color="auto"/>
            <w:left w:val="none" w:sz="0" w:space="0" w:color="auto"/>
            <w:bottom w:val="none" w:sz="0" w:space="0" w:color="auto"/>
            <w:right w:val="none" w:sz="0" w:space="0" w:color="auto"/>
          </w:divBdr>
        </w:div>
        <w:div w:id="2091537171">
          <w:marLeft w:val="640"/>
          <w:marRight w:val="0"/>
          <w:marTop w:val="0"/>
          <w:marBottom w:val="0"/>
          <w:divBdr>
            <w:top w:val="none" w:sz="0" w:space="0" w:color="auto"/>
            <w:left w:val="none" w:sz="0" w:space="0" w:color="auto"/>
            <w:bottom w:val="none" w:sz="0" w:space="0" w:color="auto"/>
            <w:right w:val="none" w:sz="0" w:space="0" w:color="auto"/>
          </w:divBdr>
        </w:div>
        <w:div w:id="2126341248">
          <w:marLeft w:val="640"/>
          <w:marRight w:val="0"/>
          <w:marTop w:val="0"/>
          <w:marBottom w:val="0"/>
          <w:divBdr>
            <w:top w:val="none" w:sz="0" w:space="0" w:color="auto"/>
            <w:left w:val="none" w:sz="0" w:space="0" w:color="auto"/>
            <w:bottom w:val="none" w:sz="0" w:space="0" w:color="auto"/>
            <w:right w:val="none" w:sz="0" w:space="0" w:color="auto"/>
          </w:divBdr>
        </w:div>
        <w:div w:id="2143039170">
          <w:marLeft w:val="640"/>
          <w:marRight w:val="0"/>
          <w:marTop w:val="0"/>
          <w:marBottom w:val="0"/>
          <w:divBdr>
            <w:top w:val="none" w:sz="0" w:space="0" w:color="auto"/>
            <w:left w:val="none" w:sz="0" w:space="0" w:color="auto"/>
            <w:bottom w:val="none" w:sz="0" w:space="0" w:color="auto"/>
            <w:right w:val="none" w:sz="0" w:space="0" w:color="auto"/>
          </w:divBdr>
        </w:div>
      </w:divsChild>
    </w:div>
    <w:div w:id="2110157608">
      <w:bodyDiv w:val="1"/>
      <w:marLeft w:val="0"/>
      <w:marRight w:val="0"/>
      <w:marTop w:val="0"/>
      <w:marBottom w:val="0"/>
      <w:divBdr>
        <w:top w:val="none" w:sz="0" w:space="0" w:color="auto"/>
        <w:left w:val="none" w:sz="0" w:space="0" w:color="auto"/>
        <w:bottom w:val="none" w:sz="0" w:space="0" w:color="auto"/>
        <w:right w:val="none" w:sz="0" w:space="0" w:color="auto"/>
      </w:divBdr>
    </w:div>
    <w:div w:id="2119177865">
      <w:bodyDiv w:val="1"/>
      <w:marLeft w:val="0"/>
      <w:marRight w:val="0"/>
      <w:marTop w:val="0"/>
      <w:marBottom w:val="0"/>
      <w:divBdr>
        <w:top w:val="none" w:sz="0" w:space="0" w:color="auto"/>
        <w:left w:val="none" w:sz="0" w:space="0" w:color="auto"/>
        <w:bottom w:val="none" w:sz="0" w:space="0" w:color="auto"/>
        <w:right w:val="none" w:sz="0" w:space="0" w:color="auto"/>
      </w:divBdr>
    </w:div>
    <w:div w:id="2125925041">
      <w:bodyDiv w:val="1"/>
      <w:marLeft w:val="0"/>
      <w:marRight w:val="0"/>
      <w:marTop w:val="0"/>
      <w:marBottom w:val="0"/>
      <w:divBdr>
        <w:top w:val="none" w:sz="0" w:space="0" w:color="auto"/>
        <w:left w:val="none" w:sz="0" w:space="0" w:color="auto"/>
        <w:bottom w:val="none" w:sz="0" w:space="0" w:color="auto"/>
        <w:right w:val="none" w:sz="0" w:space="0" w:color="auto"/>
      </w:divBdr>
      <w:divsChild>
        <w:div w:id="1139692031">
          <w:marLeft w:val="640"/>
          <w:marRight w:val="0"/>
          <w:marTop w:val="0"/>
          <w:marBottom w:val="0"/>
          <w:divBdr>
            <w:top w:val="none" w:sz="0" w:space="0" w:color="auto"/>
            <w:left w:val="none" w:sz="0" w:space="0" w:color="auto"/>
            <w:bottom w:val="none" w:sz="0" w:space="0" w:color="auto"/>
            <w:right w:val="none" w:sz="0" w:space="0" w:color="auto"/>
          </w:divBdr>
        </w:div>
        <w:div w:id="604701500">
          <w:marLeft w:val="640"/>
          <w:marRight w:val="0"/>
          <w:marTop w:val="0"/>
          <w:marBottom w:val="0"/>
          <w:divBdr>
            <w:top w:val="none" w:sz="0" w:space="0" w:color="auto"/>
            <w:left w:val="none" w:sz="0" w:space="0" w:color="auto"/>
            <w:bottom w:val="none" w:sz="0" w:space="0" w:color="auto"/>
            <w:right w:val="none" w:sz="0" w:space="0" w:color="auto"/>
          </w:divBdr>
        </w:div>
        <w:div w:id="2110851143">
          <w:marLeft w:val="640"/>
          <w:marRight w:val="0"/>
          <w:marTop w:val="0"/>
          <w:marBottom w:val="0"/>
          <w:divBdr>
            <w:top w:val="none" w:sz="0" w:space="0" w:color="auto"/>
            <w:left w:val="none" w:sz="0" w:space="0" w:color="auto"/>
            <w:bottom w:val="none" w:sz="0" w:space="0" w:color="auto"/>
            <w:right w:val="none" w:sz="0" w:space="0" w:color="auto"/>
          </w:divBdr>
        </w:div>
        <w:div w:id="1802190813">
          <w:marLeft w:val="640"/>
          <w:marRight w:val="0"/>
          <w:marTop w:val="0"/>
          <w:marBottom w:val="0"/>
          <w:divBdr>
            <w:top w:val="none" w:sz="0" w:space="0" w:color="auto"/>
            <w:left w:val="none" w:sz="0" w:space="0" w:color="auto"/>
            <w:bottom w:val="none" w:sz="0" w:space="0" w:color="auto"/>
            <w:right w:val="none" w:sz="0" w:space="0" w:color="auto"/>
          </w:divBdr>
        </w:div>
        <w:div w:id="2125616678">
          <w:marLeft w:val="640"/>
          <w:marRight w:val="0"/>
          <w:marTop w:val="0"/>
          <w:marBottom w:val="0"/>
          <w:divBdr>
            <w:top w:val="none" w:sz="0" w:space="0" w:color="auto"/>
            <w:left w:val="none" w:sz="0" w:space="0" w:color="auto"/>
            <w:bottom w:val="none" w:sz="0" w:space="0" w:color="auto"/>
            <w:right w:val="none" w:sz="0" w:space="0" w:color="auto"/>
          </w:divBdr>
        </w:div>
        <w:div w:id="159850811">
          <w:marLeft w:val="640"/>
          <w:marRight w:val="0"/>
          <w:marTop w:val="0"/>
          <w:marBottom w:val="0"/>
          <w:divBdr>
            <w:top w:val="none" w:sz="0" w:space="0" w:color="auto"/>
            <w:left w:val="none" w:sz="0" w:space="0" w:color="auto"/>
            <w:bottom w:val="none" w:sz="0" w:space="0" w:color="auto"/>
            <w:right w:val="none" w:sz="0" w:space="0" w:color="auto"/>
          </w:divBdr>
        </w:div>
        <w:div w:id="1154419306">
          <w:marLeft w:val="640"/>
          <w:marRight w:val="0"/>
          <w:marTop w:val="0"/>
          <w:marBottom w:val="0"/>
          <w:divBdr>
            <w:top w:val="none" w:sz="0" w:space="0" w:color="auto"/>
            <w:left w:val="none" w:sz="0" w:space="0" w:color="auto"/>
            <w:bottom w:val="none" w:sz="0" w:space="0" w:color="auto"/>
            <w:right w:val="none" w:sz="0" w:space="0" w:color="auto"/>
          </w:divBdr>
        </w:div>
        <w:div w:id="650601905">
          <w:marLeft w:val="640"/>
          <w:marRight w:val="0"/>
          <w:marTop w:val="0"/>
          <w:marBottom w:val="0"/>
          <w:divBdr>
            <w:top w:val="none" w:sz="0" w:space="0" w:color="auto"/>
            <w:left w:val="none" w:sz="0" w:space="0" w:color="auto"/>
            <w:bottom w:val="none" w:sz="0" w:space="0" w:color="auto"/>
            <w:right w:val="none" w:sz="0" w:space="0" w:color="auto"/>
          </w:divBdr>
        </w:div>
        <w:div w:id="2074304354">
          <w:marLeft w:val="640"/>
          <w:marRight w:val="0"/>
          <w:marTop w:val="0"/>
          <w:marBottom w:val="0"/>
          <w:divBdr>
            <w:top w:val="none" w:sz="0" w:space="0" w:color="auto"/>
            <w:left w:val="none" w:sz="0" w:space="0" w:color="auto"/>
            <w:bottom w:val="none" w:sz="0" w:space="0" w:color="auto"/>
            <w:right w:val="none" w:sz="0" w:space="0" w:color="auto"/>
          </w:divBdr>
        </w:div>
        <w:div w:id="276376776">
          <w:marLeft w:val="640"/>
          <w:marRight w:val="0"/>
          <w:marTop w:val="0"/>
          <w:marBottom w:val="0"/>
          <w:divBdr>
            <w:top w:val="none" w:sz="0" w:space="0" w:color="auto"/>
            <w:left w:val="none" w:sz="0" w:space="0" w:color="auto"/>
            <w:bottom w:val="none" w:sz="0" w:space="0" w:color="auto"/>
            <w:right w:val="none" w:sz="0" w:space="0" w:color="auto"/>
          </w:divBdr>
        </w:div>
        <w:div w:id="861817630">
          <w:marLeft w:val="640"/>
          <w:marRight w:val="0"/>
          <w:marTop w:val="0"/>
          <w:marBottom w:val="0"/>
          <w:divBdr>
            <w:top w:val="none" w:sz="0" w:space="0" w:color="auto"/>
            <w:left w:val="none" w:sz="0" w:space="0" w:color="auto"/>
            <w:bottom w:val="none" w:sz="0" w:space="0" w:color="auto"/>
            <w:right w:val="none" w:sz="0" w:space="0" w:color="auto"/>
          </w:divBdr>
        </w:div>
        <w:div w:id="389380873">
          <w:marLeft w:val="640"/>
          <w:marRight w:val="0"/>
          <w:marTop w:val="0"/>
          <w:marBottom w:val="0"/>
          <w:divBdr>
            <w:top w:val="none" w:sz="0" w:space="0" w:color="auto"/>
            <w:left w:val="none" w:sz="0" w:space="0" w:color="auto"/>
            <w:bottom w:val="none" w:sz="0" w:space="0" w:color="auto"/>
            <w:right w:val="none" w:sz="0" w:space="0" w:color="auto"/>
          </w:divBdr>
        </w:div>
        <w:div w:id="1430275153">
          <w:marLeft w:val="640"/>
          <w:marRight w:val="0"/>
          <w:marTop w:val="0"/>
          <w:marBottom w:val="0"/>
          <w:divBdr>
            <w:top w:val="none" w:sz="0" w:space="0" w:color="auto"/>
            <w:left w:val="none" w:sz="0" w:space="0" w:color="auto"/>
            <w:bottom w:val="none" w:sz="0" w:space="0" w:color="auto"/>
            <w:right w:val="none" w:sz="0" w:space="0" w:color="auto"/>
          </w:divBdr>
        </w:div>
        <w:div w:id="1632251092">
          <w:marLeft w:val="640"/>
          <w:marRight w:val="0"/>
          <w:marTop w:val="0"/>
          <w:marBottom w:val="0"/>
          <w:divBdr>
            <w:top w:val="none" w:sz="0" w:space="0" w:color="auto"/>
            <w:left w:val="none" w:sz="0" w:space="0" w:color="auto"/>
            <w:bottom w:val="none" w:sz="0" w:space="0" w:color="auto"/>
            <w:right w:val="none" w:sz="0" w:space="0" w:color="auto"/>
          </w:divBdr>
        </w:div>
        <w:div w:id="943732117">
          <w:marLeft w:val="640"/>
          <w:marRight w:val="0"/>
          <w:marTop w:val="0"/>
          <w:marBottom w:val="0"/>
          <w:divBdr>
            <w:top w:val="none" w:sz="0" w:space="0" w:color="auto"/>
            <w:left w:val="none" w:sz="0" w:space="0" w:color="auto"/>
            <w:bottom w:val="none" w:sz="0" w:space="0" w:color="auto"/>
            <w:right w:val="none" w:sz="0" w:space="0" w:color="auto"/>
          </w:divBdr>
        </w:div>
        <w:div w:id="686562286">
          <w:marLeft w:val="640"/>
          <w:marRight w:val="0"/>
          <w:marTop w:val="0"/>
          <w:marBottom w:val="0"/>
          <w:divBdr>
            <w:top w:val="none" w:sz="0" w:space="0" w:color="auto"/>
            <w:left w:val="none" w:sz="0" w:space="0" w:color="auto"/>
            <w:bottom w:val="none" w:sz="0" w:space="0" w:color="auto"/>
            <w:right w:val="none" w:sz="0" w:space="0" w:color="auto"/>
          </w:divBdr>
        </w:div>
        <w:div w:id="790906489">
          <w:marLeft w:val="640"/>
          <w:marRight w:val="0"/>
          <w:marTop w:val="0"/>
          <w:marBottom w:val="0"/>
          <w:divBdr>
            <w:top w:val="none" w:sz="0" w:space="0" w:color="auto"/>
            <w:left w:val="none" w:sz="0" w:space="0" w:color="auto"/>
            <w:bottom w:val="none" w:sz="0" w:space="0" w:color="auto"/>
            <w:right w:val="none" w:sz="0" w:space="0" w:color="auto"/>
          </w:divBdr>
        </w:div>
        <w:div w:id="878080584">
          <w:marLeft w:val="640"/>
          <w:marRight w:val="0"/>
          <w:marTop w:val="0"/>
          <w:marBottom w:val="0"/>
          <w:divBdr>
            <w:top w:val="none" w:sz="0" w:space="0" w:color="auto"/>
            <w:left w:val="none" w:sz="0" w:space="0" w:color="auto"/>
            <w:bottom w:val="none" w:sz="0" w:space="0" w:color="auto"/>
            <w:right w:val="none" w:sz="0" w:space="0" w:color="auto"/>
          </w:divBdr>
        </w:div>
        <w:div w:id="1471633508">
          <w:marLeft w:val="640"/>
          <w:marRight w:val="0"/>
          <w:marTop w:val="0"/>
          <w:marBottom w:val="0"/>
          <w:divBdr>
            <w:top w:val="none" w:sz="0" w:space="0" w:color="auto"/>
            <w:left w:val="none" w:sz="0" w:space="0" w:color="auto"/>
            <w:bottom w:val="none" w:sz="0" w:space="0" w:color="auto"/>
            <w:right w:val="none" w:sz="0" w:space="0" w:color="auto"/>
          </w:divBdr>
        </w:div>
        <w:div w:id="394545881">
          <w:marLeft w:val="640"/>
          <w:marRight w:val="0"/>
          <w:marTop w:val="0"/>
          <w:marBottom w:val="0"/>
          <w:divBdr>
            <w:top w:val="none" w:sz="0" w:space="0" w:color="auto"/>
            <w:left w:val="none" w:sz="0" w:space="0" w:color="auto"/>
            <w:bottom w:val="none" w:sz="0" w:space="0" w:color="auto"/>
            <w:right w:val="none" w:sz="0" w:space="0" w:color="auto"/>
          </w:divBdr>
        </w:div>
        <w:div w:id="1166438619">
          <w:marLeft w:val="640"/>
          <w:marRight w:val="0"/>
          <w:marTop w:val="0"/>
          <w:marBottom w:val="0"/>
          <w:divBdr>
            <w:top w:val="none" w:sz="0" w:space="0" w:color="auto"/>
            <w:left w:val="none" w:sz="0" w:space="0" w:color="auto"/>
            <w:bottom w:val="none" w:sz="0" w:space="0" w:color="auto"/>
            <w:right w:val="none" w:sz="0" w:space="0" w:color="auto"/>
          </w:divBdr>
        </w:div>
        <w:div w:id="137843189">
          <w:marLeft w:val="640"/>
          <w:marRight w:val="0"/>
          <w:marTop w:val="0"/>
          <w:marBottom w:val="0"/>
          <w:divBdr>
            <w:top w:val="none" w:sz="0" w:space="0" w:color="auto"/>
            <w:left w:val="none" w:sz="0" w:space="0" w:color="auto"/>
            <w:bottom w:val="none" w:sz="0" w:space="0" w:color="auto"/>
            <w:right w:val="none" w:sz="0" w:space="0" w:color="auto"/>
          </w:divBdr>
        </w:div>
        <w:div w:id="1252272971">
          <w:marLeft w:val="640"/>
          <w:marRight w:val="0"/>
          <w:marTop w:val="0"/>
          <w:marBottom w:val="0"/>
          <w:divBdr>
            <w:top w:val="none" w:sz="0" w:space="0" w:color="auto"/>
            <w:left w:val="none" w:sz="0" w:space="0" w:color="auto"/>
            <w:bottom w:val="none" w:sz="0" w:space="0" w:color="auto"/>
            <w:right w:val="none" w:sz="0" w:space="0" w:color="auto"/>
          </w:divBdr>
        </w:div>
        <w:div w:id="1719012783">
          <w:marLeft w:val="640"/>
          <w:marRight w:val="0"/>
          <w:marTop w:val="0"/>
          <w:marBottom w:val="0"/>
          <w:divBdr>
            <w:top w:val="none" w:sz="0" w:space="0" w:color="auto"/>
            <w:left w:val="none" w:sz="0" w:space="0" w:color="auto"/>
            <w:bottom w:val="none" w:sz="0" w:space="0" w:color="auto"/>
            <w:right w:val="none" w:sz="0" w:space="0" w:color="auto"/>
          </w:divBdr>
        </w:div>
        <w:div w:id="559832231">
          <w:marLeft w:val="640"/>
          <w:marRight w:val="0"/>
          <w:marTop w:val="0"/>
          <w:marBottom w:val="0"/>
          <w:divBdr>
            <w:top w:val="none" w:sz="0" w:space="0" w:color="auto"/>
            <w:left w:val="none" w:sz="0" w:space="0" w:color="auto"/>
            <w:bottom w:val="none" w:sz="0" w:space="0" w:color="auto"/>
            <w:right w:val="none" w:sz="0" w:space="0" w:color="auto"/>
          </w:divBdr>
        </w:div>
        <w:div w:id="686833393">
          <w:marLeft w:val="640"/>
          <w:marRight w:val="0"/>
          <w:marTop w:val="0"/>
          <w:marBottom w:val="0"/>
          <w:divBdr>
            <w:top w:val="none" w:sz="0" w:space="0" w:color="auto"/>
            <w:left w:val="none" w:sz="0" w:space="0" w:color="auto"/>
            <w:bottom w:val="none" w:sz="0" w:space="0" w:color="auto"/>
            <w:right w:val="none" w:sz="0" w:space="0" w:color="auto"/>
          </w:divBdr>
        </w:div>
        <w:div w:id="1322123768">
          <w:marLeft w:val="640"/>
          <w:marRight w:val="0"/>
          <w:marTop w:val="0"/>
          <w:marBottom w:val="0"/>
          <w:divBdr>
            <w:top w:val="none" w:sz="0" w:space="0" w:color="auto"/>
            <w:left w:val="none" w:sz="0" w:space="0" w:color="auto"/>
            <w:bottom w:val="none" w:sz="0" w:space="0" w:color="auto"/>
            <w:right w:val="none" w:sz="0" w:space="0" w:color="auto"/>
          </w:divBdr>
        </w:div>
        <w:div w:id="1789278764">
          <w:marLeft w:val="640"/>
          <w:marRight w:val="0"/>
          <w:marTop w:val="0"/>
          <w:marBottom w:val="0"/>
          <w:divBdr>
            <w:top w:val="none" w:sz="0" w:space="0" w:color="auto"/>
            <w:left w:val="none" w:sz="0" w:space="0" w:color="auto"/>
            <w:bottom w:val="none" w:sz="0" w:space="0" w:color="auto"/>
            <w:right w:val="none" w:sz="0" w:space="0" w:color="auto"/>
          </w:divBdr>
        </w:div>
        <w:div w:id="999574217">
          <w:marLeft w:val="640"/>
          <w:marRight w:val="0"/>
          <w:marTop w:val="0"/>
          <w:marBottom w:val="0"/>
          <w:divBdr>
            <w:top w:val="none" w:sz="0" w:space="0" w:color="auto"/>
            <w:left w:val="none" w:sz="0" w:space="0" w:color="auto"/>
            <w:bottom w:val="none" w:sz="0" w:space="0" w:color="auto"/>
            <w:right w:val="none" w:sz="0" w:space="0" w:color="auto"/>
          </w:divBdr>
        </w:div>
        <w:div w:id="357513139">
          <w:marLeft w:val="640"/>
          <w:marRight w:val="0"/>
          <w:marTop w:val="0"/>
          <w:marBottom w:val="0"/>
          <w:divBdr>
            <w:top w:val="none" w:sz="0" w:space="0" w:color="auto"/>
            <w:left w:val="none" w:sz="0" w:space="0" w:color="auto"/>
            <w:bottom w:val="none" w:sz="0" w:space="0" w:color="auto"/>
            <w:right w:val="none" w:sz="0" w:space="0" w:color="auto"/>
          </w:divBdr>
        </w:div>
        <w:div w:id="1372731976">
          <w:marLeft w:val="640"/>
          <w:marRight w:val="0"/>
          <w:marTop w:val="0"/>
          <w:marBottom w:val="0"/>
          <w:divBdr>
            <w:top w:val="none" w:sz="0" w:space="0" w:color="auto"/>
            <w:left w:val="none" w:sz="0" w:space="0" w:color="auto"/>
            <w:bottom w:val="none" w:sz="0" w:space="0" w:color="auto"/>
            <w:right w:val="none" w:sz="0" w:space="0" w:color="auto"/>
          </w:divBdr>
        </w:div>
        <w:div w:id="665281436">
          <w:marLeft w:val="640"/>
          <w:marRight w:val="0"/>
          <w:marTop w:val="0"/>
          <w:marBottom w:val="0"/>
          <w:divBdr>
            <w:top w:val="none" w:sz="0" w:space="0" w:color="auto"/>
            <w:left w:val="none" w:sz="0" w:space="0" w:color="auto"/>
            <w:bottom w:val="none" w:sz="0" w:space="0" w:color="auto"/>
            <w:right w:val="none" w:sz="0" w:space="0" w:color="auto"/>
          </w:divBdr>
        </w:div>
        <w:div w:id="1408503810">
          <w:marLeft w:val="640"/>
          <w:marRight w:val="0"/>
          <w:marTop w:val="0"/>
          <w:marBottom w:val="0"/>
          <w:divBdr>
            <w:top w:val="none" w:sz="0" w:space="0" w:color="auto"/>
            <w:left w:val="none" w:sz="0" w:space="0" w:color="auto"/>
            <w:bottom w:val="none" w:sz="0" w:space="0" w:color="auto"/>
            <w:right w:val="none" w:sz="0" w:space="0" w:color="auto"/>
          </w:divBdr>
        </w:div>
        <w:div w:id="893585845">
          <w:marLeft w:val="640"/>
          <w:marRight w:val="0"/>
          <w:marTop w:val="0"/>
          <w:marBottom w:val="0"/>
          <w:divBdr>
            <w:top w:val="none" w:sz="0" w:space="0" w:color="auto"/>
            <w:left w:val="none" w:sz="0" w:space="0" w:color="auto"/>
            <w:bottom w:val="none" w:sz="0" w:space="0" w:color="auto"/>
            <w:right w:val="none" w:sz="0" w:space="0" w:color="auto"/>
          </w:divBdr>
        </w:div>
      </w:divsChild>
    </w:div>
    <w:div w:id="2128117056">
      <w:bodyDiv w:val="1"/>
      <w:marLeft w:val="0"/>
      <w:marRight w:val="0"/>
      <w:marTop w:val="0"/>
      <w:marBottom w:val="0"/>
      <w:divBdr>
        <w:top w:val="none" w:sz="0" w:space="0" w:color="auto"/>
        <w:left w:val="none" w:sz="0" w:space="0" w:color="auto"/>
        <w:bottom w:val="none" w:sz="0" w:space="0" w:color="auto"/>
        <w:right w:val="none" w:sz="0" w:space="0" w:color="auto"/>
      </w:divBdr>
    </w:div>
    <w:div w:id="2129081656">
      <w:bodyDiv w:val="1"/>
      <w:marLeft w:val="0"/>
      <w:marRight w:val="0"/>
      <w:marTop w:val="0"/>
      <w:marBottom w:val="0"/>
      <w:divBdr>
        <w:top w:val="none" w:sz="0" w:space="0" w:color="auto"/>
        <w:left w:val="none" w:sz="0" w:space="0" w:color="auto"/>
        <w:bottom w:val="none" w:sz="0" w:space="0" w:color="auto"/>
        <w:right w:val="none" w:sz="0" w:space="0" w:color="auto"/>
      </w:divBdr>
    </w:div>
    <w:div w:id="2131119857">
      <w:bodyDiv w:val="1"/>
      <w:marLeft w:val="0"/>
      <w:marRight w:val="0"/>
      <w:marTop w:val="0"/>
      <w:marBottom w:val="0"/>
      <w:divBdr>
        <w:top w:val="none" w:sz="0" w:space="0" w:color="auto"/>
        <w:left w:val="none" w:sz="0" w:space="0" w:color="auto"/>
        <w:bottom w:val="none" w:sz="0" w:space="0" w:color="auto"/>
        <w:right w:val="none" w:sz="0" w:space="0" w:color="auto"/>
      </w:divBdr>
      <w:divsChild>
        <w:div w:id="112091453">
          <w:marLeft w:val="640"/>
          <w:marRight w:val="0"/>
          <w:marTop w:val="0"/>
          <w:marBottom w:val="0"/>
          <w:divBdr>
            <w:top w:val="none" w:sz="0" w:space="0" w:color="auto"/>
            <w:left w:val="none" w:sz="0" w:space="0" w:color="auto"/>
            <w:bottom w:val="none" w:sz="0" w:space="0" w:color="auto"/>
            <w:right w:val="none" w:sz="0" w:space="0" w:color="auto"/>
          </w:divBdr>
        </w:div>
        <w:div w:id="204831125">
          <w:marLeft w:val="640"/>
          <w:marRight w:val="0"/>
          <w:marTop w:val="0"/>
          <w:marBottom w:val="0"/>
          <w:divBdr>
            <w:top w:val="none" w:sz="0" w:space="0" w:color="auto"/>
            <w:left w:val="none" w:sz="0" w:space="0" w:color="auto"/>
            <w:bottom w:val="none" w:sz="0" w:space="0" w:color="auto"/>
            <w:right w:val="none" w:sz="0" w:space="0" w:color="auto"/>
          </w:divBdr>
        </w:div>
        <w:div w:id="437220503">
          <w:marLeft w:val="640"/>
          <w:marRight w:val="0"/>
          <w:marTop w:val="0"/>
          <w:marBottom w:val="0"/>
          <w:divBdr>
            <w:top w:val="none" w:sz="0" w:space="0" w:color="auto"/>
            <w:left w:val="none" w:sz="0" w:space="0" w:color="auto"/>
            <w:bottom w:val="none" w:sz="0" w:space="0" w:color="auto"/>
            <w:right w:val="none" w:sz="0" w:space="0" w:color="auto"/>
          </w:divBdr>
        </w:div>
        <w:div w:id="634874478">
          <w:marLeft w:val="640"/>
          <w:marRight w:val="0"/>
          <w:marTop w:val="0"/>
          <w:marBottom w:val="0"/>
          <w:divBdr>
            <w:top w:val="none" w:sz="0" w:space="0" w:color="auto"/>
            <w:left w:val="none" w:sz="0" w:space="0" w:color="auto"/>
            <w:bottom w:val="none" w:sz="0" w:space="0" w:color="auto"/>
            <w:right w:val="none" w:sz="0" w:space="0" w:color="auto"/>
          </w:divBdr>
        </w:div>
        <w:div w:id="745037027">
          <w:marLeft w:val="640"/>
          <w:marRight w:val="0"/>
          <w:marTop w:val="0"/>
          <w:marBottom w:val="0"/>
          <w:divBdr>
            <w:top w:val="none" w:sz="0" w:space="0" w:color="auto"/>
            <w:left w:val="none" w:sz="0" w:space="0" w:color="auto"/>
            <w:bottom w:val="none" w:sz="0" w:space="0" w:color="auto"/>
            <w:right w:val="none" w:sz="0" w:space="0" w:color="auto"/>
          </w:divBdr>
        </w:div>
        <w:div w:id="984355048">
          <w:marLeft w:val="640"/>
          <w:marRight w:val="0"/>
          <w:marTop w:val="0"/>
          <w:marBottom w:val="0"/>
          <w:divBdr>
            <w:top w:val="none" w:sz="0" w:space="0" w:color="auto"/>
            <w:left w:val="none" w:sz="0" w:space="0" w:color="auto"/>
            <w:bottom w:val="none" w:sz="0" w:space="0" w:color="auto"/>
            <w:right w:val="none" w:sz="0" w:space="0" w:color="auto"/>
          </w:divBdr>
        </w:div>
        <w:div w:id="1106343907">
          <w:marLeft w:val="640"/>
          <w:marRight w:val="0"/>
          <w:marTop w:val="0"/>
          <w:marBottom w:val="0"/>
          <w:divBdr>
            <w:top w:val="none" w:sz="0" w:space="0" w:color="auto"/>
            <w:left w:val="none" w:sz="0" w:space="0" w:color="auto"/>
            <w:bottom w:val="none" w:sz="0" w:space="0" w:color="auto"/>
            <w:right w:val="none" w:sz="0" w:space="0" w:color="auto"/>
          </w:divBdr>
        </w:div>
        <w:div w:id="1162502940">
          <w:marLeft w:val="640"/>
          <w:marRight w:val="0"/>
          <w:marTop w:val="0"/>
          <w:marBottom w:val="0"/>
          <w:divBdr>
            <w:top w:val="none" w:sz="0" w:space="0" w:color="auto"/>
            <w:left w:val="none" w:sz="0" w:space="0" w:color="auto"/>
            <w:bottom w:val="none" w:sz="0" w:space="0" w:color="auto"/>
            <w:right w:val="none" w:sz="0" w:space="0" w:color="auto"/>
          </w:divBdr>
        </w:div>
        <w:div w:id="1248614457">
          <w:marLeft w:val="640"/>
          <w:marRight w:val="0"/>
          <w:marTop w:val="0"/>
          <w:marBottom w:val="0"/>
          <w:divBdr>
            <w:top w:val="none" w:sz="0" w:space="0" w:color="auto"/>
            <w:left w:val="none" w:sz="0" w:space="0" w:color="auto"/>
            <w:bottom w:val="none" w:sz="0" w:space="0" w:color="auto"/>
            <w:right w:val="none" w:sz="0" w:space="0" w:color="auto"/>
          </w:divBdr>
        </w:div>
        <w:div w:id="1475293814">
          <w:marLeft w:val="640"/>
          <w:marRight w:val="0"/>
          <w:marTop w:val="0"/>
          <w:marBottom w:val="0"/>
          <w:divBdr>
            <w:top w:val="none" w:sz="0" w:space="0" w:color="auto"/>
            <w:left w:val="none" w:sz="0" w:space="0" w:color="auto"/>
            <w:bottom w:val="none" w:sz="0" w:space="0" w:color="auto"/>
            <w:right w:val="none" w:sz="0" w:space="0" w:color="auto"/>
          </w:divBdr>
        </w:div>
        <w:div w:id="1494295520">
          <w:marLeft w:val="640"/>
          <w:marRight w:val="0"/>
          <w:marTop w:val="0"/>
          <w:marBottom w:val="0"/>
          <w:divBdr>
            <w:top w:val="none" w:sz="0" w:space="0" w:color="auto"/>
            <w:left w:val="none" w:sz="0" w:space="0" w:color="auto"/>
            <w:bottom w:val="none" w:sz="0" w:space="0" w:color="auto"/>
            <w:right w:val="none" w:sz="0" w:space="0" w:color="auto"/>
          </w:divBdr>
        </w:div>
        <w:div w:id="2062904413">
          <w:marLeft w:val="640"/>
          <w:marRight w:val="0"/>
          <w:marTop w:val="0"/>
          <w:marBottom w:val="0"/>
          <w:divBdr>
            <w:top w:val="none" w:sz="0" w:space="0" w:color="auto"/>
            <w:left w:val="none" w:sz="0" w:space="0" w:color="auto"/>
            <w:bottom w:val="none" w:sz="0" w:space="0" w:color="auto"/>
            <w:right w:val="none" w:sz="0" w:space="0" w:color="auto"/>
          </w:divBdr>
        </w:div>
        <w:div w:id="2120174171">
          <w:marLeft w:val="640"/>
          <w:marRight w:val="0"/>
          <w:marTop w:val="0"/>
          <w:marBottom w:val="0"/>
          <w:divBdr>
            <w:top w:val="none" w:sz="0" w:space="0" w:color="auto"/>
            <w:left w:val="none" w:sz="0" w:space="0" w:color="auto"/>
            <w:bottom w:val="none" w:sz="0" w:space="0" w:color="auto"/>
            <w:right w:val="none" w:sz="0" w:space="0" w:color="auto"/>
          </w:divBdr>
        </w:div>
      </w:divsChild>
    </w:div>
    <w:div w:id="2133089894">
      <w:bodyDiv w:val="1"/>
      <w:marLeft w:val="0"/>
      <w:marRight w:val="0"/>
      <w:marTop w:val="0"/>
      <w:marBottom w:val="0"/>
      <w:divBdr>
        <w:top w:val="none" w:sz="0" w:space="0" w:color="auto"/>
        <w:left w:val="none" w:sz="0" w:space="0" w:color="auto"/>
        <w:bottom w:val="none" w:sz="0" w:space="0" w:color="auto"/>
        <w:right w:val="none" w:sz="0" w:space="0" w:color="auto"/>
      </w:divBdr>
      <w:divsChild>
        <w:div w:id="1757283568">
          <w:marLeft w:val="0"/>
          <w:marRight w:val="0"/>
          <w:marTop w:val="0"/>
          <w:marBottom w:val="0"/>
          <w:divBdr>
            <w:top w:val="none" w:sz="0" w:space="0" w:color="auto"/>
            <w:left w:val="none" w:sz="0" w:space="0" w:color="auto"/>
            <w:bottom w:val="none" w:sz="0" w:space="0" w:color="auto"/>
            <w:right w:val="none" w:sz="0" w:space="0" w:color="auto"/>
          </w:divBdr>
        </w:div>
      </w:divsChild>
    </w:div>
    <w:div w:id="2142310016">
      <w:bodyDiv w:val="1"/>
      <w:marLeft w:val="0"/>
      <w:marRight w:val="0"/>
      <w:marTop w:val="0"/>
      <w:marBottom w:val="0"/>
      <w:divBdr>
        <w:top w:val="none" w:sz="0" w:space="0" w:color="auto"/>
        <w:left w:val="none" w:sz="0" w:space="0" w:color="auto"/>
        <w:bottom w:val="none" w:sz="0" w:space="0" w:color="auto"/>
        <w:right w:val="none" w:sz="0" w:space="0" w:color="auto"/>
      </w:divBdr>
      <w:divsChild>
        <w:div w:id="391731986">
          <w:marLeft w:val="640"/>
          <w:marRight w:val="0"/>
          <w:marTop w:val="0"/>
          <w:marBottom w:val="0"/>
          <w:divBdr>
            <w:top w:val="none" w:sz="0" w:space="0" w:color="auto"/>
            <w:left w:val="none" w:sz="0" w:space="0" w:color="auto"/>
            <w:bottom w:val="none" w:sz="0" w:space="0" w:color="auto"/>
            <w:right w:val="none" w:sz="0" w:space="0" w:color="auto"/>
          </w:divBdr>
        </w:div>
        <w:div w:id="1948806299">
          <w:marLeft w:val="640"/>
          <w:marRight w:val="0"/>
          <w:marTop w:val="0"/>
          <w:marBottom w:val="0"/>
          <w:divBdr>
            <w:top w:val="none" w:sz="0" w:space="0" w:color="auto"/>
            <w:left w:val="none" w:sz="0" w:space="0" w:color="auto"/>
            <w:bottom w:val="none" w:sz="0" w:space="0" w:color="auto"/>
            <w:right w:val="none" w:sz="0" w:space="0" w:color="auto"/>
          </w:divBdr>
        </w:div>
        <w:div w:id="743991228">
          <w:marLeft w:val="640"/>
          <w:marRight w:val="0"/>
          <w:marTop w:val="0"/>
          <w:marBottom w:val="0"/>
          <w:divBdr>
            <w:top w:val="none" w:sz="0" w:space="0" w:color="auto"/>
            <w:left w:val="none" w:sz="0" w:space="0" w:color="auto"/>
            <w:bottom w:val="none" w:sz="0" w:space="0" w:color="auto"/>
            <w:right w:val="none" w:sz="0" w:space="0" w:color="auto"/>
          </w:divBdr>
        </w:div>
        <w:div w:id="983968201">
          <w:marLeft w:val="640"/>
          <w:marRight w:val="0"/>
          <w:marTop w:val="0"/>
          <w:marBottom w:val="0"/>
          <w:divBdr>
            <w:top w:val="none" w:sz="0" w:space="0" w:color="auto"/>
            <w:left w:val="none" w:sz="0" w:space="0" w:color="auto"/>
            <w:bottom w:val="none" w:sz="0" w:space="0" w:color="auto"/>
            <w:right w:val="none" w:sz="0" w:space="0" w:color="auto"/>
          </w:divBdr>
        </w:div>
        <w:div w:id="1590508082">
          <w:marLeft w:val="640"/>
          <w:marRight w:val="0"/>
          <w:marTop w:val="0"/>
          <w:marBottom w:val="0"/>
          <w:divBdr>
            <w:top w:val="none" w:sz="0" w:space="0" w:color="auto"/>
            <w:left w:val="none" w:sz="0" w:space="0" w:color="auto"/>
            <w:bottom w:val="none" w:sz="0" w:space="0" w:color="auto"/>
            <w:right w:val="none" w:sz="0" w:space="0" w:color="auto"/>
          </w:divBdr>
        </w:div>
        <w:div w:id="253320235">
          <w:marLeft w:val="640"/>
          <w:marRight w:val="0"/>
          <w:marTop w:val="0"/>
          <w:marBottom w:val="0"/>
          <w:divBdr>
            <w:top w:val="none" w:sz="0" w:space="0" w:color="auto"/>
            <w:left w:val="none" w:sz="0" w:space="0" w:color="auto"/>
            <w:bottom w:val="none" w:sz="0" w:space="0" w:color="auto"/>
            <w:right w:val="none" w:sz="0" w:space="0" w:color="auto"/>
          </w:divBdr>
        </w:div>
        <w:div w:id="1550416642">
          <w:marLeft w:val="640"/>
          <w:marRight w:val="0"/>
          <w:marTop w:val="0"/>
          <w:marBottom w:val="0"/>
          <w:divBdr>
            <w:top w:val="none" w:sz="0" w:space="0" w:color="auto"/>
            <w:left w:val="none" w:sz="0" w:space="0" w:color="auto"/>
            <w:bottom w:val="none" w:sz="0" w:space="0" w:color="auto"/>
            <w:right w:val="none" w:sz="0" w:space="0" w:color="auto"/>
          </w:divBdr>
        </w:div>
        <w:div w:id="808087442">
          <w:marLeft w:val="640"/>
          <w:marRight w:val="0"/>
          <w:marTop w:val="0"/>
          <w:marBottom w:val="0"/>
          <w:divBdr>
            <w:top w:val="none" w:sz="0" w:space="0" w:color="auto"/>
            <w:left w:val="none" w:sz="0" w:space="0" w:color="auto"/>
            <w:bottom w:val="none" w:sz="0" w:space="0" w:color="auto"/>
            <w:right w:val="none" w:sz="0" w:space="0" w:color="auto"/>
          </w:divBdr>
        </w:div>
        <w:div w:id="1717006993">
          <w:marLeft w:val="640"/>
          <w:marRight w:val="0"/>
          <w:marTop w:val="0"/>
          <w:marBottom w:val="0"/>
          <w:divBdr>
            <w:top w:val="none" w:sz="0" w:space="0" w:color="auto"/>
            <w:left w:val="none" w:sz="0" w:space="0" w:color="auto"/>
            <w:bottom w:val="none" w:sz="0" w:space="0" w:color="auto"/>
            <w:right w:val="none" w:sz="0" w:space="0" w:color="auto"/>
          </w:divBdr>
        </w:div>
        <w:div w:id="1116212943">
          <w:marLeft w:val="640"/>
          <w:marRight w:val="0"/>
          <w:marTop w:val="0"/>
          <w:marBottom w:val="0"/>
          <w:divBdr>
            <w:top w:val="none" w:sz="0" w:space="0" w:color="auto"/>
            <w:left w:val="none" w:sz="0" w:space="0" w:color="auto"/>
            <w:bottom w:val="none" w:sz="0" w:space="0" w:color="auto"/>
            <w:right w:val="none" w:sz="0" w:space="0" w:color="auto"/>
          </w:divBdr>
        </w:div>
        <w:div w:id="172493928">
          <w:marLeft w:val="640"/>
          <w:marRight w:val="0"/>
          <w:marTop w:val="0"/>
          <w:marBottom w:val="0"/>
          <w:divBdr>
            <w:top w:val="none" w:sz="0" w:space="0" w:color="auto"/>
            <w:left w:val="none" w:sz="0" w:space="0" w:color="auto"/>
            <w:bottom w:val="none" w:sz="0" w:space="0" w:color="auto"/>
            <w:right w:val="none" w:sz="0" w:space="0" w:color="auto"/>
          </w:divBdr>
        </w:div>
        <w:div w:id="1471744925">
          <w:marLeft w:val="640"/>
          <w:marRight w:val="0"/>
          <w:marTop w:val="0"/>
          <w:marBottom w:val="0"/>
          <w:divBdr>
            <w:top w:val="none" w:sz="0" w:space="0" w:color="auto"/>
            <w:left w:val="none" w:sz="0" w:space="0" w:color="auto"/>
            <w:bottom w:val="none" w:sz="0" w:space="0" w:color="auto"/>
            <w:right w:val="none" w:sz="0" w:space="0" w:color="auto"/>
          </w:divBdr>
        </w:div>
        <w:div w:id="1305547115">
          <w:marLeft w:val="640"/>
          <w:marRight w:val="0"/>
          <w:marTop w:val="0"/>
          <w:marBottom w:val="0"/>
          <w:divBdr>
            <w:top w:val="none" w:sz="0" w:space="0" w:color="auto"/>
            <w:left w:val="none" w:sz="0" w:space="0" w:color="auto"/>
            <w:bottom w:val="none" w:sz="0" w:space="0" w:color="auto"/>
            <w:right w:val="none" w:sz="0" w:space="0" w:color="auto"/>
          </w:divBdr>
        </w:div>
        <w:div w:id="373190164">
          <w:marLeft w:val="640"/>
          <w:marRight w:val="0"/>
          <w:marTop w:val="0"/>
          <w:marBottom w:val="0"/>
          <w:divBdr>
            <w:top w:val="none" w:sz="0" w:space="0" w:color="auto"/>
            <w:left w:val="none" w:sz="0" w:space="0" w:color="auto"/>
            <w:bottom w:val="none" w:sz="0" w:space="0" w:color="auto"/>
            <w:right w:val="none" w:sz="0" w:space="0" w:color="auto"/>
          </w:divBdr>
        </w:div>
        <w:div w:id="1471091426">
          <w:marLeft w:val="640"/>
          <w:marRight w:val="0"/>
          <w:marTop w:val="0"/>
          <w:marBottom w:val="0"/>
          <w:divBdr>
            <w:top w:val="none" w:sz="0" w:space="0" w:color="auto"/>
            <w:left w:val="none" w:sz="0" w:space="0" w:color="auto"/>
            <w:bottom w:val="none" w:sz="0" w:space="0" w:color="auto"/>
            <w:right w:val="none" w:sz="0" w:space="0" w:color="auto"/>
          </w:divBdr>
        </w:div>
        <w:div w:id="819420409">
          <w:marLeft w:val="640"/>
          <w:marRight w:val="0"/>
          <w:marTop w:val="0"/>
          <w:marBottom w:val="0"/>
          <w:divBdr>
            <w:top w:val="none" w:sz="0" w:space="0" w:color="auto"/>
            <w:left w:val="none" w:sz="0" w:space="0" w:color="auto"/>
            <w:bottom w:val="none" w:sz="0" w:space="0" w:color="auto"/>
            <w:right w:val="none" w:sz="0" w:space="0" w:color="auto"/>
          </w:divBdr>
        </w:div>
        <w:div w:id="1118184121">
          <w:marLeft w:val="640"/>
          <w:marRight w:val="0"/>
          <w:marTop w:val="0"/>
          <w:marBottom w:val="0"/>
          <w:divBdr>
            <w:top w:val="none" w:sz="0" w:space="0" w:color="auto"/>
            <w:left w:val="none" w:sz="0" w:space="0" w:color="auto"/>
            <w:bottom w:val="none" w:sz="0" w:space="0" w:color="auto"/>
            <w:right w:val="none" w:sz="0" w:space="0" w:color="auto"/>
          </w:divBdr>
        </w:div>
        <w:div w:id="747269675">
          <w:marLeft w:val="640"/>
          <w:marRight w:val="0"/>
          <w:marTop w:val="0"/>
          <w:marBottom w:val="0"/>
          <w:divBdr>
            <w:top w:val="none" w:sz="0" w:space="0" w:color="auto"/>
            <w:left w:val="none" w:sz="0" w:space="0" w:color="auto"/>
            <w:bottom w:val="none" w:sz="0" w:space="0" w:color="auto"/>
            <w:right w:val="none" w:sz="0" w:space="0" w:color="auto"/>
          </w:divBdr>
        </w:div>
        <w:div w:id="780152869">
          <w:marLeft w:val="640"/>
          <w:marRight w:val="0"/>
          <w:marTop w:val="0"/>
          <w:marBottom w:val="0"/>
          <w:divBdr>
            <w:top w:val="none" w:sz="0" w:space="0" w:color="auto"/>
            <w:left w:val="none" w:sz="0" w:space="0" w:color="auto"/>
            <w:bottom w:val="none" w:sz="0" w:space="0" w:color="auto"/>
            <w:right w:val="none" w:sz="0" w:space="0" w:color="auto"/>
          </w:divBdr>
        </w:div>
        <w:div w:id="548996253">
          <w:marLeft w:val="640"/>
          <w:marRight w:val="0"/>
          <w:marTop w:val="0"/>
          <w:marBottom w:val="0"/>
          <w:divBdr>
            <w:top w:val="none" w:sz="0" w:space="0" w:color="auto"/>
            <w:left w:val="none" w:sz="0" w:space="0" w:color="auto"/>
            <w:bottom w:val="none" w:sz="0" w:space="0" w:color="auto"/>
            <w:right w:val="none" w:sz="0" w:space="0" w:color="auto"/>
          </w:divBdr>
        </w:div>
        <w:div w:id="1885405594">
          <w:marLeft w:val="640"/>
          <w:marRight w:val="0"/>
          <w:marTop w:val="0"/>
          <w:marBottom w:val="0"/>
          <w:divBdr>
            <w:top w:val="none" w:sz="0" w:space="0" w:color="auto"/>
            <w:left w:val="none" w:sz="0" w:space="0" w:color="auto"/>
            <w:bottom w:val="none" w:sz="0" w:space="0" w:color="auto"/>
            <w:right w:val="none" w:sz="0" w:space="0" w:color="auto"/>
          </w:divBdr>
        </w:div>
        <w:div w:id="34736994">
          <w:marLeft w:val="640"/>
          <w:marRight w:val="0"/>
          <w:marTop w:val="0"/>
          <w:marBottom w:val="0"/>
          <w:divBdr>
            <w:top w:val="none" w:sz="0" w:space="0" w:color="auto"/>
            <w:left w:val="none" w:sz="0" w:space="0" w:color="auto"/>
            <w:bottom w:val="none" w:sz="0" w:space="0" w:color="auto"/>
            <w:right w:val="none" w:sz="0" w:space="0" w:color="auto"/>
          </w:divBdr>
        </w:div>
        <w:div w:id="1051419198">
          <w:marLeft w:val="640"/>
          <w:marRight w:val="0"/>
          <w:marTop w:val="0"/>
          <w:marBottom w:val="0"/>
          <w:divBdr>
            <w:top w:val="none" w:sz="0" w:space="0" w:color="auto"/>
            <w:left w:val="none" w:sz="0" w:space="0" w:color="auto"/>
            <w:bottom w:val="none" w:sz="0" w:space="0" w:color="auto"/>
            <w:right w:val="none" w:sz="0" w:space="0" w:color="auto"/>
          </w:divBdr>
        </w:div>
        <w:div w:id="732970734">
          <w:marLeft w:val="640"/>
          <w:marRight w:val="0"/>
          <w:marTop w:val="0"/>
          <w:marBottom w:val="0"/>
          <w:divBdr>
            <w:top w:val="none" w:sz="0" w:space="0" w:color="auto"/>
            <w:left w:val="none" w:sz="0" w:space="0" w:color="auto"/>
            <w:bottom w:val="none" w:sz="0" w:space="0" w:color="auto"/>
            <w:right w:val="none" w:sz="0" w:space="0" w:color="auto"/>
          </w:divBdr>
        </w:div>
        <w:div w:id="689835821">
          <w:marLeft w:val="640"/>
          <w:marRight w:val="0"/>
          <w:marTop w:val="0"/>
          <w:marBottom w:val="0"/>
          <w:divBdr>
            <w:top w:val="none" w:sz="0" w:space="0" w:color="auto"/>
            <w:left w:val="none" w:sz="0" w:space="0" w:color="auto"/>
            <w:bottom w:val="none" w:sz="0" w:space="0" w:color="auto"/>
            <w:right w:val="none" w:sz="0" w:space="0" w:color="auto"/>
          </w:divBdr>
        </w:div>
        <w:div w:id="234819463">
          <w:marLeft w:val="640"/>
          <w:marRight w:val="0"/>
          <w:marTop w:val="0"/>
          <w:marBottom w:val="0"/>
          <w:divBdr>
            <w:top w:val="none" w:sz="0" w:space="0" w:color="auto"/>
            <w:left w:val="none" w:sz="0" w:space="0" w:color="auto"/>
            <w:bottom w:val="none" w:sz="0" w:space="0" w:color="auto"/>
            <w:right w:val="none" w:sz="0" w:space="0" w:color="auto"/>
          </w:divBdr>
        </w:div>
        <w:div w:id="202446893">
          <w:marLeft w:val="640"/>
          <w:marRight w:val="0"/>
          <w:marTop w:val="0"/>
          <w:marBottom w:val="0"/>
          <w:divBdr>
            <w:top w:val="none" w:sz="0" w:space="0" w:color="auto"/>
            <w:left w:val="none" w:sz="0" w:space="0" w:color="auto"/>
            <w:bottom w:val="none" w:sz="0" w:space="0" w:color="auto"/>
            <w:right w:val="none" w:sz="0" w:space="0" w:color="auto"/>
          </w:divBdr>
        </w:div>
        <w:div w:id="1505322338">
          <w:marLeft w:val="640"/>
          <w:marRight w:val="0"/>
          <w:marTop w:val="0"/>
          <w:marBottom w:val="0"/>
          <w:divBdr>
            <w:top w:val="none" w:sz="0" w:space="0" w:color="auto"/>
            <w:left w:val="none" w:sz="0" w:space="0" w:color="auto"/>
            <w:bottom w:val="none" w:sz="0" w:space="0" w:color="auto"/>
            <w:right w:val="none" w:sz="0" w:space="0" w:color="auto"/>
          </w:divBdr>
        </w:div>
        <w:div w:id="1557164408">
          <w:marLeft w:val="640"/>
          <w:marRight w:val="0"/>
          <w:marTop w:val="0"/>
          <w:marBottom w:val="0"/>
          <w:divBdr>
            <w:top w:val="none" w:sz="0" w:space="0" w:color="auto"/>
            <w:left w:val="none" w:sz="0" w:space="0" w:color="auto"/>
            <w:bottom w:val="none" w:sz="0" w:space="0" w:color="auto"/>
            <w:right w:val="none" w:sz="0" w:space="0" w:color="auto"/>
          </w:divBdr>
        </w:div>
        <w:div w:id="1871146408">
          <w:marLeft w:val="640"/>
          <w:marRight w:val="0"/>
          <w:marTop w:val="0"/>
          <w:marBottom w:val="0"/>
          <w:divBdr>
            <w:top w:val="none" w:sz="0" w:space="0" w:color="auto"/>
            <w:left w:val="none" w:sz="0" w:space="0" w:color="auto"/>
            <w:bottom w:val="none" w:sz="0" w:space="0" w:color="auto"/>
            <w:right w:val="none" w:sz="0" w:space="0" w:color="auto"/>
          </w:divBdr>
        </w:div>
        <w:div w:id="1195191473">
          <w:marLeft w:val="640"/>
          <w:marRight w:val="0"/>
          <w:marTop w:val="0"/>
          <w:marBottom w:val="0"/>
          <w:divBdr>
            <w:top w:val="none" w:sz="0" w:space="0" w:color="auto"/>
            <w:left w:val="none" w:sz="0" w:space="0" w:color="auto"/>
            <w:bottom w:val="none" w:sz="0" w:space="0" w:color="auto"/>
            <w:right w:val="none" w:sz="0" w:space="0" w:color="auto"/>
          </w:divBdr>
        </w:div>
        <w:div w:id="19531209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3.w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7.jpeg"/><Relationship Id="rId32" Type="http://schemas.openxmlformats.org/officeDocument/2006/relationships/image" Target="media/image25.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12.w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ED2D1C5DB94C229EDC2156F893CA1B"/>
        <w:category>
          <w:name w:val="General"/>
          <w:gallery w:val="placeholder"/>
        </w:category>
        <w:types>
          <w:type w:val="bbPlcHdr"/>
        </w:types>
        <w:behaviors>
          <w:behavior w:val="content"/>
        </w:behaviors>
        <w:guid w:val="{6C0EF0DD-9902-49D5-97A7-DEE8E9EA02EB}"/>
      </w:docPartPr>
      <w:docPartBody>
        <w:p w:rsidR="00B64E71" w:rsidRDefault="00EC3B09" w:rsidP="00EC3B09">
          <w:pPr>
            <w:pStyle w:val="C0ED2D1C5DB94C229EDC2156F893CA1B7"/>
          </w:pPr>
          <w:r>
            <w:rPr>
              <w:rStyle w:val="Style1"/>
              <w:rFonts w:hint="cs"/>
              <w:bCs/>
              <w:color w:val="0000FF"/>
              <w:sz w:val="28"/>
              <w:u w:val="single"/>
              <w:rtl/>
            </w:rPr>
            <w:t>پایان نامه</w:t>
          </w:r>
        </w:p>
      </w:docPartBody>
    </w:docPart>
    <w:docPart>
      <w:docPartPr>
        <w:name w:val="4223A11902CC4CD3BCDB07FAA3E71129"/>
        <w:category>
          <w:name w:val="General"/>
          <w:gallery w:val="placeholder"/>
        </w:category>
        <w:types>
          <w:type w:val="bbPlcHdr"/>
        </w:types>
        <w:behaviors>
          <w:behavior w:val="content"/>
        </w:behaviors>
        <w:guid w:val="{0D0EB66F-133F-4512-BB51-1DB3B4D7949D}"/>
      </w:docPartPr>
      <w:docPartBody>
        <w:p w:rsidR="00B64E71" w:rsidRDefault="00EC3B09" w:rsidP="00EC3B09">
          <w:pPr>
            <w:pStyle w:val="4223A11902CC4CD3BCDB07FAA3E711297"/>
          </w:pPr>
          <w:r>
            <w:rPr>
              <w:rStyle w:val="Style1"/>
              <w:rFonts w:hint="cs"/>
              <w:b/>
              <w:bCs/>
              <w:color w:val="0000FF"/>
              <w:sz w:val="26"/>
              <w:szCs w:val="26"/>
              <w:u w:val="single"/>
              <w:rtl/>
            </w:rPr>
            <w:t>پایان نامه</w:t>
          </w:r>
        </w:p>
      </w:docPartBody>
    </w:docPart>
    <w:docPart>
      <w:docPartPr>
        <w:name w:val="B9C913522AAB460292E73FBE7EF834B0"/>
        <w:category>
          <w:name w:val="General"/>
          <w:gallery w:val="placeholder"/>
        </w:category>
        <w:types>
          <w:type w:val="bbPlcHdr"/>
        </w:types>
        <w:behaviors>
          <w:behavior w:val="content"/>
        </w:behaviors>
        <w:guid w:val="{29E24E87-A36A-4424-B6F7-37B0DDA54161}"/>
      </w:docPartPr>
      <w:docPartBody>
        <w:p w:rsidR="009614EB" w:rsidRDefault="00EC3B09" w:rsidP="00EC3B09">
          <w:pPr>
            <w:pStyle w:val="B9C913522AAB460292E73FBE7EF834B07"/>
          </w:pPr>
          <w:r>
            <w:rPr>
              <w:rStyle w:val="style10"/>
              <w:rFonts w:hint="cs"/>
              <w:bCs/>
              <w:color w:val="0000FF"/>
              <w:sz w:val="28"/>
              <w:u w:val="single"/>
              <w:rtl/>
            </w:rPr>
            <w:t>دانش‌یار</w:t>
          </w:r>
        </w:p>
      </w:docPartBody>
    </w:docPart>
    <w:docPart>
      <w:docPartPr>
        <w:name w:val="4A278C34DC85407D9D0D6016D4AB452D"/>
        <w:category>
          <w:name w:val="General"/>
          <w:gallery w:val="placeholder"/>
        </w:category>
        <w:types>
          <w:type w:val="bbPlcHdr"/>
        </w:types>
        <w:behaviors>
          <w:behavior w:val="content"/>
        </w:behaviors>
        <w:guid w:val="{EEF05420-59F1-410F-9E90-582143F5AA4D}"/>
      </w:docPartPr>
      <w:docPartBody>
        <w:p w:rsidR="009614EB" w:rsidRDefault="00EC3B09" w:rsidP="00EC3B09">
          <w:pPr>
            <w:pStyle w:val="4A278C34DC85407D9D0D6016D4AB452D7"/>
          </w:pPr>
          <w:r>
            <w:rPr>
              <w:rStyle w:val="Style1"/>
              <w:bCs/>
              <w:color w:val="0000FF"/>
              <w:sz w:val="28"/>
              <w:u w:val="single"/>
              <w:rtl/>
            </w:rPr>
            <w:t>انتخاب نماييد</w:t>
          </w:r>
        </w:p>
      </w:docPartBody>
    </w:docPart>
    <w:docPart>
      <w:docPartPr>
        <w:name w:val="76F389E8ACE2459F898F9C0D27E0652D"/>
        <w:category>
          <w:name w:val="General"/>
          <w:gallery w:val="placeholder"/>
        </w:category>
        <w:types>
          <w:type w:val="bbPlcHdr"/>
        </w:types>
        <w:behaviors>
          <w:behavior w:val="content"/>
        </w:behaviors>
        <w:guid w:val="{62D5502E-5565-4A73-980B-9EC7702EF01F}"/>
      </w:docPartPr>
      <w:docPartBody>
        <w:p w:rsidR="009614EB" w:rsidRDefault="00EC3B09" w:rsidP="00EC3B09">
          <w:pPr>
            <w:pStyle w:val="76F389E8ACE2459F898F9C0D27E0652D7"/>
          </w:pPr>
          <w:r>
            <w:rPr>
              <w:rStyle w:val="Style1"/>
              <w:bCs/>
              <w:color w:val="0000FF"/>
              <w:sz w:val="28"/>
              <w:u w:val="single"/>
              <w:rtl/>
            </w:rPr>
            <w:t>انتخاب نماييد</w:t>
          </w:r>
        </w:p>
      </w:docPartBody>
    </w:docPart>
    <w:docPart>
      <w:docPartPr>
        <w:name w:val="EF81FAFB6389407287F8D897826692AE"/>
        <w:category>
          <w:name w:val="General"/>
          <w:gallery w:val="placeholder"/>
        </w:category>
        <w:types>
          <w:type w:val="bbPlcHdr"/>
        </w:types>
        <w:behaviors>
          <w:behavior w:val="content"/>
        </w:behaviors>
        <w:guid w:val="{2216D437-4FB3-4A6E-95E8-B9A8DA7D409F}"/>
      </w:docPartPr>
      <w:docPartBody>
        <w:p w:rsidR="009614EB" w:rsidRDefault="00EC3B09" w:rsidP="00EC3B09">
          <w:pPr>
            <w:pStyle w:val="EF81FAFB6389407287F8D897826692AE7"/>
          </w:pPr>
          <w:r>
            <w:rPr>
              <w:rStyle w:val="Style1"/>
              <w:bCs/>
              <w:color w:val="0000FF"/>
              <w:sz w:val="28"/>
              <w:u w:val="single"/>
              <w:rtl/>
            </w:rPr>
            <w:t>انتخاب نماييد</w:t>
          </w:r>
        </w:p>
      </w:docPartBody>
    </w:docPart>
    <w:docPart>
      <w:docPartPr>
        <w:name w:val="47E574156DC449DDBD342C39FDC858AA"/>
        <w:category>
          <w:name w:val="General"/>
          <w:gallery w:val="placeholder"/>
        </w:category>
        <w:types>
          <w:type w:val="bbPlcHdr"/>
        </w:types>
        <w:behaviors>
          <w:behavior w:val="content"/>
        </w:behaviors>
        <w:guid w:val="{FE5DF395-7D52-4D41-8EE2-F31E2E2BABC1}"/>
      </w:docPartPr>
      <w:docPartBody>
        <w:p w:rsidR="00CC4691" w:rsidRDefault="00EC3B09" w:rsidP="00EC3B09">
          <w:pPr>
            <w:pStyle w:val="47E574156DC449DDBD342C39FDC858AA7"/>
          </w:pPr>
          <w:r>
            <w:rPr>
              <w:rStyle w:val="Style1"/>
              <w:rFonts w:hint="cs"/>
              <w:bCs/>
              <w:color w:val="0000FF"/>
              <w:sz w:val="28"/>
              <w:u w:val="single"/>
              <w:rtl/>
            </w:rPr>
            <w:t>کارشناسی ارشد روزانه</w:t>
          </w:r>
        </w:p>
      </w:docPartBody>
    </w:docPart>
    <w:docPart>
      <w:docPartPr>
        <w:name w:val="CCBCACC9755F4414BFC27EC9594ACADC"/>
        <w:category>
          <w:name w:val="General"/>
          <w:gallery w:val="placeholder"/>
        </w:category>
        <w:types>
          <w:type w:val="bbPlcHdr"/>
        </w:types>
        <w:behaviors>
          <w:behavior w:val="content"/>
        </w:behaviors>
        <w:guid w:val="{0EAB325C-94BE-4140-B1F0-EEB728D56D8F}"/>
      </w:docPartPr>
      <w:docPartBody>
        <w:p w:rsidR="00364940" w:rsidRDefault="00EC3B09" w:rsidP="00EC3B09">
          <w:pPr>
            <w:pStyle w:val="CCBCACC9755F4414BFC27EC9594ACADC7"/>
          </w:pPr>
          <w:r>
            <w:rPr>
              <w:rStyle w:val="Style1"/>
              <w:rFonts w:hint="cs"/>
              <w:bCs/>
              <w:color w:val="0000FF"/>
              <w:sz w:val="28"/>
              <w:u w:val="single"/>
              <w:rtl/>
            </w:rPr>
            <w:t>پایان نامه</w:t>
          </w:r>
        </w:p>
      </w:docPartBody>
    </w:docPart>
    <w:docPart>
      <w:docPartPr>
        <w:name w:val="D7A05823E87142E99703D450ADB96334"/>
        <w:category>
          <w:name w:val="General"/>
          <w:gallery w:val="placeholder"/>
        </w:category>
        <w:types>
          <w:type w:val="bbPlcHdr"/>
        </w:types>
        <w:behaviors>
          <w:behavior w:val="content"/>
        </w:behaviors>
        <w:guid w:val="{2DF763A6-4520-4848-AE3C-4C12CDF6289E}"/>
      </w:docPartPr>
      <w:docPartBody>
        <w:p w:rsidR="00364940" w:rsidRDefault="00EC3B09" w:rsidP="00EC3B09">
          <w:pPr>
            <w:pStyle w:val="D7A05823E87142E99703D450ADB963347"/>
          </w:pPr>
          <w:r>
            <w:rPr>
              <w:rStyle w:val="PlaceholderText"/>
              <w:rFonts w:hint="cs"/>
              <w:bCs/>
              <w:color w:val="0000FF"/>
              <w:u w:val="single"/>
              <w:rtl/>
            </w:rPr>
            <w:t>دانشکده برق و کامپیوتر</w:t>
          </w:r>
        </w:p>
      </w:docPartBody>
    </w:docPart>
    <w:docPart>
      <w:docPartPr>
        <w:name w:val="2150702CB2A543AA9DB83F7827528DBA"/>
        <w:category>
          <w:name w:val="General"/>
          <w:gallery w:val="placeholder"/>
        </w:category>
        <w:types>
          <w:type w:val="bbPlcHdr"/>
        </w:types>
        <w:behaviors>
          <w:behavior w:val="content"/>
        </w:behaviors>
        <w:guid w:val="{AC157231-E55A-402F-964E-917D82A64B1D}"/>
      </w:docPartPr>
      <w:docPartBody>
        <w:p w:rsidR="00DB3601" w:rsidRDefault="00EC3B09" w:rsidP="00EC3B09">
          <w:pPr>
            <w:pStyle w:val="2150702CB2A543AA9DB83F7827528DBA7"/>
          </w:pPr>
          <w:r>
            <w:rPr>
              <w:rStyle w:val="PlaceholderText"/>
              <w:rFonts w:hint="cs"/>
              <w:color w:val="0000FF"/>
              <w:u w:val="single"/>
              <w:rtl/>
            </w:rPr>
            <w:t>دانشکده‌ی مهندسی برق و کامپیوتر</w:t>
          </w:r>
        </w:p>
      </w:docPartBody>
    </w:docPart>
    <w:docPart>
      <w:docPartPr>
        <w:name w:val="3C5617C7137D4F6C99FCAF43F0721941"/>
        <w:category>
          <w:name w:val="General"/>
          <w:gallery w:val="placeholder"/>
        </w:category>
        <w:types>
          <w:type w:val="bbPlcHdr"/>
        </w:types>
        <w:behaviors>
          <w:behavior w:val="content"/>
        </w:behaviors>
        <w:guid w:val="{121B26F5-0B14-44BF-AC44-F767573DD748}"/>
      </w:docPartPr>
      <w:docPartBody>
        <w:p w:rsidR="00DB3601" w:rsidRDefault="00EC3B09" w:rsidP="00EC3B09">
          <w:pPr>
            <w:pStyle w:val="3C5617C7137D4F6C99FCAF43F07219417"/>
          </w:pPr>
          <w:r w:rsidRPr="003D18EE">
            <w:rPr>
              <w:rStyle w:val="PlaceholderText"/>
              <w:rFonts w:hint="cs"/>
              <w:bCs/>
              <w:color w:val="0000FF"/>
              <w:u w:val="single"/>
              <w:rtl/>
            </w:rPr>
            <w:t>انتخاب نماييد</w:t>
          </w:r>
        </w:p>
      </w:docPartBody>
    </w:docPart>
    <w:docPart>
      <w:docPartPr>
        <w:name w:val="176C5ADC226C42CEA90166B7419FB707"/>
        <w:category>
          <w:name w:val="General"/>
          <w:gallery w:val="placeholder"/>
        </w:category>
        <w:types>
          <w:type w:val="bbPlcHdr"/>
        </w:types>
        <w:behaviors>
          <w:behavior w:val="content"/>
        </w:behaviors>
        <w:guid w:val="{66AB0CA4-0DB5-4763-BDE7-9C732FA9FFAC}"/>
      </w:docPartPr>
      <w:docPartBody>
        <w:p w:rsidR="002F1CFC" w:rsidRDefault="00EC3B09" w:rsidP="00EC3B09">
          <w:pPr>
            <w:pStyle w:val="176C5ADC226C42CEA90166B7419FB7077"/>
          </w:pPr>
          <w:r>
            <w:rPr>
              <w:rStyle w:val="Style1"/>
              <w:rFonts w:hint="cs"/>
              <w:bCs/>
              <w:color w:val="0000FF"/>
              <w:sz w:val="28"/>
              <w:u w:val="single"/>
              <w:rtl/>
            </w:rPr>
            <w:t>پایان نامه</w:t>
          </w:r>
        </w:p>
      </w:docPartBody>
    </w:docPart>
    <w:docPart>
      <w:docPartPr>
        <w:name w:val="BAE81EA6B2E94234BAECA724BA9296E4"/>
        <w:category>
          <w:name w:val="General"/>
          <w:gallery w:val="placeholder"/>
        </w:category>
        <w:types>
          <w:type w:val="bbPlcHdr"/>
        </w:types>
        <w:behaviors>
          <w:behavior w:val="content"/>
        </w:behaviors>
        <w:guid w:val="{2E81FBAE-75A9-4DE4-B99A-1FD717A4C1E1}"/>
      </w:docPartPr>
      <w:docPartBody>
        <w:p w:rsidR="002F1CFC" w:rsidRDefault="00EC3B09" w:rsidP="00EC3B09">
          <w:pPr>
            <w:pStyle w:val="BAE81EA6B2E94234BAECA724BA9296E47"/>
          </w:pPr>
          <w:r>
            <w:rPr>
              <w:rStyle w:val="PlaceholderText"/>
              <w:rFonts w:hint="cs"/>
              <w:color w:val="0000FF"/>
              <w:u w:val="single"/>
              <w:rtl/>
            </w:rPr>
            <w:t>دانشکده‌ی مهندسی برق و کامپیوتر</w:t>
          </w:r>
        </w:p>
      </w:docPartBody>
    </w:docPart>
    <w:docPart>
      <w:docPartPr>
        <w:name w:val="A9E25544BBA543C996992CE3D32C8366"/>
        <w:category>
          <w:name w:val="General"/>
          <w:gallery w:val="placeholder"/>
        </w:category>
        <w:types>
          <w:type w:val="bbPlcHdr"/>
        </w:types>
        <w:behaviors>
          <w:behavior w:val="content"/>
        </w:behaviors>
        <w:guid w:val="{9F9F12D3-5F6C-4F8B-8016-E830AD0821C1}"/>
      </w:docPartPr>
      <w:docPartBody>
        <w:p w:rsidR="002F1CFC" w:rsidRDefault="00EC3B09" w:rsidP="00EC3B09">
          <w:pPr>
            <w:pStyle w:val="A9E25544BBA543C996992CE3D32C83667"/>
          </w:pPr>
          <w:r>
            <w:rPr>
              <w:rStyle w:val="Style1"/>
              <w:rFonts w:hint="cs"/>
              <w:bCs/>
              <w:color w:val="0000FF"/>
              <w:sz w:val="28"/>
              <w:u w:val="single"/>
              <w:rtl/>
            </w:rPr>
            <w:t>پایان نامه</w:t>
          </w:r>
        </w:p>
      </w:docPartBody>
    </w:docPart>
    <w:docPart>
      <w:docPartPr>
        <w:name w:val="C4F162DB92BE471F806DBEBAE7381C5F"/>
        <w:category>
          <w:name w:val="General"/>
          <w:gallery w:val="placeholder"/>
        </w:category>
        <w:types>
          <w:type w:val="bbPlcHdr"/>
        </w:types>
        <w:behaviors>
          <w:behavior w:val="content"/>
        </w:behaviors>
        <w:guid w:val="{8A953522-E3FB-42B6-9803-0FCE17FA81E3}"/>
      </w:docPartPr>
      <w:docPartBody>
        <w:p w:rsidR="002F1CFC" w:rsidRDefault="00EC3B09" w:rsidP="00EC3B09">
          <w:pPr>
            <w:pStyle w:val="C4F162DB92BE471F806DBEBAE7381C5F7"/>
          </w:pPr>
          <w:r>
            <w:rPr>
              <w:rStyle w:val="Style1"/>
              <w:rFonts w:hint="cs"/>
              <w:bCs/>
              <w:color w:val="0000FF"/>
              <w:sz w:val="28"/>
              <w:u w:val="single"/>
              <w:rtl/>
            </w:rPr>
            <w:t xml:space="preserve">جناب آقای </w:t>
          </w:r>
        </w:p>
      </w:docPartBody>
    </w:docPart>
    <w:docPart>
      <w:docPartPr>
        <w:name w:val="71C13C47167D4CC684DC240BE9D0EE24"/>
        <w:category>
          <w:name w:val="General"/>
          <w:gallery w:val="placeholder"/>
        </w:category>
        <w:types>
          <w:type w:val="bbPlcHdr"/>
        </w:types>
        <w:behaviors>
          <w:behavior w:val="content"/>
        </w:behaviors>
        <w:guid w:val="{70526332-FEBB-42D9-9061-6DF1E271A422}"/>
      </w:docPartPr>
      <w:docPartBody>
        <w:p w:rsidR="002F1CFC" w:rsidRDefault="00EC3B09" w:rsidP="00EC3B09">
          <w:pPr>
            <w:pStyle w:val="71C13C47167D4CC684DC240BE9D0EE247"/>
          </w:pPr>
          <w:r>
            <w:rPr>
              <w:rStyle w:val="Style1"/>
              <w:rFonts w:hint="cs"/>
              <w:bCs/>
              <w:color w:val="0000FF"/>
              <w:sz w:val="28"/>
              <w:u w:val="single"/>
              <w:rtl/>
            </w:rPr>
            <w:t>سرکار خانم دکتر فتانه تقی یاره</w:t>
          </w:r>
        </w:p>
      </w:docPartBody>
    </w:docPart>
    <w:docPart>
      <w:docPartPr>
        <w:name w:val="DefaultPlaceholder_-1854013440"/>
        <w:category>
          <w:name w:val="General"/>
          <w:gallery w:val="placeholder"/>
        </w:category>
        <w:types>
          <w:type w:val="bbPlcHdr"/>
        </w:types>
        <w:behaviors>
          <w:behavior w:val="content"/>
        </w:behaviors>
        <w:guid w:val="{A1A09D0C-8272-43FB-99DC-1A503AF5A1E2}"/>
      </w:docPartPr>
      <w:docPartBody>
        <w:p w:rsidR="00150261" w:rsidRDefault="00261C7B">
          <w:r w:rsidRPr="008568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Arial"/>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2A4"/>
    <w:rsid w:val="00004D35"/>
    <w:rsid w:val="00014E7B"/>
    <w:rsid w:val="0005307B"/>
    <w:rsid w:val="00055E7B"/>
    <w:rsid w:val="00064478"/>
    <w:rsid w:val="000C53AA"/>
    <w:rsid w:val="000C73AD"/>
    <w:rsid w:val="000D5FB3"/>
    <w:rsid w:val="000E0D4B"/>
    <w:rsid w:val="000F1E25"/>
    <w:rsid w:val="00111ECC"/>
    <w:rsid w:val="00123F46"/>
    <w:rsid w:val="001363D1"/>
    <w:rsid w:val="00150261"/>
    <w:rsid w:val="001540A4"/>
    <w:rsid w:val="00161161"/>
    <w:rsid w:val="00163AC9"/>
    <w:rsid w:val="00166337"/>
    <w:rsid w:val="001729E7"/>
    <w:rsid w:val="0019799A"/>
    <w:rsid w:val="001D1435"/>
    <w:rsid w:val="001D7C4E"/>
    <w:rsid w:val="001E1800"/>
    <w:rsid w:val="001E1E23"/>
    <w:rsid w:val="001F5BEF"/>
    <w:rsid w:val="00202FE9"/>
    <w:rsid w:val="0020313A"/>
    <w:rsid w:val="00225A83"/>
    <w:rsid w:val="00243774"/>
    <w:rsid w:val="00252FF9"/>
    <w:rsid w:val="00261C7B"/>
    <w:rsid w:val="00273C89"/>
    <w:rsid w:val="002B0684"/>
    <w:rsid w:val="002C06A6"/>
    <w:rsid w:val="002D7F2B"/>
    <w:rsid w:val="002E1FB8"/>
    <w:rsid w:val="002E2D55"/>
    <w:rsid w:val="002F1CFC"/>
    <w:rsid w:val="003176DE"/>
    <w:rsid w:val="00320E36"/>
    <w:rsid w:val="003344BE"/>
    <w:rsid w:val="0033621C"/>
    <w:rsid w:val="003622DF"/>
    <w:rsid w:val="00364940"/>
    <w:rsid w:val="00374B96"/>
    <w:rsid w:val="003B5CA6"/>
    <w:rsid w:val="003B69A5"/>
    <w:rsid w:val="003C1EDA"/>
    <w:rsid w:val="003C26AE"/>
    <w:rsid w:val="003D4451"/>
    <w:rsid w:val="003E3A81"/>
    <w:rsid w:val="003E4711"/>
    <w:rsid w:val="003E57FA"/>
    <w:rsid w:val="004017AF"/>
    <w:rsid w:val="00404E80"/>
    <w:rsid w:val="0043633F"/>
    <w:rsid w:val="00450E07"/>
    <w:rsid w:val="00466A84"/>
    <w:rsid w:val="004839A3"/>
    <w:rsid w:val="00487CCF"/>
    <w:rsid w:val="004A6164"/>
    <w:rsid w:val="004A65FD"/>
    <w:rsid w:val="004B1AAA"/>
    <w:rsid w:val="004C0755"/>
    <w:rsid w:val="004C1AEE"/>
    <w:rsid w:val="004D61D8"/>
    <w:rsid w:val="004E711E"/>
    <w:rsid w:val="00513136"/>
    <w:rsid w:val="00526580"/>
    <w:rsid w:val="00531183"/>
    <w:rsid w:val="00537C17"/>
    <w:rsid w:val="0054566B"/>
    <w:rsid w:val="005773C2"/>
    <w:rsid w:val="005B0063"/>
    <w:rsid w:val="005B2A2A"/>
    <w:rsid w:val="005B3DF3"/>
    <w:rsid w:val="005D0759"/>
    <w:rsid w:val="0060183C"/>
    <w:rsid w:val="0063160B"/>
    <w:rsid w:val="00633040"/>
    <w:rsid w:val="00675097"/>
    <w:rsid w:val="006B2F26"/>
    <w:rsid w:val="00717BD5"/>
    <w:rsid w:val="00737EE6"/>
    <w:rsid w:val="0074339E"/>
    <w:rsid w:val="00797D73"/>
    <w:rsid w:val="007F70C3"/>
    <w:rsid w:val="0081146A"/>
    <w:rsid w:val="00852809"/>
    <w:rsid w:val="008546E3"/>
    <w:rsid w:val="0088741A"/>
    <w:rsid w:val="008B1A21"/>
    <w:rsid w:val="008B66C7"/>
    <w:rsid w:val="008D70A2"/>
    <w:rsid w:val="00900117"/>
    <w:rsid w:val="00901637"/>
    <w:rsid w:val="0092429B"/>
    <w:rsid w:val="0094165C"/>
    <w:rsid w:val="009614EB"/>
    <w:rsid w:val="00986381"/>
    <w:rsid w:val="00992793"/>
    <w:rsid w:val="00993DF4"/>
    <w:rsid w:val="009B6193"/>
    <w:rsid w:val="009B7D57"/>
    <w:rsid w:val="009C3CC8"/>
    <w:rsid w:val="009D2700"/>
    <w:rsid w:val="009D768F"/>
    <w:rsid w:val="009F1829"/>
    <w:rsid w:val="00A05A29"/>
    <w:rsid w:val="00A05FE8"/>
    <w:rsid w:val="00A15571"/>
    <w:rsid w:val="00A42577"/>
    <w:rsid w:val="00A8070A"/>
    <w:rsid w:val="00AD5D81"/>
    <w:rsid w:val="00B03194"/>
    <w:rsid w:val="00B0618E"/>
    <w:rsid w:val="00B35D25"/>
    <w:rsid w:val="00B37CD4"/>
    <w:rsid w:val="00B64E71"/>
    <w:rsid w:val="00B83294"/>
    <w:rsid w:val="00B8335D"/>
    <w:rsid w:val="00B94C12"/>
    <w:rsid w:val="00BE54E1"/>
    <w:rsid w:val="00BF73DC"/>
    <w:rsid w:val="00C01503"/>
    <w:rsid w:val="00C3245A"/>
    <w:rsid w:val="00C34F76"/>
    <w:rsid w:val="00C55768"/>
    <w:rsid w:val="00C662D4"/>
    <w:rsid w:val="00C670FA"/>
    <w:rsid w:val="00C77D20"/>
    <w:rsid w:val="00C8139D"/>
    <w:rsid w:val="00CA6E94"/>
    <w:rsid w:val="00CB2F83"/>
    <w:rsid w:val="00CB52A4"/>
    <w:rsid w:val="00CB7891"/>
    <w:rsid w:val="00CC4691"/>
    <w:rsid w:val="00CD5175"/>
    <w:rsid w:val="00CD75EB"/>
    <w:rsid w:val="00D0166B"/>
    <w:rsid w:val="00D72D72"/>
    <w:rsid w:val="00DA6444"/>
    <w:rsid w:val="00DB3601"/>
    <w:rsid w:val="00DB4717"/>
    <w:rsid w:val="00DC05E0"/>
    <w:rsid w:val="00DC0729"/>
    <w:rsid w:val="00DC3B42"/>
    <w:rsid w:val="00DD29A0"/>
    <w:rsid w:val="00E21B26"/>
    <w:rsid w:val="00E21FFB"/>
    <w:rsid w:val="00E66C7D"/>
    <w:rsid w:val="00EC3B09"/>
    <w:rsid w:val="00ED0F9B"/>
    <w:rsid w:val="00EE027E"/>
    <w:rsid w:val="00EF358E"/>
    <w:rsid w:val="00EF7F81"/>
    <w:rsid w:val="00F2522B"/>
    <w:rsid w:val="00F36A0D"/>
    <w:rsid w:val="00F4262D"/>
    <w:rsid w:val="00F83718"/>
    <w:rsid w:val="00FB791C"/>
    <w:rsid w:val="00FC25C5"/>
    <w:rsid w:val="00FD2552"/>
    <w:rsid w:val="00FE2E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62D"/>
    <w:rPr>
      <w:color w:val="808080"/>
    </w:rPr>
  </w:style>
  <w:style w:type="character" w:customStyle="1" w:styleId="Style1">
    <w:name w:val="Style1"/>
    <w:basedOn w:val="DefaultParagraphFont"/>
    <w:uiPriority w:val="1"/>
    <w:rsid w:val="0088741A"/>
    <w:rPr>
      <w:rFonts w:ascii="B Nazanin" w:hAnsi="B Nazanin"/>
      <w:sz w:val="24"/>
    </w:rPr>
  </w:style>
  <w:style w:type="character" w:customStyle="1" w:styleId="style10">
    <w:name w:val="style1"/>
    <w:basedOn w:val="DefaultParagraphFont"/>
    <w:rsid w:val="0088741A"/>
  </w:style>
  <w:style w:type="paragraph" w:customStyle="1" w:styleId="D7A05823E87142E99703D450ADB963347">
    <w:name w:val="D7A05823E87142E99703D450ADB963347"/>
    <w:rsid w:val="00EC3B09"/>
    <w:pPr>
      <w:spacing w:after="0" w:line="240" w:lineRule="auto"/>
    </w:pPr>
    <w:rPr>
      <w:rFonts w:ascii="Times New Roman" w:hAnsi="Times New Roman" w:cs="B Nazanin"/>
      <w:sz w:val="24"/>
      <w:szCs w:val="24"/>
    </w:rPr>
  </w:style>
  <w:style w:type="paragraph" w:customStyle="1" w:styleId="CCBCACC9755F4414BFC27EC9594ACADC7">
    <w:name w:val="CCBCACC9755F4414BFC27EC9594ACADC7"/>
    <w:rsid w:val="00EC3B09"/>
    <w:rPr>
      <w:rFonts w:ascii="Times New Roman" w:eastAsiaTheme="minorHAnsi" w:hAnsi="Times New Roman" w:cs="B Nazanin"/>
      <w:sz w:val="24"/>
      <w:szCs w:val="24"/>
    </w:rPr>
  </w:style>
  <w:style w:type="paragraph" w:customStyle="1" w:styleId="C0ED2D1C5DB94C229EDC2156F893CA1B7">
    <w:name w:val="C0ED2D1C5DB94C229EDC2156F893CA1B7"/>
    <w:rsid w:val="00EC3B09"/>
    <w:rPr>
      <w:rFonts w:ascii="Times New Roman" w:eastAsiaTheme="minorHAnsi" w:hAnsi="Times New Roman" w:cs="B Nazanin"/>
      <w:sz w:val="24"/>
      <w:szCs w:val="24"/>
    </w:rPr>
  </w:style>
  <w:style w:type="paragraph" w:customStyle="1" w:styleId="B9C913522AAB460292E73FBE7EF834B07">
    <w:name w:val="B9C913522AAB460292E73FBE7EF834B07"/>
    <w:rsid w:val="00EC3B09"/>
    <w:pPr>
      <w:spacing w:after="0" w:line="240" w:lineRule="auto"/>
    </w:pPr>
    <w:rPr>
      <w:rFonts w:ascii="Times New Roman" w:hAnsi="Times New Roman" w:cs="B Nazanin"/>
      <w:sz w:val="24"/>
      <w:szCs w:val="24"/>
    </w:rPr>
  </w:style>
  <w:style w:type="paragraph" w:customStyle="1" w:styleId="4A278C34DC85407D9D0D6016D4AB452D7">
    <w:name w:val="4A278C34DC85407D9D0D6016D4AB452D7"/>
    <w:rsid w:val="00EC3B09"/>
    <w:pPr>
      <w:spacing w:after="0" w:line="240" w:lineRule="auto"/>
    </w:pPr>
    <w:rPr>
      <w:rFonts w:ascii="Times New Roman" w:hAnsi="Times New Roman" w:cs="B Nazanin"/>
      <w:sz w:val="24"/>
      <w:szCs w:val="24"/>
    </w:rPr>
  </w:style>
  <w:style w:type="paragraph" w:customStyle="1" w:styleId="76F389E8ACE2459F898F9C0D27E0652D7">
    <w:name w:val="76F389E8ACE2459F898F9C0D27E0652D7"/>
    <w:rsid w:val="00EC3B09"/>
    <w:pPr>
      <w:spacing w:after="0" w:line="240" w:lineRule="auto"/>
    </w:pPr>
    <w:rPr>
      <w:rFonts w:ascii="Times New Roman" w:hAnsi="Times New Roman" w:cs="B Nazanin"/>
      <w:sz w:val="24"/>
      <w:szCs w:val="24"/>
    </w:rPr>
  </w:style>
  <w:style w:type="paragraph" w:customStyle="1" w:styleId="EF81FAFB6389407287F8D897826692AE7">
    <w:name w:val="EF81FAFB6389407287F8D897826692AE7"/>
    <w:rsid w:val="00EC3B09"/>
    <w:pPr>
      <w:spacing w:after="0" w:line="240" w:lineRule="auto"/>
    </w:pPr>
    <w:rPr>
      <w:rFonts w:ascii="Times New Roman" w:hAnsi="Times New Roman" w:cs="B Nazanin"/>
      <w:sz w:val="24"/>
      <w:szCs w:val="24"/>
    </w:rPr>
  </w:style>
  <w:style w:type="paragraph" w:customStyle="1" w:styleId="47E574156DC449DDBD342C39FDC858AA7">
    <w:name w:val="47E574156DC449DDBD342C39FDC858AA7"/>
    <w:rsid w:val="00EC3B09"/>
    <w:rPr>
      <w:rFonts w:ascii="Times New Roman" w:eastAsiaTheme="minorHAnsi" w:hAnsi="Times New Roman" w:cs="B Nazanin"/>
      <w:sz w:val="24"/>
      <w:szCs w:val="24"/>
    </w:rPr>
  </w:style>
  <w:style w:type="paragraph" w:customStyle="1" w:styleId="4223A11902CC4CD3BCDB07FAA3E711297">
    <w:name w:val="4223A11902CC4CD3BCDB07FAA3E711297"/>
    <w:rsid w:val="00EC3B09"/>
    <w:pPr>
      <w:spacing w:after="200" w:line="276" w:lineRule="auto"/>
      <w:ind w:left="720"/>
      <w:contextualSpacing/>
    </w:pPr>
    <w:rPr>
      <w:rFonts w:ascii="Times New Roman" w:hAnsi="Times New Roman" w:cs="B Nazanin"/>
      <w:sz w:val="24"/>
      <w:szCs w:val="24"/>
    </w:rPr>
  </w:style>
  <w:style w:type="paragraph" w:customStyle="1" w:styleId="A9E25544BBA543C996992CE3D32C83667">
    <w:name w:val="A9E25544BBA543C996992CE3D32C83667"/>
    <w:rsid w:val="00EC3B09"/>
    <w:pPr>
      <w:spacing w:after="0" w:line="240" w:lineRule="auto"/>
    </w:pPr>
    <w:rPr>
      <w:rFonts w:ascii="Times New Roman" w:hAnsi="Times New Roman" w:cs="B Nazanin"/>
      <w:sz w:val="24"/>
      <w:szCs w:val="24"/>
    </w:rPr>
  </w:style>
  <w:style w:type="paragraph" w:customStyle="1" w:styleId="C4F162DB92BE471F806DBEBAE7381C5F7">
    <w:name w:val="C4F162DB92BE471F806DBEBAE7381C5F7"/>
    <w:rsid w:val="00EC3B09"/>
    <w:pPr>
      <w:spacing w:after="0" w:line="240" w:lineRule="auto"/>
    </w:pPr>
    <w:rPr>
      <w:rFonts w:ascii="Times New Roman" w:hAnsi="Times New Roman" w:cs="B Nazanin"/>
      <w:sz w:val="24"/>
      <w:szCs w:val="24"/>
    </w:rPr>
  </w:style>
  <w:style w:type="paragraph" w:customStyle="1" w:styleId="71C13C47167D4CC684DC240BE9D0EE247">
    <w:name w:val="71C13C47167D4CC684DC240BE9D0EE247"/>
    <w:rsid w:val="00EC3B09"/>
    <w:pPr>
      <w:spacing w:after="0" w:line="240" w:lineRule="auto"/>
    </w:pPr>
    <w:rPr>
      <w:rFonts w:ascii="Times New Roman" w:hAnsi="Times New Roman" w:cs="B Nazanin"/>
      <w:sz w:val="24"/>
      <w:szCs w:val="24"/>
    </w:rPr>
  </w:style>
  <w:style w:type="paragraph" w:customStyle="1" w:styleId="2150702CB2A543AA9DB83F7827528DBA7">
    <w:name w:val="2150702CB2A543AA9DB83F7827528DBA7"/>
    <w:rsid w:val="00EC3B09"/>
    <w:pPr>
      <w:spacing w:after="0" w:line="240" w:lineRule="auto"/>
    </w:pPr>
    <w:rPr>
      <w:rFonts w:ascii="Times New Roman" w:hAnsi="Times New Roman" w:cs="B Nazanin"/>
      <w:sz w:val="24"/>
      <w:szCs w:val="24"/>
    </w:rPr>
  </w:style>
  <w:style w:type="paragraph" w:customStyle="1" w:styleId="3C5617C7137D4F6C99FCAF43F07219417">
    <w:name w:val="3C5617C7137D4F6C99FCAF43F07219417"/>
    <w:rsid w:val="00EC3B09"/>
    <w:pPr>
      <w:spacing w:after="0" w:line="240" w:lineRule="auto"/>
    </w:pPr>
    <w:rPr>
      <w:rFonts w:ascii="Times New Roman" w:hAnsi="Times New Roman" w:cs="B Nazanin"/>
      <w:sz w:val="24"/>
      <w:szCs w:val="24"/>
    </w:rPr>
  </w:style>
  <w:style w:type="paragraph" w:customStyle="1" w:styleId="176C5ADC226C42CEA90166B7419FB7077">
    <w:name w:val="176C5ADC226C42CEA90166B7419FB7077"/>
    <w:rsid w:val="00EC3B09"/>
    <w:pPr>
      <w:spacing w:after="0" w:line="240" w:lineRule="auto"/>
    </w:pPr>
    <w:rPr>
      <w:rFonts w:ascii="Times New Roman" w:hAnsi="Times New Roman" w:cs="B Nazanin"/>
      <w:sz w:val="24"/>
      <w:szCs w:val="24"/>
    </w:rPr>
  </w:style>
  <w:style w:type="paragraph" w:customStyle="1" w:styleId="BAE81EA6B2E94234BAECA724BA9296E47">
    <w:name w:val="BAE81EA6B2E94234BAECA724BA9296E47"/>
    <w:rsid w:val="00EC3B09"/>
    <w:pPr>
      <w:spacing w:after="0" w:line="240" w:lineRule="auto"/>
    </w:pPr>
    <w:rPr>
      <w:rFonts w:ascii="Times New Roman" w:hAnsi="Times New Roman" w:cs="B Nazani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BA4552-9703-45DC-BCDE-63B4764E12A5}">
  <we:reference id="wa104382081" version="1.55.1.0" store="en-US" storeType="OMEX"/>
  <we:alternateReferences>
    <we:reference id="WA104382081" version="1.55.1.0" store="" storeType="OMEX"/>
  </we:alternateReferences>
  <we:properties>
    <we:property name="MENDELEY_CITATIONS" value="[{&quot;citationID&quot;:&quot;MENDELEY_CITATION_9a9de207-ce14-4719-bf35-8316a92ecd7a&quot;,&quot;properties&quot;:{&quot;noteIndex&quot;:0},&quot;isEdited&quot;:false,&quot;manualOverride&quot;:{&quot;isManuallyOverridden&quot;:false,&quot;citeprocText&quot;:&quot;[1]&quot;,&quot;manualOverrideText&quot;:&quot;&quot;},&quot;citationTag&quot;:&quot;MENDELEY_CITATION_v3_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&quot;,&quot;citationItems&quot;:[{&quot;id&quot;:&quot;929b098c-9572-36d2-a71c-f7a90d099fc6&quot;,&quot;itemData&quot;:{&quot;type&quot;:&quot;article-journal&quot;,&quot;id&quot;:&quot;929b098c-9572-36d2-a71c-f7a90d099fc6&quot;,&quot;title&quot;:&quot;A survey of text classification based on pre-trained language model&quot;,&quot;author&quot;:[{&quot;family&quot;:&quot;Wu&quot;,&quot;given&quot;:&quot;Yujia&quot;,&quot;parse-names&quot;:false,&quot;dropping-particle&quot;:&quot;&quot;,&quot;non-dropping-particle&quot;:&quot;&quot;},{&quot;family&quot;:&quot;Wan&quot;,&quot;given&quot;:&quot;Jun&quot;,&quot;parse-names&quot;:false,&quot;dropping-particle&quot;:&quot;&quot;,&quot;non-dropping-particle&quot;:&quot;&quot;}],&quot;container-title&quot;:&quot;Neurocomputing&quot;,&quot;container-title-short&quot;:&quot;Neurocomputing&quot;,&quot;DOI&quot;:&quot;10.1016/j.neucom.2024.128921&quot;,&quot;ISSN&quot;:&quot;09252312&quot;,&quot;issued&quot;:{&quot;date-parts&quot;:[[2025,2]]},&quot;page&quot;:&quot;128921&quot;,&quot;volume&quot;:&quot;616&quot;},&quot;isTemporary&quot;:false,&quot;suppress-author&quot;:false,&quot;composite&quot;:false,&quot;author-only&quot;:false}]},{&quot;citationID&quot;:&quot;MENDELEY_CITATION_e3db2ff6-9003-457f-849c-6d13ff39466c&quot;,&quot;properties&quot;:{&quot;noteIndex&quot;:0},&quot;isEdited&quot;:false,&quot;manualOverride&quot;:{&quot;isManuallyOverridden&quot;:false,&quot;citeprocText&quot;:&quot;[2]&quot;,&quot;manualOverrideText&quot;:&quot;&quot;},&quot;citationTag&quot;:&quot;MENDELEY_CITATION_v3_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&quot;,&quot;citationItems&quot;:[{&quot;id&quot;:&quot;037e1d0c-6539-380d-8326-7b0646687f8a&quot;,&quot;itemData&quot;:{&quot;type&quot;:&quot;article-journal&quot;,&quot;id&quot;:&quot;037e1d0c-6539-380d-8326-7b0646687f8a&quot;,&quot;title&quot;:&quot;Pre-Trained Language Models and Their Applications&quot;,&quot;author&quot;:[{&quot;family&quot;:&quot;Wang&quot;,&quot;given&quot;:&quot;Haifeng&quot;,&quot;parse-names&quot;:false,&quot;dropping-particle&quot;:&quot;&quot;,&quot;non-dropping-particle&quot;:&quot;&quot;},{&quot;family&quot;:&quot;Li&quot;,&quot;given&quot;:&quot;Jiwei&quot;,&quot;parse-names&quot;:false,&quot;dropping-particle&quot;:&quot;&quot;,&quot;non-dropping-particle&quot;:&quot;&quot;},{&quot;family&quot;:&quot;Wu&quot;,&quot;given&quot;:&quot;Hua&quot;,&quot;parse-names&quot;:false,&quot;dropping-particle&quot;:&quot;&quot;,&quot;non-dropping-particle&quot;:&quot;&quot;},{&quot;family&quot;:&quot;Hovy&quot;,&quot;given&quot;:&quot;Eduard&quot;,&quot;parse-names&quot;:false,&quot;dropping-particle&quot;:&quot;&quot;,&quot;non-dropping-particle&quot;:&quot;&quot;},{&quot;family&quot;:&quot;Sun&quot;,&quot;given&quot;:&quot;Yu&quot;,&quot;parse-names&quot;:false,&quot;dropping-particle&quot;:&quot;&quot;,&quot;non-dropping-particle&quot;:&quot;&quot;}],&quot;container-title&quot;:&quot;Engineering&quot;,&quot;DOI&quot;:&quot;10.1016/j.eng.2022.04.024&quot;,&quot;ISSN&quot;:&quot;20958099&quot;,&quot;issued&quot;:{&quot;date-parts&quot;:[[2023,6]]},&quot;page&quot;:&quot;51-65&quot;,&quot;volume&quot;:&quot;25&quot;,&quot;container-title-short&quot;:&quot;&quot;},&quot;isTemporary&quot;:false,&quot;suppress-author&quot;:false,&quot;composite&quot;:false,&quot;author-only&quot;:false}]},{&quot;citationID&quot;:&quot;MENDELEY_CITATION_cc928b7b-5c78-4c68-a401-473dc1dff118&quot;,&quot;properties&quot;:{&quot;noteIndex&quot;:0},&quot;isEdited&quot;:false,&quot;manualOverride&quot;:{&quot;isManuallyOverridden&quot;:false,&quot;citeprocText&quot;:&quot;[3]&quot;,&quot;manualOverrideText&quot;:&quot;&quot;},&quot;citationTag&quot;:&quot;MENDELEY_CITATION_v3_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&quot;,&quot;citationItems&quot;:[{&quot;id&quot;:&quot;c504a630-44db-30f4-a9cf-ea65cd4247a3&quot;,&quot;itemData&quot;:{&quot;type&quot;:&quot;article-journal&quot;,&quot;id&quot;:&quot;c504a630-44db-30f4-a9cf-ea65cd4247a3&quot;,&quot;title&quot;:&quot;A survey on complex factual question answering&quot;,&quot;author&quot;:[{&quot;family&quot;:&quot;Zhang&quot;,&quot;given&quot;:&quot;Lingxi&quot;,&quot;parse-names&quot;:false,&quot;dropping-particle&quot;:&quot;&quot;,&quot;non-dropping-particle&quot;:&quot;&quot;},{&quot;family&quot;:&quot;Zhang&quot;,&quot;given&quot;:&quot;Jing&quot;,&quot;parse-names&quot;:false,&quot;dropping-particle&quot;:&quot;&quot;,&quot;non-dropping-particle&quot;:&quot;&quot;},{&quot;family&quot;:&quot;Ke&quot;,&quot;given&quot;:&quot;Xirui&quot;,&quot;parse-names&quot;:false,&quot;dropping-particle&quot;:&quot;&quot;,&quot;non-dropping-particle&quot;:&quot;&quot;},{&quot;family&quot;:&quot;Li&quot;,&quot;given&quot;:&quot;Haoyang&quot;,&quot;parse-names&quot;:false,&quot;dropping-particle&quot;:&quot;&quot;,&quot;non-dropping-particle&quot;:&quot;&quot;},{&quot;family&quot;:&quot;Huang&quot;,&quot;given&quot;:&quot;Xinmei&quot;,&quot;parse-names&quot;:false,&quot;dropping-particle&quot;:&quot;&quot;,&quot;non-dropping-particle&quot;:&quot;&quot;},{&quot;family&quot;:&quot;Shao&quot;,&quot;given&quot;:&quot;Zhonghui&quot;,&quot;parse-names&quot;:false,&quot;dropping-particle&quot;:&quot;&quot;,&quot;non-dropping-particle&quot;:&quot;&quot;},{&quot;family&quot;:&quot;Cao&quot;,&quot;given&quot;:&quot;Shulin&quot;,&quot;parse-names&quot;:false,&quot;dropping-particle&quot;:&quot;&quot;,&quot;non-dropping-particle&quot;:&quot;&quot;},{&quot;family&quot;:&quot;Lv&quot;,&quot;given&quot;:&quot;Xin&quot;,&quot;parse-names&quot;:false,&quot;dropping-particle&quot;:&quot;&quot;,&quot;non-dropping-particle&quot;:&quot;&quot;}],&quot;container-title&quot;:&quot;AI Open&quot;,&quot;DOI&quot;:&quot;10.1016/j.aiopen.2022.12.003&quot;,&quot;ISSN&quot;:&quot;26666510&quot;,&quot;issued&quot;:{&quot;date-parts&quot;:[[2023]]},&quot;page&quot;:&quot;1-12&quot;,&quot;volume&quot;:&quot;4&quot;,&quot;container-title-short&quot;:&quot;&quot;},&quot;isTemporary&quot;:false,&quot;suppress-author&quot;:false,&quot;composite&quot;:false,&quot;author-only&quot;:false}]},{&quot;citationID&quot;:&quot;MENDELEY_CITATION_12575dec-5bce-43bd-9d42-f09db488a70e&quot;,&quot;properties&quot;:{&quot;noteIndex&quot;:0},&quot;isEdited&quot;:false,&quot;manualOverride&quot;:{&quot;isManuallyOverridden&quot;:false,&quot;citeprocText&quot;:&quot;[4]&quot;,&quot;manualOverrideText&quot;:&quot;&quot;},&quot;citationTag&quot;:&quot;MENDELEY_CITATION_v3_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&quot;,&quot;citationItems&quot;:[{&quot;id&quot;:&quot;03ce37a2-2218-3305-9dc7-1197c70968b5&quot;,&quot;itemData&quot;:{&quot;type&quot;:&quot;article-journal&quot;,&quot;id&quot;:&quot;03ce37a2-2218-3305-9dc7-1197c70968b5&quot;,&quot;title&quot;:&quot;Arabic question answering system: a survey&quot;,&quot;author&quot;:[{&quot;family&quot;:&quot;Alwaneen&quot;,&quot;given&quot;:&quot;Tahani H.&quot;,&quot;parse-names&quot;:false,&quot;dropping-particle&quot;:&quot;&quot;,&quot;non-dropping-particle&quot;:&quot;&quot;},{&quot;family&quot;:&quot;Azmi&quot;,&quot;given&quot;:&quot;Aqil M.&quot;,&quot;parse-names&quot;:false,&quot;dropping-particle&quot;:&quot;&quot;,&quot;non-dropping-particle&quot;:&quot;&quot;},{&quot;family&quot;:&quot;Aboalsamh&quot;,&quot;given&quot;:&quot;Hatim A.&quot;,&quot;parse-names&quot;:false,&quot;dropping-particle&quot;:&quot;&quot;,&quot;non-dropping-particle&quot;:&quot;&quot;},{&quot;family&quot;:&quot;Cambria&quot;,&quot;given&quot;:&quot;Erik&quot;,&quot;parse-names&quot;:false,&quot;dropping-particle&quot;:&quot;&quot;,&quot;non-dropping-particle&quot;:&quot;&quot;},{&quot;family&quot;:&quot;Hussain&quot;,&quot;given&quot;:&quot;Amir&quot;,&quot;parse-names&quot;:false,&quot;dropping-particle&quot;:&quot;&quot;,&quot;non-dropping-particle&quot;:&quot;&quot;}],&quot;container-title&quot;:&quot;Artificial Intelligence Review&quot;,&quot;container-title-short&quot;:&quot;Artif Intell Rev&quot;,&quot;DOI&quot;:&quot;10.1007/s10462-021-10031-1&quot;,&quot;ISSN&quot;:&quot;15737462&quot;,&quot;issued&quot;:{&quot;date-parts&quot;:[[2022]]},&quot;abstract&quot;:&quot;Question answering is a subfield of information retrieval. It is a task of answering a question posted in a natural language. A question answering system (QAS) may be considered a good alternative to search engines that return a set of related documents. The QAS system is composed of three main modules; question analysis, passage retrieval, and answer extraction. Over the years, numerous QASs have been presented for use in different languages. However, the the development of Arabic QASs has been slowed by linguistic challenges and the lack of resources and tools available to researchers. In this survey, we start with the challenges due to the language and how these challenges make the development of new Arabic QAS more difficult. Next, we do a detailed review of several Arabic QASs. This is followed by an in-depth analysis of the techniques and approaches in the three modules of a QAS. We present an overview of important and recent tools that were developed to help the researchers in this field. We also cover the available Arabic and multilingual datasets, and a look at the different measures used to assess QASs. Finally, the survey delves into the future direction of Arabic QAS systems based on the current state-of-the-art techniques developed for question answering in other languages.&quot;,&quot;issue&quot;:&quot;1&quot;,&quot;volume&quot;:&quot;55&quot;},&quot;isTemporary&quot;:false,&quot;suppress-author&quot;:false,&quot;composite&quot;:false,&quot;author-only&quot;:false}]},{&quot;citationID&quot;:&quot;MENDELEY_CITATION_5a279051-5781-44c3-ae8e-02b20330904d&quot;,&quot;properties&quot;:{&quot;noteIndex&quot;:0},&quot;isEdited&quot;:false,&quot;manualOverride&quot;:{&quot;isManuallyOverridden&quot;:false,&quot;citeprocText&quot;:&quot;[5]&quot;,&quot;manualOverrideText&quot;:&quot;&quot;},&quot;citationTag&quot;:&quot;MENDELEY_CITATION_v3_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&quot;,&quot;citationItems&quot;:[{&quot;id&quot;:&quot;5cfae99b-a678-3719-936d-e6937d41f75f&quot;,&quot;itemData&quot;:{&quot;type&quot;:&quot;article-journal&quot;,&quot;id&quot;:&quot;5cfae99b-a678-3719-936d-e6937d41f75f&quot;,&quot;title&quot;:&quot;A comprehensive survey on answer generation methods using NLP&quot;,&quot;author&quot;:[{&quot;family&quot;:&quot;Upadhyay&quot;,&quot;given&quot;:&quot;Prashant&quot;,&quot;parse-names&quot;:false,&quot;dropping-particle&quot;:&quot;&quot;,&quot;non-dropping-particle&quot;:&quot;&quot;},{&quot;family&quot;:&quot;Agarwal&quot;,&quot;given&quot;:&quot;Rishabh&quot;,&quot;parse-names&quot;:false,&quot;dropping-particle&quot;:&quot;&quot;,&quot;non-dropping-particle&quot;:&quot;&quot;},{&quot;family&quot;:&quot;Dhiman&quot;,&quot;given&quot;:&quot;Sumeet&quot;,&quot;parse-names&quot;:false,&quot;dropping-particle&quot;:&quot;&quot;,&quot;non-dropping-particle&quot;:&quot;&quot;},{&quot;family&quot;:&quot;Sarkar&quot;,&quot;given&quot;:&quot;Abhinav&quot;,&quot;parse-names&quot;:false,&quot;dropping-particle&quot;:&quot;&quot;,&quot;non-dropping-particle&quot;:&quot;&quot;},{&quot;family&quot;:&quot;Chaturvedi&quot;,&quot;given&quot;:&quot;Saumya&quot;,&quot;parse-names&quot;:false,&quot;dropping-particle&quot;:&quot;&quot;,&quot;non-dropping-particle&quot;:&quot;&quot;}],&quot;container-title&quot;:&quot;Natural Language Processing Journal&quot;,&quot;DOI&quot;:&quot;10.1016/j.nlp.2024.100088&quot;,&quot;ISSN&quot;:&quot;29497191&quot;,&quot;issued&quot;:{&quot;date-parts&quot;:[[2024,9]]},&quot;page&quot;:&quot;100088&quot;,&quot;volume&quot;:&quot;8&quot;,&quot;container-title-short&quot;:&quot;&quot;},&quot;isTemporary&quot;:false,&quot;suppress-author&quot;:false,&quot;composite&quot;:false,&quot;author-only&quot;:false}]},{&quot;citationID&quot;:&quot;MENDELEY_CITATION_5f9ca9c2-2e0e-40a1-a7e9-4f0283c8215e&quot;,&quot;properties&quot;:{&quot;noteIndex&quot;:0},&quot;isEdited&quot;:false,&quot;manualOverride&quot;:{&quot;isManuallyOverridden&quot;:false,&quot;citeprocText&quot;:&quot;[6]&quot;,&quot;manualOverrideText&quot;:&quot;&quot;},&quot;citationTag&quot;:&quot;MENDELEY_CITATION_v3_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&quot;,&quot;citationItems&quot;:[{&quot;id&quot;:&quot;78d05114-714f-3fb3-a472-b73b3b9bba31&quot;,&quot;itemData&quot;:{&quot;type&quot;:&quot;article-journal&quot;,&quot;id&quot;:&quot;78d05114-714f-3fb3-a472-b73b3b9bba31&quot;,&quot;title&quot;:&quot;A survey on semantic processing techniques&quot;,&quot;author&quot;:[{&quot;family&quot;:&quot;Mao&quot;,&quot;given&quot;:&quot;Rui&quot;,&quot;parse-names&quot;:false,&quot;dropping-particle&quot;:&quot;&quot;,&quot;non-dropping-particle&quot;:&quot;&quot;},{&quot;family&quot;:&quot;He&quot;,&quot;given&quot;:&quot;Kai&quot;,&quot;parse-names&quot;:false,&quot;dropping-particle&quot;:&quot;&quot;,&quot;non-dropping-particle&quot;:&quot;&quot;},{&quot;family&quot;:&quot;Zhang&quot;,&quot;given&quot;:&quot;Xulang&quot;,&quot;parse-names&quot;:false,&quot;dropping-particle&quot;:&quot;&quot;,&quot;non-dropping-particle&quot;:&quot;&quot;},{&quot;family&quot;:&quot;Chen&quot;,&quot;given&quot;:&quot;Guanyi&quot;,&quot;parse-names&quot;:false,&quot;dropping-particle&quot;:&quot;&quot;,&quot;non-dropping-particle&quot;:&quot;&quot;},{&quot;family&quot;:&quot;Ni&quot;,&quot;given&quot;:&quot;Jinjie&quot;,&quot;parse-names&quot;:false,&quot;dropping-particle&quot;:&quot;&quot;,&quot;non-dropping-particle&quot;:&quot;&quot;},{&quot;family&quot;:&quot;Yang&quot;,&quot;given&quot;:&quot;Zonglin&quot;,&quot;parse-names&quot;:false,&quot;dropping-particle&quot;:&quot;&quot;,&quot;non-dropping-particle&quot;:&quot;&quot;},{&quot;family&quot;:&quot;Cambria&quot;,&quot;given&quot;:&quot;Erik&quot;,&quot;parse-names&quot;:false,&quot;dropping-particle&quot;:&quot;&quot;,&quot;non-dropping-particle&quot;:&quot;&quot;}],&quot;container-title&quot;:&quot;Information Fusion&quot;,&quot;DOI&quot;:&quot;10.1016/j.inffus.2023.101988&quot;,&quot;ISSN&quot;:&quot;15662535&quot;,&quot;issued&quot;:{&quot;date-parts&quot;:[[2024,1]]},&quot;page&quot;:&quot;101988&quot;,&quot;volume&quot;:&quot;101&quot;,&quot;container-title-short&quot;:&quot;&quot;},&quot;isTemporary&quot;:false,&quot;suppress-author&quot;:false,&quot;composite&quot;:false,&quot;author-only&quot;:false}]},{&quot;citationID&quot;:&quot;MENDELEY_CITATION_e6bb66fd-e7c4-4d5a-b6c7-ce1706b06794&quot;,&quot;properties&quot;:{&quot;noteIndex&quot;:0},&quot;isEdited&quot;:false,&quot;manualOverride&quot;:{&quot;isManuallyOverridden&quot;:false,&quot;citeprocText&quot;:&quot;[7]&quot;,&quot;manualOverrideText&quot;:&quot;&quot;},&quot;citationTag&quot;:&quot;MENDELEY_CITATION_v3_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&quot;,&quot;citationItems&quot;:[{&quot;id&quot;:&quot;295bc12d-8965-3db1-9765-93f9521d65ea&quot;,&quot;itemData&quot;:{&quot;type&quot;:&quot;article-journal&quot;,&quot;id&quot;:&quot;295bc12d-8965-3db1-9765-93f9521d65ea&quot;,&quot;title&quot;:&quot;Medical visual question answering: A survey&quot;,&quot;author&quot;:[{&quot;family&quot;:&quot;Lin&quot;,&quot;given&quot;:&quot;Zhihong&quot;,&quot;parse-names&quot;:false,&quot;dropping-particle&quot;:&quot;&quot;,&quot;non-dropping-particle&quot;:&quot;&quot;},{&quot;family&quot;:&quot;Zhang&quot;,&quot;given&quot;:&quot;Donghao&quot;,&quot;parse-names&quot;:false,&quot;dropping-particle&quot;:&quot;&quot;,&quot;non-dropping-particle&quot;:&quot;&quot;},{&quot;family&quot;:&quot;Tao&quot;,&quot;given&quot;:&quot;Qingyi&quot;,&quot;parse-names&quot;:false,&quot;dropping-particle&quot;:&quot;&quot;,&quot;non-dropping-particle&quot;:&quot;&quot;},{&quot;family&quot;:&quot;Shi&quot;,&quot;given&quot;:&quot;Danli&quot;,&quot;parse-names&quot;:false,&quot;dropping-particle&quot;:&quot;&quot;,&quot;non-dropping-particle&quot;:&quot;&quot;},{&quot;family&quot;:&quot;Haffari&quot;,&quot;given&quot;:&quot;Gholamreza&quot;,&quot;parse-names&quot;:false,&quot;dropping-particle&quot;:&quot;&quot;,&quot;non-dropping-particle&quot;:&quot;&quot;},{&quot;family&quot;:&quot;Wu&quot;,&quot;given&quot;:&quot;Qi&quot;,&quot;parse-names&quot;:false,&quot;dropping-particle&quot;:&quot;&quot;,&quot;non-dropping-particle&quot;:&quot;&quot;},{&quot;family&quot;:&quot;He&quot;,&quot;given&quot;:&quot;Mingguang&quot;,&quot;parse-names&quot;:false,&quot;dropping-particle&quot;:&quot;&quot;,&quot;non-dropping-particle&quot;:&quot;&quot;},{&quot;family&quot;:&quot;Ge&quot;,&quot;given&quot;:&quot;Zongyuan&quot;,&quot;parse-names&quot;:false,&quot;dropping-particle&quot;:&quot;&quot;,&quot;non-dropping-particle&quot;:&quot;&quot;}],&quot;container-title&quot;:&quot;Artificial Intelligence in Medicine&quot;,&quot;container-title-short&quot;:&quot;Artif Intell Med&quot;,&quot;DOI&quot;:&quot;10.1016/j.artmed.2023.102611&quot;,&quot;ISSN&quot;:&quot;09333657&quot;,&quot;issued&quot;:{&quot;date-parts&quot;:[[2023,9]]},&quot;page&quot;:&quot;102611&quot;,&quot;volume&quot;:&quot;143&quot;},&quot;isTemporary&quot;:false,&quot;suppress-author&quot;:false,&quot;composite&quot;:false,&quot;author-only&quot;:false}]},{&quot;citationID&quot;:&quot;MENDELEY_CITATION_17894248-90db-4d5d-ba34-589ce7a546d0&quot;,&quot;properties&quot;:{&quot;noteIndex&quot;:0},&quot;isEdited&quot;:false,&quot;manualOverride&quot;:{&quot;isManuallyOverridden&quot;:false,&quot;citeprocText&quot;:&quot;[3]&quot;,&quot;manualOverrideText&quot;:&quot;&quot;},&quot;citationTag&quot;:&quot;MENDELEY_CITATION_v3_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&quot;,&quot;citationItems&quot;:[{&quot;id&quot;:&quot;c504a630-44db-30f4-a9cf-ea65cd4247a3&quot;,&quot;itemData&quot;:{&quot;type&quot;:&quot;article-journal&quot;,&quot;id&quot;:&quot;c504a630-44db-30f4-a9cf-ea65cd4247a3&quot;,&quot;title&quot;:&quot;A survey on complex factual question answering&quot;,&quot;author&quot;:[{&quot;family&quot;:&quot;Zhang&quot;,&quot;given&quot;:&quot;Lingxi&quot;,&quot;parse-names&quot;:false,&quot;dropping-particle&quot;:&quot;&quot;,&quot;non-dropping-particle&quot;:&quot;&quot;},{&quot;family&quot;:&quot;Zhang&quot;,&quot;given&quot;:&quot;Jing&quot;,&quot;parse-names&quot;:false,&quot;dropping-particle&quot;:&quot;&quot;,&quot;non-dropping-particle&quot;:&quot;&quot;},{&quot;family&quot;:&quot;Ke&quot;,&quot;given&quot;:&quot;Xirui&quot;,&quot;parse-names&quot;:false,&quot;dropping-particle&quot;:&quot;&quot;,&quot;non-dropping-particle&quot;:&quot;&quot;},{&quot;family&quot;:&quot;Li&quot;,&quot;given&quot;:&quot;Haoyang&quot;,&quot;parse-names&quot;:false,&quot;dropping-particle&quot;:&quot;&quot;,&quot;non-dropping-particle&quot;:&quot;&quot;},{&quot;family&quot;:&quot;Huang&quot;,&quot;given&quot;:&quot;Xinmei&quot;,&quot;parse-names&quot;:false,&quot;dropping-particle&quot;:&quot;&quot;,&quot;non-dropping-particle&quot;:&quot;&quot;},{&quot;family&quot;:&quot;Shao&quot;,&quot;given&quot;:&quot;Zhonghui&quot;,&quot;parse-names&quot;:false,&quot;dropping-particle&quot;:&quot;&quot;,&quot;non-dropping-particle&quot;:&quot;&quot;},{&quot;family&quot;:&quot;Cao&quot;,&quot;given&quot;:&quot;Shulin&quot;,&quot;parse-names&quot;:false,&quot;dropping-particle&quot;:&quot;&quot;,&quot;non-dropping-particle&quot;:&quot;&quot;},{&quot;family&quot;:&quot;Lv&quot;,&quot;given&quot;:&quot;Xin&quot;,&quot;parse-names&quot;:false,&quot;dropping-particle&quot;:&quot;&quot;,&quot;non-dropping-particle&quot;:&quot;&quot;}],&quot;container-title&quot;:&quot;AI Open&quot;,&quot;DOI&quot;:&quot;10.1016/j.aiopen.2022.12.003&quot;,&quot;ISSN&quot;:&quot;26666510&quot;,&quot;issued&quot;:{&quot;date-parts&quot;:[[2023]]},&quot;page&quot;:&quot;1-12&quot;,&quot;volume&quot;:&quot;4&quot;,&quot;container-title-short&quot;:&quot;&quot;},&quot;isTemporary&quot;:false,&quot;suppress-author&quot;:false,&quot;composite&quot;:false,&quot;author-only&quot;:false}]},{&quot;citationID&quot;:&quot;MENDELEY_CITATION_7e733520-ebef-4005-9f7f-f0ecae442f6d&quot;,&quot;properties&quot;:{&quot;noteIndex&quot;:0},&quot;isEdited&quot;:false,&quot;manualOverride&quot;:{&quot;isManuallyOverridden&quot;:false,&quot;citeprocText&quot;:&quot;[8]&quot;,&quot;manualOverrideText&quot;:&quot;&quot;},&quot;citationTag&quot;:&quot;MENDELEY_CITATION_v3_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&quot;,&quot;citationItems&quot;:[{&quot;id&quot;:&quot;5f50d2a0-fae2-33e6-8362-b59afbe7a4f1&quot;,&quot;itemData&quot;:{&quot;type&quot;:&quot;article-journal&quot;,&quot;id&quot;:&quot;5f50d2a0-fae2-33e6-8362-b59afbe7a4f1&quot;,&quot;title&quot;:&quot;A multilingual dataset of COVID-19 vaccination attitudes on Twitter&quot;,&quot;author&quot;:[{&quot;family&quot;:&quot;Chen&quot;,&quot;given&quot;:&quot;Ninghan&quot;,&quot;parse-names&quot;:false,&quot;dropping-particle&quot;:&quot;&quot;,&quot;non-dropping-particle&quot;:&quot;&quot;},{&quot;family&quot;:&quot;Chen&quot;,&quot;given&quot;:&quot;Xihui&quot;,&quot;parse-names&quot;:false,&quot;dropping-particle&quot;:&quot;&quot;,&quot;non-dropping-particle&quot;:&quot;&quot;},{&quot;family&quot;:&quot;Pang&quot;,&quot;given&quot;:&quot;Jun&quot;,&quot;parse-names&quot;:false,&quot;dropping-particle&quot;:&quot;&quot;,&quot;non-dropping-particle&quot;:&quot;&quot;}],&quot;container-title&quot;:&quot;Data in Brief&quot;,&quot;container-title-short&quot;:&quot;Data Brief&quot;,&quot;DOI&quot;:&quot;10.1016/j.dib.2022.108503&quot;,&quot;ISSN&quot;:&quot;23523409&quot;,&quot;issued&quot;:{&quot;date-parts&quot;:[[2022,10]]},&quot;page&quot;:&quot;108503&quot;,&quot;volume&quot;:&quot;44&quot;},&quot;isTemporary&quot;:false,&quot;suppress-author&quot;:false,&quot;composite&quot;:false,&quot;author-only&quot;:false}]},{&quot;citationID&quot;:&quot;MENDELEY_CITATION_6a207a0e-1bf4-4723-aac0-7092a1387b38&quot;,&quot;properties&quot;:{&quot;noteIndex&quot;:0},&quot;isEdited&quot;:false,&quot;manualOverride&quot;:{&quot;isManuallyOverridden&quot;:false,&quot;citeprocText&quot;:&quot;[9]&quot;,&quot;manualOverrideText&quot;:&quot;&quot;},&quot;citationTag&quot;:&quot;MENDELEY_CITATION_v3_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&quot;,&quot;citationItems&quot;:[{&quot;id&quot;:&quot;5150766f-2a28-3dcf-b08d-3c38db6e4dbd&quot;,&quot;itemData&quot;:{&quot;type&quot;:&quot;article-journal&quot;,&quot;id&quot;:&quot;5150766f-2a28-3dcf-b08d-3c38db6e4dbd&quot;,&quot;title&quot;:&quot;Generalization in neural networks: A broad survey&quot;,&quot;author&quot;:[{&quot;family&quot;:&quot;Rohlfs&quot;,&quot;given&quot;:&quot;Chris&quot;,&quot;parse-names&quot;:false,&quot;dropping-particle&quot;:&quot;&quot;,&quot;non-dropping-particle&quot;:&quot;&quot;}],&quot;container-title&quot;:&quot;Neurocomputing&quot;,&quot;container-title-short&quot;:&quot;Neurocomputing&quot;,&quot;DOI&quot;:&quot;10.1016/j.neucom.2024.128701&quot;,&quot;ISSN&quot;:&quot;09252312&quot;,&quot;issued&quot;:{&quot;date-parts&quot;:[[2025,1]]},&quot;page&quot;:&quot;128701&quot;,&quot;volume&quot;:&quot;611&quot;},&quot;isTemporary&quot;:false,&quot;suppress-author&quot;:false,&quot;composite&quot;:false,&quot;author-only&quot;:false}]},{&quot;citationID&quot;:&quot;MENDELEY_CITATION_9d5b3053-1e21-4eb5-8225-c5f4afb9f918&quot;,&quot;properties&quot;:{&quot;noteIndex&quot;:0},&quot;isEdited&quot;:false,&quot;manualOverride&quot;:{&quot;isManuallyOverridden&quot;:false,&quot;citeprocText&quot;:&quot;[10], [11]&quot;,&quot;manualOverrideText&quot;:&quot;&quot;},&quot;citationTag&quot;:&quot;MENDELEY_CITATION_v3_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&quot;,&quot;citationItems&quot;:[{&quot;id&quot;:&quot;e247b34d-fd4e-3f7c-8eb1-9f90f81c5591&quot;,&quot;itemData&quot;:{&quot;type&quot;:&quot;article-journal&quot;,&quot;id&quot;:&quot;e247b34d-fd4e-3f7c-8eb1-9f90f81c5591&quot;,&quot;title&quot;:&quot;Why Neurons Have Thousands of Synapses, a Theory of Sequence Memory in Neocortex&quot;,&quot;author&quot;:[{&quot;family&quot;:&quot;Hawkins&quot;,&quot;given&quot;:&quot;Jeff&quot;,&quot;parse-names&quot;:false,&quot;dropping-particle&quot;:&quot;&quot;,&quot;non-dropping-particle&quot;:&quot;&quot;},{&quot;family&quot;:&quot;Ahmad&quot;,&quot;given&quot;:&quot;Subutai&quot;,&quot;parse-names&quot;:false,&quot;dropping-particle&quot;:&quot;&quot;,&quot;non-dropping-particle&quot;:&quot;&quot;}],&quot;container-title&quot;:&quot;Frontiers in Neural Circuits&quot;,&quot;DOI&quot;:&quot;10.3389/fncir.2016.00023&quot;,&quot;ISSN&quot;:&quot;16625110&quot;,&quot;issued&quot;:{&quot;date-parts&quot;:[[2016]]},&quot;abstract&quot;:&quot;Pyramidal neurons represent the majority of excitatory neurons in the neocortex. Each pyramidal neuron receives input from thousands of excitatory synapses that are segregated onto dendritic branches. The dendrites themselves are segregated into apical, basal, and proximal integration zones, which have different properties. It is a mystery how pyramidal neurons integrate the input from thousands of synapses, what role the different dendrites play in this integration, and what kind of network behavior this enables in cortical tissue. It has been previously proposed that non-linear properties of dendrites enable cortical neurons to recognize multiple independent patterns. In this paper we extend this idea in multiple ways. First we show that a neuron with several thousand synapses segregated on active dendrites can recognize hundreds of independent patterns of cellular activity even in the presence of large amounts of noise and pattern variation. We then propose a neuron model where patterns detected on proximal dendrites lead to action potentials, defining the classic receptive field of the neuron, and patterns detected on basal and apical dendrites act as predictions by slightly depolarizing the neuron without generating an action potential. By this mechanism, a neuron can predict its activation in hundreds of independent contexts. We then present a network model based on neurons with these properties that learns time-based sequences. The network relies on fast local inhibition to preferentially activate neurons that are slightly depolarized. Through simulation we show that the network scales well and operates robustly over a wide range of parameters as long as the network uses a sparse distributed code of cellular activations. We contrast the properties of the new network model with several other neural network models to illustrate the relative capabilities of each. We conclude that pyramidal neurons with thousands of synapses, active dendrites, and multiple integration zones create a robust and powerful sequence memory. Given the prevalence and similarity of excitatory neurons throughout the neocortex and the importance of sequence memory in inference and behavior, we propose that this form of sequence memory may be a universal property of neocortical tissue.&quot;,&quot;volume&quot;:&quot;10&quot;,&quot;container-title-short&quot;:&quot;Front Neural Circuits&quot;},&quot;isTemporary&quot;:false},{&quot;id&quot;:&quot;793b87e3-a606-3efb-a2cd-9a0f8a21f90b&quot;,&quot;itemData&quot;:{&quot;type&quot;:&quot;article-journal&quot;,&quot;id&quot;:&quot;793b87e3-a606-3efb-a2cd-9a0f8a21f90b&quot;,&quot;title&quot;:&quot;Language representation in the human brain: Evidence from cortical mapping&quot;,&quot;author&quot;:[{&quot;family&quot;:&quot;Bhatnagar&quot;,&quot;given&quot;:&quot;Subhash C.&quot;,&quot;parse-names&quot;:false,&quot;dropping-particle&quot;:&quot;&quot;,&quot;non-dropping-particle&quot;:&quot;&quot;},{&quot;family&quot;:&quot;Mandybur&quot;,&quot;given&quot;:&quot;George T.&quot;,&quot;parse-names&quot;:false,&quot;dropping-particle&quot;:&quot;&quot;,&quot;non-dropping-particle&quot;:&quot;&quot;},{&quot;family&quot;:&quot;Buckingham&quot;,&quot;given&quot;:&quot;Hugh W.&quot;,&quot;parse-names&quot;:false,&quot;dropping-particle&quot;:&quot;&quot;,&quot;non-dropping-particle&quot;:&quot;&quot;},{&quot;family&quot;:&quot;Andy&quot;,&quot;given&quot;:&quot;Orlando J.&quot;,&quot;parse-names&quot;:false,&quot;dropping-particle&quot;:&quot;&quot;,&quot;non-dropping-particle&quot;:&quot;&quot;}],&quot;container-title&quot;:&quot;Brain and Language&quot;,&quot;DOI&quot;:&quot;10.1006/brln.2000.2339&quot;,&quot;ISSN&quot;:&quot;0093934X&quot;,&quot;issued&quot;:{&quot;date-parts&quot;:[[2000]]},&quot;abstract&quot;:&quot;The manner in which the human brain processes grammatical-syntactic and lexical-semantic functions has been extensively debated in neurolinguistics. The discreteness and selectivity of the representation of syntactic-morphological properties in the dominant frontal cortex and the representation of the lexical-semantics in the temporo-parietal cortex have been questioned. Three right-handed adult male neurosurgical patients undergoing left craniotomy for intractable seizures were evaluated using various grammatical and semantic tasks during cortical mapping. The sampling of language tasks consisted of trials with stimulation (experimental) and without stimulation (control) from sites in the dominant fronto-temporo-parietal cortex. The sampling of language implicated a larger cortical area devoted to language (syntactic-morphological and lexical-semantic) tasks. Further, a large part of the fronto-parieto-temporal cortex was involved with syntactic-morphological functions. However, only the parieto-temporal sites were implicated with the ordering of lexicon in sentence construction. These observations suggest that the representation of language in the human brain may be columnar or multilayered. (C) 2000 Academic Press.&quot;,&quot;issue&quot;:&quot;2&quot;,&quot;volume&quot;:&quot;74&quot;,&quot;container-title-short&quot;:&quot;Brain Lang&quot;},&quot;isTemporary&quot;:false}]},{&quot;citationID&quot;:&quot;MENDELEY_CITATION_f9fde4bf-a210-4f35-86da-cc4c5cd915d7&quot;,&quot;properties&quot;:{&quot;noteIndex&quot;:0},&quot;isEdited&quot;:false,&quot;manualOverride&quot;:{&quot;isManuallyOverridden&quot;:false,&quot;citeprocText&quot;:&quot;[12]&quot;,&quot;manualOverrideText&quot;:&quot;&quot;},&quot;citationTag&quot;:&quot;MENDELEY_CITATION_v3_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&quot;,&quot;citationItems&quot;:[{&quot;id&quot;:&quot;1afc00f4-cfc4-35d6-a7a6-fb7920a16399&quot;,&quot;itemData&quot;:{&quot;type&quot;:&quot;article-journal&quot;,&quot;id&quot;:&quot;1afc00f4-cfc4-35d6-a7a6-fb7920a16399&quot;,&quot;title&quot;:&quot;Building machines that learn and think like people&quot;,&quot;author&quot;:[{&quot;family&quot;:&quot;Lake&quot;,&quot;given&quot;:&quot;Brenden M.&quot;,&quot;parse-names&quot;:false,&quot;dropping-particle&quot;:&quot;&quot;,&quot;non-dropping-particle&quot;:&quot;&quot;},{&quot;family&quot;:&quot;Ullman&quot;,&quot;given&quot;:&quot;Tomer D.&quot;,&quot;parse-names&quot;:false,&quot;dropping-particle&quot;:&quot;&quot;,&quot;non-dropping-particle&quot;:&quot;&quot;},{&quot;family&quot;:&quot;Tenenbaum&quot;,&quot;given&quot;:&quot;Joshua B.&quot;,&quot;parse-names&quot;:false,&quot;dropping-particle&quot;:&quot;&quot;,&quot;non-dropping-particle&quot;:&quot;&quot;},{&quot;family&quot;:&quot;Gershman&quot;,&quot;given&quot;:&quot;Samuel J.&quot;,&quot;parse-names&quot;:false,&quot;dropping-particle&quot;:&quot;&quot;,&quot;non-dropping-particle&quot;:&quot;&quot;}],&quot;container-title&quot;:&quot;Behavioral and Brain Sciences&quot;,&quot;DOI&quot;:&quot;10.1017/S0140525X16001837&quot;,&quot;ISSN&quot;:&quot;0140-525X&quot;,&quot;issued&quot;:{&quot;date-parts&quot;:[[2017,11,24]]},&quot;page&quot;:&quot;e253&quot;,&quot;abstract&quot;:&quot;&lt;p&gt;Recent progress in artificial intelligence has renewed interest in building systems that learn and think like people. Many advances have come from using deep neural networks trained end-to-end in tasks such as object recognition, video games, and board games, achieving performance that equals or even beats that of humans in some respects. Despite their biological inspiration and performance achievements, these systems differ from human intelligence in crucial ways. We review progress in cognitive science suggesting that truly human-like learning and thinking machines will have to reach beyond current engineering trends in both what they learn and how they learn it. Specifically, we argue that these machines should (1) build causal models of the world that support explanation and understanding, rather than merely solving pattern recognition problems; (2) ground learning in intuitive theories of physics and psychology to support and enrich the knowledge that is learned; and (3) harness compositionality and learning-to-learn to rapidly acquire and generalize knowledge to new tasks and situations. We suggest concrete challenges and promising routes toward these goals that can combine the strengths of recent neural network advances with more structured cognitive models.&lt;/p&gt;&quot;,&quot;volume&quot;:&quot;40&quot;,&quot;container-title-short&quot;:&quot;&quot;},&quot;isTemporary&quot;:false,&quot;suppress-author&quot;:false,&quot;composite&quot;:false,&quot;author-only&quot;:false}]},{&quot;citationID&quot;:&quot;MENDELEY_CITATION_6763725b-9304-4db1-8b36-4b1a85510ffd&quot;,&quot;properties&quot;:{&quot;noteIndex&quot;:0},&quot;isEdited&quot;:false,&quot;manualOverride&quot;:{&quot;isManuallyOverridden&quot;:false,&quot;citeprocText&quot;:&quot;[13]&quot;,&quot;manualOverrideText&quot;:&quot;&quot;},&quot;citationTag&quot;:&quot;MENDELEY_CITATION_v3_eyJjaXRhdGlvbklEIjoiTUVOREVMRVlfQ0lUQVRJT05fNjc2MzcyNWItOTMwNC00ZGIxLThiMzYtNGIxYTg1NTEwZmZk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suppress-author&quot;:false,&quot;composite&quot;:false,&quot;author-only&quot;:false}]},{&quot;citationID&quot;:&quot;MENDELEY_CITATION_e470425c-b2de-4d51-acb1-734c9c734a35&quot;,&quot;properties&quot;:{&quot;noteIndex&quot;:0},&quot;isEdited&quot;:false,&quot;manualOverride&quot;:{&quot;isManuallyOverridden&quot;:false,&quot;citeprocText&quot;:&quot;[14]&quot;,&quot;manualOverrideText&quot;:&quot;&quot;},&quot;citationTag&quot;:&quot;MENDELEY_CITATION_v3_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&quot;,&quot;citationItems&quot;:[{&quot;id&quot;:&quot;218752d5-7ff6-3169-b911-843289b5d993&quot;,&quot;itemData&quot;:{&quot;type&quot;:&quot;article-journal&quot;,&quot;id&quot;:&quot;218752d5-7ff6-3169-b911-843289b5d993&quot;,&quot;title&quot;:&quot;A survey of graph neural networks and their industrial applications&quot;,&quot;author&quot;:[{&quot;family&quot;:&quot;Lu&quot;,&quot;given&quot;:&quot;Haoran&quot;,&quot;parse-names&quot;:false,&quot;dropping-particle&quot;:&quot;&quot;,&quot;non-dropping-particle&quot;:&quot;&quot;},{&quot;family&quot;:&quot;Wang&quot;,&quot;given&quot;:&quot;Lei&quot;,&quot;parse-names&quot;:false,&quot;dropping-particle&quot;:&quot;&quot;,&quot;non-dropping-particle&quot;:&quot;&quot;},{&quot;family&quot;:&quot;Ma&quot;,&quot;given&quot;:&quot;Xiaoliang&quot;,&quot;parse-names&quot;:false,&quot;dropping-particle&quot;:&quot;&quot;,&quot;non-dropping-particle&quot;:&quot;&quot;},{&quot;family&quot;:&quot;Cheng&quot;,&quot;given&quot;:&quot;Jun&quot;,&quot;parse-names&quot;:false,&quot;dropping-particle&quot;:&quot;&quot;,&quot;non-dropping-particle&quot;:&quot;&quot;},{&quot;family&quot;:&quot;Zhou&quot;,&quot;given&quot;:&quot;Mengchu&quot;,&quot;parse-names&quot;:false,&quot;dropping-particle&quot;:&quot;&quot;,&quot;non-dropping-particle&quot;:&quot;&quot;}],&quot;container-title&quot;:&quot;Neurocomputing&quot;,&quot;container-title-short&quot;:&quot;Neurocomputing&quot;,&quot;DOI&quot;:&quot;10.1016/j.neucom.2024.128761&quot;,&quot;ISSN&quot;:&quot;09252312&quot;,&quot;issued&quot;:{&quot;date-parts&quot;:[[2025,1]]},&quot;page&quot;:&quot;128761&quot;,&quot;volume&quot;:&quot;614&quot;},&quot;isTemporary&quot;:false,&quot;suppress-author&quot;:false,&quot;composite&quot;:false,&quot;author-only&quot;:false}]},{&quot;citationID&quot;:&quot;MENDELEY_CITATION_49738938-4889-4613-8376-4542323c094b&quot;,&quot;properties&quot;:{&quot;noteIndex&quot;:0},&quot;isEdited&quot;:false,&quot;manualOverride&quot;:{&quot;isManuallyOverridden&quot;:false,&quot;citeprocText&quot;:&quot;[13]&quot;,&quot;manualOverrideText&quot;:&quot;&quot;},&quot;citationTag&quot;:&quot;MENDELEY_CITATION_v3_eyJjaXRhdGlvbklEIjoiTUVOREVMRVlfQ0lUQVRJT05fNDk3Mzg5MzgtNDg4OS00NjEzLTgzNzYtNDU0MjMyM2MwOTRi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suppress-author&quot;:false,&quot;composite&quot;:false,&quot;author-only&quot;:false}]},{&quot;citationID&quot;:&quot;MENDELEY_CITATION_de09d972-4cbb-47e0-b6dd-8d2d2cab92df&quot;,&quot;properties&quot;:{&quot;noteIndex&quot;:0},&quot;isEdited&quot;:false,&quot;manualOverride&quot;:{&quot;isManuallyOverridden&quot;:false,&quot;citeprocText&quot;:&quot;[15]&quot;,&quot;manualOverrideText&quot;:&quot;&quot;},&quot;citationTag&quot;:&quot;MENDELEY_CITATION_v3_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&quot;,&quot;citationItems&quot;:[{&quot;id&quot;:&quot;a3f73991-84d9-3773-a78f-a3722bb82ea1&quot;,&quot;itemData&quot;:{&quot;type&quot;:&quot;article-journal&quot;,&quot;id&quot;:&quot;a3f73991-84d9-3773-a78f-a3722bb82ea1&quot;,&quot;title&quot;:&quot;Video Question Answering: A survey of the state-of-the-art&quot;,&quot;author&quot;:[{&quot;family&quot;:&quot;P.J.&quot;,&quot;given&quot;:&quot;Jeshmol&quot;,&quot;parse-names&quot;:false,&quot;dropping-particle&quot;:&quot;&quot;,&quot;non-dropping-particle&quot;:&quot;&quot;},{&quot;family&quot;:&quot;Kovoor&quot;,&quot;given&quot;:&quot;Binsu C.&quot;,&quot;parse-names&quot;:false,&quot;dropping-particle&quot;:&quot;&quot;,&quot;non-dropping-particle&quot;:&quot;&quot;}],&quot;container-title&quot;:&quot;Journal of Visual Communication and Image Representation&quot;,&quot;container-title-short&quot;:&quot;J Vis Commun Image Represent&quot;,&quot;DOI&quot;:&quot;10.1016/j.jvcir.2024.104320&quot;,&quot;ISSN&quot;:&quot;10473203&quot;,&quot;issued&quot;:{&quot;date-parts&quot;:[[2024,12]]},&quot;page&quot;:&quot;104320&quot;,&quot;volume&quot;:&quot;105&quot;},&quot;isTemporary&quot;:false,&quot;suppress-author&quot;:false,&quot;composite&quot;:false,&quot;author-only&quot;:false}]},{&quot;citationID&quot;:&quot;MENDELEY_CITATION_b277f2c4-3412-41a7-bd29-15c9aeeff5ff&quot;,&quot;properties&quot;:{&quot;noteIndex&quot;:0},&quot;isEdited&quot;:false,&quot;manualOverride&quot;:{&quot;isManuallyOverridden&quot;:false,&quot;citeprocText&quot;:&quot;[5]&quot;,&quot;manualOverrideText&quot;:&quot;&quot;},&quot;citationTag&quot;:&quot;MENDELEY_CITATION_v3_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&quot;,&quot;citationItems&quot;:[{&quot;id&quot;:&quot;5cfae99b-a678-3719-936d-e6937d41f75f&quot;,&quot;itemData&quot;:{&quot;type&quot;:&quot;article-journal&quot;,&quot;id&quot;:&quot;5cfae99b-a678-3719-936d-e6937d41f75f&quot;,&quot;title&quot;:&quot;A comprehensive survey on answer generation methods using NLP&quot;,&quot;author&quot;:[{&quot;family&quot;:&quot;Upadhyay&quot;,&quot;given&quot;:&quot;Prashant&quot;,&quot;parse-names&quot;:false,&quot;dropping-particle&quot;:&quot;&quot;,&quot;non-dropping-particle&quot;:&quot;&quot;},{&quot;family&quot;:&quot;Agarwal&quot;,&quot;given&quot;:&quot;Rishabh&quot;,&quot;parse-names&quot;:false,&quot;dropping-particle&quot;:&quot;&quot;,&quot;non-dropping-particle&quot;:&quot;&quot;},{&quot;family&quot;:&quot;Dhiman&quot;,&quot;given&quot;:&quot;Sumeet&quot;,&quot;parse-names&quot;:false,&quot;dropping-particle&quot;:&quot;&quot;,&quot;non-dropping-particle&quot;:&quot;&quot;},{&quot;family&quot;:&quot;Sarkar&quot;,&quot;given&quot;:&quot;Abhinav&quot;,&quot;parse-names&quot;:false,&quot;dropping-particle&quot;:&quot;&quot;,&quot;non-dropping-particle&quot;:&quot;&quot;},{&quot;family&quot;:&quot;Chaturvedi&quot;,&quot;given&quot;:&quot;Saumya&quot;,&quot;parse-names&quot;:false,&quot;dropping-particle&quot;:&quot;&quot;,&quot;non-dropping-particle&quot;:&quot;&quot;}],&quot;container-title&quot;:&quot;Natural Language Processing Journal&quot;,&quot;DOI&quot;:&quot;10.1016/j.nlp.2024.100088&quot;,&quot;ISSN&quot;:&quot;29497191&quot;,&quot;issued&quot;:{&quot;date-parts&quot;:[[2024,9]]},&quot;page&quot;:&quot;100088&quot;,&quot;volume&quot;:&quot;8&quot;,&quot;container-title-short&quot;:&quot;&quot;},&quot;isTemporary&quot;:false,&quot;suppress-author&quot;:false,&quot;composite&quot;:false,&quot;author-only&quot;:false}]},{&quot;citationID&quot;:&quot;MENDELEY_CITATION_84b818ff-bbfb-4378-85c4-2e661a8becde&quot;,&quot;properties&quot;:{&quot;noteIndex&quot;:0},&quot;isEdited&quot;:false,&quot;manualOverride&quot;:{&quot;isManuallyOverridden&quot;:false,&quot;citeprocText&quot;:&quot;[16]&quot;,&quot;manualOverrideText&quot;:&quot;&quot;},&quot;citationTag&quot;:&quot;MENDELEY_CITATION_v3_eyJjaXRhdGlvbklEIjoiTUVOREVMRVlfQ0lUQVRJT05fODRiODE4ZmYtYmJmYi00Mzc4LTg1YzQtMmU2NjFhOGJlY2Rl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Y29udGFpbmVyLXRpdGxlLXNob3J0IjoiTWFjaCBMZWFybiBLbm93bCBFeHRy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n0sImlzVGVtcG9yYXJ5IjpmYWxzZSwic3VwcHJlc3MtYXV0aG9yIjpmYWxzZSwiY29tcG9zaXRlIjpmYWxzZSwiYXV0aG9yLW9ubHkiOmZhbHNlfV19&quot;,&quot;citationItems&quot;:[{&quot;id&quot;:&quot;b874c1ea-8028-38c4-9223-25813e2f767a&quot;,&quot;itemData&quot;:{&quot;type&quot;:&quot;article-journal&quot;,&quot;id&quot;:&quot;b874c1ea-8028-38c4-9223-25813e2f767a&quot;,&quot;title&quot;:&quot;An Evaluative Baseline for Sentence-Level Semantic Division&quot;,&quot;author&quot;:[{&quot;family&quot;:&quot;Cai&quot;,&quot;given&quot;:&quot;Kuangsheng&quot;,&quot;parse-names&quot;:false,&quot;dropping-particle&quot;:&quot;&quot;,&quot;non-dropping-particle&quot;:&quot;&quot;},{&quot;family&quot;:&quot;Chen&quot;,&quot;given&quot;:&quot;Zugang&quot;,&quot;parse-names&quot;:false,&quot;dropping-particle&quot;:&quot;&quot;,&quot;non-dropping-particle&quot;:&quot;&quot;},{&quot;family&quot;:&quot;Guo&quot;,&quot;given&quot;:&quot;Hengliang&quot;,&quot;parse-names&quot;:false,&quot;dropping-particle&quot;:&quot;&quot;,&quot;non-dropping-particle&quot;:&quot;&quot;},{&quot;family&quot;:&quot;Wang&quot;,&quot;given&quot;:&quot;Shaohua&quot;,&quot;parse-names&quot;:false,&quot;dropping-particle&quot;:&quot;&quot;,&quot;non-dropping-particle&quot;:&quot;&quot;},{&quot;family&quot;:&quot;Li&quot;,&quot;given&quot;:&quot;Guoqing&quot;,&quot;parse-names&quot;:false,&quot;dropping-particle&quot;:&quot;&quot;,&quot;non-dropping-particle&quot;:&quot;&quot;},{&quot;family&quot;:&quot;Li&quot;,&quot;given&quot;:&quot;Jing&quot;,&quot;parse-names&quot;:false,&quot;dropping-particle&quot;:&quot;&quot;,&quot;non-dropping-particle&quot;:&quot;&quot;},{&quot;family&quot;:&quot;Chen&quot;,&quot;given&quot;:&quot;Feng&quot;,&quot;parse-names&quot;:false,&quot;dropping-particle&quot;:&quot;&quot;,&quot;non-dropping-particle&quot;:&quot;&quot;},{&quot;family&quot;:&quot;Feng&quot;,&quot;given&quot;:&quot;Hang&quot;,&quot;parse-names&quot;:false,&quot;dropping-particle&quot;:&quot;&quot;,&quot;non-dropping-particle&quot;:&quot;&quot;}],&quot;container-title&quot;:&quot;Machine Learning and Knowledge Extraction&quot;,&quot;container-title-short&quot;:&quot;Mach Learn Knowl Extr&quot;,&quot;DOI&quot;:&quot;10.3390/make6010003&quot;,&quot;ISSN&quot;:&quot;25044990&quot;,&quot;issued&quot;:{&quot;date-parts&quot;:[[2024]]},&quot;abstract&quot;:&quot;Semantic folding theory (SFT) is an emerging cognitive science theory that aims to explain how the human brain processes and organizes semantic information. The distribution of text into semantic grids is key to SFT. We propose a sentence-level semantic division baseline with 100 grids (SSDB-100), the only dataset we are currently aware of that performs a relevant validation of the sentence-level SFT algorithm, to evaluate the validity of text distribution in semantic grids and divide it using classical division algorithms on SSDB-100. In this article, we describe the construction of SSDB-100. First, a semantic division questionnaire with broad coverage was generated by limiting the uncertainty range of the topics and corpus. Subsequently, through an expert survey, 11 human experts provided feedback. Finally, we analyzed and processed the feedback; the average consistency index for the used feedback was 0.856 after eliminating the invalid feedback. SSDB-100 has 100 semantic grids with clear distinctions between the grids, allowing the dataset to be extended using semantic methods.&quot;,&quot;issue&quot;:&quot;1&quot;,&quot;volume&quot;:&quot;6&quot;},&quot;isTemporary&quot;:false,&quot;suppress-author&quot;:false,&quot;composite&quot;:false,&quot;author-only&quot;:false}]},{&quot;citationID&quot;:&quot;MENDELEY_CITATION_9bbdfbf7-d0c5-4589-bc3e-370bce88539d&quot;,&quot;properties&quot;:{&quot;noteIndex&quot;:0},&quot;isEdited&quot;:false,&quot;manualOverride&quot;:{&quot;isManuallyOverridden&quot;:false,&quot;citeprocText&quot;:&quot;[9]&quot;,&quot;manualOverrideText&quot;:&quot;&quot;},&quot;citationTag&quot;:&quot;MENDELEY_CITATION_v3_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&quot;,&quot;citationItems&quot;:[{&quot;id&quot;:&quot;5150766f-2a28-3dcf-b08d-3c38db6e4dbd&quot;,&quot;itemData&quot;:{&quot;type&quot;:&quot;article-journal&quot;,&quot;id&quot;:&quot;5150766f-2a28-3dcf-b08d-3c38db6e4dbd&quot;,&quot;title&quot;:&quot;Generalization in neural networks: A broad survey&quot;,&quot;author&quot;:[{&quot;family&quot;:&quot;Rohlfs&quot;,&quot;given&quot;:&quot;Chris&quot;,&quot;parse-names&quot;:false,&quot;dropping-particle&quot;:&quot;&quot;,&quot;non-dropping-particle&quot;:&quot;&quot;}],&quot;container-title&quot;:&quot;Neurocomputing&quot;,&quot;container-title-short&quot;:&quot;Neurocomputing&quot;,&quot;DOI&quot;:&quot;10.1016/j.neucom.2024.128701&quot;,&quot;ISSN&quot;:&quot;09252312&quot;,&quot;issued&quot;:{&quot;date-parts&quot;:[[2025,1]]},&quot;page&quot;:&quot;128701&quot;,&quot;volume&quot;:&quot;611&quot;},&quot;isTemporary&quot;:false,&quot;suppress-author&quot;:false,&quot;composite&quot;:false,&quot;author-only&quot;:false}]},{&quot;citationID&quot;:&quot;MENDELEY_CITATION_ca0dcfc7-6249-42cf-9774-caee658327ff&quot;,&quot;properties&quot;:{&quot;noteIndex&quot;:0},&quot;isEdited&quot;:false,&quot;manualOverride&quot;:{&quot;isManuallyOverridden&quot;:false,&quot;citeprocText&quot;:&quot;[17]&quot;,&quot;manualOverrideText&quot;:&quot;&quot;},&quot;citationTag&quot;:&quot;MENDELEY_CITATION_v3_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&quot;,&quot;citationItems&quot;:[{&quot;id&quot;:&quot;f470f27c-963d-3324-9bfa-31364e560904&quot;,&quot;itemData&quot;:{&quot;type&quot;:&quot;paper-conference&quot;,&quot;id&quot;:&quot;f470f27c-963d-3324-9bfa-31364e560904&quot;,&quot;title&quot;:&quot;QA-GNN: Reasoning with Language Models and Knowledge Graphs for Question Answering&quot;,&quot;author&quot;:[{&quot;family&quot;:&quot;Yasunaga&quot;,&quot;given&quot;:&quot;Michihiro&quot;,&quot;parse-names&quot;:false,&quot;dropping-particle&quot;:&quot;&quot;,&quot;non-dropping-particle&quot;:&quot;&quot;},{&quot;family&quot;:&quot;Ren&quot;,&quot;given&quot;:&quot;Hongyu&quot;,&quot;parse-names&quot;:false,&quot;dropping-particle&quot;:&quot;&quot;,&quot;non-dropping-particle&quot;:&quot;&quot;},{&quot;family&quot;:&quot;Bosselut&quot;,&quot;given&quot;:&quot;Antoine&quot;,&quot;parse-names&quot;:false,&quot;dropping-particle&quot;:&quot;&quot;,&quot;non-dropping-particle&quot;:&quot;&quot;},{&quot;family&quot;:&quot;Liang&quot;,&quot;given&quot;:&quot;Percy&quot;,&quot;parse-names&quot;:false,&quot;dropping-particle&quot;:&quot;&quot;,&quot;non-dropping-particle&quot;:&quot;&quot;},{&quot;family&quot;:&quot;Leskovec&quot;,&quot;given&quot;:&quot;Jure&quot;,&quot;parse-names&quot;:false,&quot;dropping-particle&quot;:&quot;&quot;,&quot;non-dropping-particle&quot;:&quot;&quot;}],&quot;container-title&quot;:&quot;NAACL-HLT 2021 - 2021 Conference of the North American Chapter of the Association for Computational Linguistics: Human Language Technologies, Proceedings of the Conference&quot;,&quot;DOI&quot;:&quot;10.18653/v1/2021.naacl-main.45&quot;,&quot;issued&quot;:{&quot;date-parts&quot;:[[2021,4,13]]},&quot;abstract&quot;:&quot;The problem of answering questions using knowledge from pre-trained language models (LMs) and knowledge graphs (KGs) presents two challenges: given a QA context (question and answer choice), methods need to (i) identify relevant knowledge from large KGs, and (ii) perform joint reasoning over the QA context and KG. In this work, we propose a new model, QA-GNN, which addresses the above challenges through two key innovations: (i) relevance scoring, where we use LMs to estimate the importance of KG nodes relative to the given QA context, and (ii) joint reasoning, where we connect the QA context and KG to form a joint graph, and mutually update their representations through graph neural networks. We evaluate our model on QA benchmarks in the commonsense (CommonsenseQA, OpenBookQA) and biomedical (MedQA-USMLE) domains. QA-GNN outperforms existing LM and LM+KG models, and exhibits capabilities to perform interpretable and structured reasoning, e.g., correctly handling negation in questions.&quot;,&quot;container-title-short&quot;:&quot;&quot;},&quot;isTemporary&quot;:false}]},{&quot;citationID&quot;:&quot;MENDELEY_CITATION_aaa7ef7d-acbb-4848-8e2a-0381406cd354&quot;,&quot;properties&quot;:{&quot;noteIndex&quot;:0},&quot;isEdited&quot;:false,&quot;manualOverride&quot;:{&quot;isManuallyOverridden&quot;:false,&quot;citeprocText&quot;:&quot;[8]&quot;,&quot;manualOverrideText&quot;:&quot;&quot;},&quot;citationTag&quot;:&quot;MENDELEY_CITATION_v3_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&quot;,&quot;citationItems&quot;:[{&quot;id&quot;:&quot;5f50d2a0-fae2-33e6-8362-b59afbe7a4f1&quot;,&quot;itemData&quot;:{&quot;type&quot;:&quot;article-journal&quot;,&quot;id&quot;:&quot;5f50d2a0-fae2-33e6-8362-b59afbe7a4f1&quot;,&quot;title&quot;:&quot;A multilingual dataset of COVID-19 vaccination attitudes on Twitter&quot;,&quot;author&quot;:[{&quot;family&quot;:&quot;Chen&quot;,&quot;given&quot;:&quot;Ninghan&quot;,&quot;parse-names&quot;:false,&quot;dropping-particle&quot;:&quot;&quot;,&quot;non-dropping-particle&quot;:&quot;&quot;},{&quot;family&quot;:&quot;Chen&quot;,&quot;given&quot;:&quot;Xihui&quot;,&quot;parse-names&quot;:false,&quot;dropping-particle&quot;:&quot;&quot;,&quot;non-dropping-particle&quot;:&quot;&quot;},{&quot;family&quot;:&quot;Pang&quot;,&quot;given&quot;:&quot;Jun&quot;,&quot;parse-names&quot;:false,&quot;dropping-particle&quot;:&quot;&quot;,&quot;non-dropping-particle&quot;:&quot;&quot;}],&quot;container-title&quot;:&quot;Data in Brief&quot;,&quot;container-title-short&quot;:&quot;Data Brief&quot;,&quot;DOI&quot;:&quot;10.1016/j.dib.2022.108503&quot;,&quot;ISSN&quot;:&quot;23523409&quot;,&quot;issued&quot;:{&quot;date-parts&quot;:[[2022,10]]},&quot;page&quot;:&quot;108503&quot;,&quot;volume&quot;:&quot;44&quot;},&quot;isTemporary&quot;:false,&quot;suppress-author&quot;:false,&quot;composite&quot;:false,&quot;author-only&quot;:false}]},{&quot;citationID&quot;:&quot;MENDELEY_CITATION_54cb768d-108e-4297-877d-8063f30659bd&quot;,&quot;properties&quot;:{&quot;noteIndex&quot;:0},&quot;isEdited&quot;:false,&quot;manualOverride&quot;:{&quot;isManuallyOverridden&quot;:false,&quot;citeprocText&quot;:&quot;[16]&quot;,&quot;manualOverrideText&quot;:&quot;&quot;},&quot;citationTag&quot;:&quot;MENDELEY_CITATION_v3_eyJjaXRhdGlvbklEIjoiTUVOREVMRVlfQ0lUQVRJT05fNTRjYjc2OGQtMTA4ZS00Mjk3LTg3N2QtODA2M2YzMDY1OWJk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iwiY29udGFpbmVyLXRpdGxlLXNob3J0IjoiTWFjaCBMZWFybiBLbm93bCBFeHRyIn0sImlzVGVtcG9yYXJ5IjpmYWxzZX1dfQ==&quot;,&quot;citationItems&quot;:[{&quot;id&quot;:&quot;b874c1ea-8028-38c4-9223-25813e2f767a&quot;,&quot;itemData&quot;:{&quot;type&quot;:&quot;article-journal&quot;,&quot;id&quot;:&quot;b874c1ea-8028-38c4-9223-25813e2f767a&quot;,&quot;title&quot;:&quot;An Evaluative Baseline for Sentence-Level Semantic Division&quot;,&quot;author&quot;:[{&quot;family&quot;:&quot;Cai&quot;,&quot;given&quot;:&quot;Kuangsheng&quot;,&quot;parse-names&quot;:false,&quot;dropping-particle&quot;:&quot;&quot;,&quot;non-dropping-particle&quot;:&quot;&quot;},{&quot;family&quot;:&quot;Chen&quot;,&quot;given&quot;:&quot;Zugang&quot;,&quot;parse-names&quot;:false,&quot;dropping-particle&quot;:&quot;&quot;,&quot;non-dropping-particle&quot;:&quot;&quot;},{&quot;family&quot;:&quot;Guo&quot;,&quot;given&quot;:&quot;Hengliang&quot;,&quot;parse-names&quot;:false,&quot;dropping-particle&quot;:&quot;&quot;,&quot;non-dropping-particle&quot;:&quot;&quot;},{&quot;family&quot;:&quot;Wang&quot;,&quot;given&quot;:&quot;Shaohua&quot;,&quot;parse-names&quot;:false,&quot;dropping-particle&quot;:&quot;&quot;,&quot;non-dropping-particle&quot;:&quot;&quot;},{&quot;family&quot;:&quot;Li&quot;,&quot;given&quot;:&quot;Guoqing&quot;,&quot;parse-names&quot;:false,&quot;dropping-particle&quot;:&quot;&quot;,&quot;non-dropping-particle&quot;:&quot;&quot;},{&quot;family&quot;:&quot;Li&quot;,&quot;given&quot;:&quot;Jing&quot;,&quot;parse-names&quot;:false,&quot;dropping-particle&quot;:&quot;&quot;,&quot;non-dropping-particle&quot;:&quot;&quot;},{&quot;family&quot;:&quot;Chen&quot;,&quot;given&quot;:&quot;Feng&quot;,&quot;parse-names&quot;:false,&quot;dropping-particle&quot;:&quot;&quot;,&quot;non-dropping-particle&quot;:&quot;&quot;},{&quot;family&quot;:&quot;Feng&quot;,&quot;given&quot;:&quot;Hang&quot;,&quot;parse-names&quot;:false,&quot;dropping-particle&quot;:&quot;&quot;,&quot;non-dropping-particle&quot;:&quot;&quot;}],&quot;container-title&quot;:&quot;Machine Learning and Knowledge Extraction&quot;,&quot;DOI&quot;:&quot;10.3390/make6010003&quot;,&quot;ISSN&quot;:&quot;25044990&quot;,&quot;issued&quot;:{&quot;date-parts&quot;:[[2024]]},&quot;abstract&quot;:&quot;Semantic folding theory (SFT) is an emerging cognitive science theory that aims to explain how the human brain processes and organizes semantic information. The distribution of text into semantic grids is key to SFT. We propose a sentence-level semantic division baseline with 100 grids (SSDB-100), the only dataset we are currently aware of that performs a relevant validation of the sentence-level SFT algorithm, to evaluate the validity of text distribution in semantic grids and divide it using classical division algorithms on SSDB-100. In this article, we describe the construction of SSDB-100. First, a semantic division questionnaire with broad coverage was generated by limiting the uncertainty range of the topics and corpus. Subsequently, through an expert survey, 11 human experts provided feedback. Finally, we analyzed and processed the feedback; the average consistency index for the used feedback was 0.856 after eliminating the invalid feedback. SSDB-100 has 100 semantic grids with clear distinctions between the grids, allowing the dataset to be extended using semantic methods.&quot;,&quot;issue&quot;:&quot;1&quot;,&quot;volume&quot;:&quot;6&quot;,&quot;container-title-short&quot;:&quot;Mach Learn Knowl Extr&quot;},&quot;isTemporary&quot;:false}]},{&quot;citationID&quot;:&quot;MENDELEY_CITATION_cdbfa80a-b77c-4275-b6a5-f3cff6df5ced&quot;,&quot;properties&quot;:{&quot;noteIndex&quot;:0},&quot;isEdited&quot;:false,&quot;manualOverride&quot;:{&quot;isManuallyOverridden&quot;:false,&quot;citeprocText&quot;:&quot;[10], [18]&quot;,&quot;manualOverrideText&quot;:&quot;&quot;},&quot;citationTag&quot;:&quot;MENDELEY_CITATION_v3_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X1dfQ==&quot;,&quot;citationItems&quot;:[{&quot;id&quot;:&quot;e247b34d-fd4e-3f7c-8eb1-9f90f81c5591&quot;,&quot;itemData&quot;:{&quot;type&quot;:&quot;article-journal&quot;,&quot;id&quot;:&quot;e247b34d-fd4e-3f7c-8eb1-9f90f81c5591&quot;,&quot;title&quot;:&quot;Why Neurons Have Thousands of Synapses, a Theory of Sequence Memory in Neocortex&quot;,&quot;author&quot;:[{&quot;family&quot;:&quot;Hawkins&quot;,&quot;given&quot;:&quot;Jeff&quot;,&quot;parse-names&quot;:false,&quot;dropping-particle&quot;:&quot;&quot;,&quot;non-dropping-particle&quot;:&quot;&quot;},{&quot;family&quot;:&quot;Ahmad&quot;,&quot;given&quot;:&quot;Subutai&quot;,&quot;parse-names&quot;:false,&quot;dropping-particle&quot;:&quot;&quot;,&quot;non-dropping-particle&quot;:&quot;&quot;}],&quot;container-title&quot;:&quot;Frontiers in Neural Circuits&quot;,&quot;DOI&quot;:&quot;10.3389/fncir.2016.00023&quot;,&quot;ISSN&quot;:&quot;16625110&quot;,&quot;issued&quot;:{&quot;date-parts&quot;:[[2016]]},&quot;abstract&quot;:&quot;Pyramidal neurons represent the majority of excitatory neurons in the neocortex. Each pyramidal neuron receives input from thousands of excitatory synapses that are segregated onto dendritic branches. The dendrites themselves are segregated into apical, basal, and proximal integration zones, which have different properties. It is a mystery how pyramidal neurons integrate the input from thousands of synapses, what role the different dendrites play in this integration, and what kind of network behavior this enables in cortical tissue. It has been previously proposed that non-linear properties of dendrites enable cortical neurons to recognize multiple independent patterns. In this paper we extend this idea in multiple ways. First we show that a neuron with several thousand synapses segregated on active dendrites can recognize hundreds of independent patterns of cellular activity even in the presence of large amounts of noise and pattern variation. We then propose a neuron model where patterns detected on proximal dendrites lead to action potentials, defining the classic receptive field of the neuron, and patterns detected on basal and apical dendrites act as predictions by slightly depolarizing the neuron without generating an action potential. By this mechanism, a neuron can predict its activation in hundreds of independent contexts. We then present a network model based on neurons with these properties that learns time-based sequences. The network relies on fast local inhibition to preferentially activate neurons that are slightly depolarized. Through simulation we show that the network scales well and operates robustly over a wide range of parameters as long as the network uses a sparse distributed code of cellular activations. We contrast the properties of the new network model with several other neural network models to illustrate the relative capabilities of each. We conclude that pyramidal neurons with thousands of synapses, active dendrites, and multiple integration zones create a robust and powerful sequence memory. Given the prevalence and similarity of excitatory neurons throughout the neocortex and the importance of sequence memory in inference and behavior, we propose that this form of sequence memory may be a universal property of neocortical tissue.&quot;,&quot;volume&quot;:&quot;10&quot;,&quot;container-title-short&quot;:&quot;Front Neural Circuits&quot;},&quot;isTemporary&quot;:false},{&quot;id&quot;:&quot;1e6d4940-facf-33ec-88c4-e890cf189486&quot;,&quot;itemData&quot;:{&quot;type&quot;:&quot;article-journal&quot;,&quot;id&quot;:&quot;1e6d4940-facf-33ec-88c4-e890cf189486&quot;,&quot;title&quot;:&quot;Hierarchical Temporal Memory Software Agent : In the light of general artificial intelligence criteria&quot;,&quot;author&quot;:[{&quot;family&quot;:&quot;J. Heyder&quot;,&quot;given&quot;:&quot;&quot;,&quot;parse-names&quot;:false,&quot;dropping-particle&quot;:&quot;&quot;,&quot;non-dropping-particle&quot;:&quot;&quot;}],&quot;container-title&quot;:&quot;Digitala Vetenskapliga Arkivet&quot;,&quot;issued&quot;:{&quot;date-parts&quot;:[[2018]]},&quot;container-title-short&quot;:&quot;&quot;},&quot;isTemporary&quot;:false}]},{&quot;citationID&quot;:&quot;MENDELEY_CITATION_716b2604-a33a-4a75-aa3f-8d29d32cf49a&quot;,&quot;properties&quot;:{&quot;noteIndex&quot;:0},&quot;isEdited&quot;:false,&quot;manualOverride&quot;:{&quot;isManuallyOverridden&quot;:false,&quot;citeprocText&quot;:&quot;[11]&quot;,&quot;manualOverrideText&quot;:&quot;&quot;},&quot;citationTag&quot;:&quot;MENDELEY_CITATION_v3_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&quot;,&quot;citationItems&quot;:[{&quot;id&quot;:&quot;793b87e3-a606-3efb-a2cd-9a0f8a21f90b&quot;,&quot;itemData&quot;:{&quot;type&quot;:&quot;article-journal&quot;,&quot;id&quot;:&quot;793b87e3-a606-3efb-a2cd-9a0f8a21f90b&quot;,&quot;title&quot;:&quot;Language representation in the human brain: Evidence from cortical mapping&quot;,&quot;author&quot;:[{&quot;family&quot;:&quot;Bhatnagar&quot;,&quot;given&quot;:&quot;Subhash C.&quot;,&quot;parse-names&quot;:false,&quot;dropping-particle&quot;:&quot;&quot;,&quot;non-dropping-particle&quot;:&quot;&quot;},{&quot;family&quot;:&quot;Mandybur&quot;,&quot;given&quot;:&quot;George T.&quot;,&quot;parse-names&quot;:false,&quot;dropping-particle&quot;:&quot;&quot;,&quot;non-dropping-particle&quot;:&quot;&quot;},{&quot;family&quot;:&quot;Buckingham&quot;,&quot;given&quot;:&quot;Hugh W.&quot;,&quot;parse-names&quot;:false,&quot;dropping-particle&quot;:&quot;&quot;,&quot;non-dropping-particle&quot;:&quot;&quot;},{&quot;family&quot;:&quot;Andy&quot;,&quot;given&quot;:&quot;Orlando J.&quot;,&quot;parse-names&quot;:false,&quot;dropping-particle&quot;:&quot;&quot;,&quot;non-dropping-particle&quot;:&quot;&quot;}],&quot;container-title&quot;:&quot;Brain and Language&quot;,&quot;DOI&quot;:&quot;10.1006/brln.2000.2339&quot;,&quot;ISSN&quot;:&quot;0093934X&quot;,&quot;issued&quot;:{&quot;date-parts&quot;:[[2000]]},&quot;abstract&quot;:&quot;The manner in which the human brain processes grammatical-syntactic and lexical-semantic functions has been extensively debated in neurolinguistics. The discreteness and selectivity of the representation of syntactic-morphological properties in the dominant frontal cortex and the representation of the lexical-semantics in the temporo-parietal cortex have been questioned. Three right-handed adult male neurosurgical patients undergoing left craniotomy for intractable seizures were evaluated using various grammatical and semantic tasks during cortical mapping. The sampling of language tasks consisted of trials with stimulation (experimental) and without stimulation (control) from sites in the dominant fronto-temporo-parietal cortex. The sampling of language implicated a larger cortical area devoted to language (syntactic-morphological and lexical-semantic) tasks. Further, a large part of the fronto-parieto-temporal cortex was involved with syntactic-morphological functions. However, only the parieto-temporal sites were implicated with the ordering of lexicon in sentence construction. These observations suggest that the representation of language in the human brain may be columnar or multilayered. (C) 2000 Academic Press.&quot;,&quot;issue&quot;:&quot;2&quot;,&quot;volume&quot;:&quot;74&quot;,&quot;container-title-short&quot;:&quot;Brain Lang&quot;},&quot;isTemporary&quot;:false}]},{&quot;citationID&quot;:&quot;MENDELEY_CITATION_39591e3c-8f09-490e-a81d-3bbded09e03e&quot;,&quot;properties&quot;:{&quot;noteIndex&quot;:0},&quot;isEdited&quot;:false,&quot;manualOverride&quot;:{&quot;isManuallyOverridden&quot;:false,&quot;citeprocText&quot;:&quot;[13]&quot;,&quot;manualOverrideText&quot;:&quot;&quot;},&quot;citationTag&quot;:&quot;MENDELEY_CITATION_v3_eyJjaXRhdGlvbklEIjoiTUVOREVMRVlfQ0lUQVRJT05fMzk1OTFlM2MtOGYwOS00OTBlLWE4MWQtM2JiZGVkMDllMDNl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citationID&quot;:&quot;MENDELEY_CITATION_8fc3ef32-36ee-48e4-9c98-9ea94c149133&quot;,&quot;properties&quot;:{&quot;noteIndex&quot;:0},&quot;isEdited&quot;:false,&quot;manualOverride&quot;:{&quot;isManuallyOverridden&quot;:false,&quot;citeprocText&quot;:&quot;[19]&quot;,&quot;manualOverrideText&quot;:&quot;&quot;},&quot;citationTag&quot;:&quot;MENDELEY_CITATION_v3_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&quot;,&quot;citationItems&quot;:[{&quot;id&quot;:&quot;238a1a86-1808-31d1-a0c5-335fdd94ea81&quot;,&quot;itemData&quot;:{&quot;type&quot;:&quot;article-journal&quot;,&quot;id&quot;:&quot;238a1a86-1808-31d1-a0c5-335fdd94ea81&quot;,&quot;title&quot;:&quot;Growing dendrites enhance a neuron's computational power and memory capacity&quot;,&quot;author&quot;:[{&quot;family&quot;:&quot;Levy&quot;,&quot;given&quot;:&quot;William B.&quot;,&quot;parse-names&quot;:false,&quot;dropping-particle&quot;:&quot;&quot;,&quot;non-dropping-particle&quot;:&quot;&quot;},{&quot;family&quot;:&quot;Baxter&quot;,&quot;given&quot;:&quot;Robert A.&quot;,&quot;parse-names&quot;:false,&quot;dropping-particle&quot;:&quot;&quot;,&quot;non-dropping-particle&quot;:&quot;&quot;}],&quot;container-title&quot;:&quot;Neural Networks&quot;,&quot;DOI&quot;:&quot;10.1016/j.neunet.2023.04.033&quot;,&quot;ISSN&quot;:&quot;18792782&quot;,&quot;issued&quot;:{&quot;date-parts&quot;:[[2023]]},&quot;abstract&quot;:&quot;Neocortical pyramidal neurons have many dendrites, and such dendrites are capable of, in isolation of one-another, generating a neuronal spike. It is also now understood that there is a large amount of dendritic growth during the first years of a humans life, arguably a period of prodigious learning. These observations inspire the construction of a local, stochastic algorithm based on an earlier stochastic, homeostatic, Hebbian developmental theory. Here we investigate the neurocomputational advantages and limits on this novel algorithm that combines dendritogenesis with supervised adaptive synaptogenesis. Neurons created with this algorithm have enhanced memory capacity, can avoid catastrophic interference (forgetting), and have the ability to unmix mixture distributions. In particular, individual dendrites develop within each class, in an unsupervised manner, to become feature-clusters that correspond to the mixing elements of class-conditional mixture distribution. Error-free classification is demonstrated with input perturbations up to 40%. Although discriminative problems are used to understand the capabilities of the stochastic algorithm and the neuronal connectivity it produces, the algorithm is in the generative class, it thus seems ideal for decisions that require generalization, i.e., extrapolation beyond previous learning.&quot;,&quot;volume&quot;:&quot;164&quot;,&quot;container-title-short&quot;:&quot;&quot;},&quot;isTemporary&quot;:false,&quot;suppress-author&quot;:false,&quot;composite&quot;:false,&quot;author-only&quot;:false}]},{&quot;citationID&quot;:&quot;MENDELEY_CITATION_dfe6086e-0a9f-486b-8ee1-807e7d1298de&quot;,&quot;properties&quot;:{&quot;noteIndex&quot;:0},&quot;isEdited&quot;:false,&quot;manualOverride&quot;:{&quot;isManuallyOverridden&quot;:false,&quot;citeprocText&quot;:&quot;[13]&quot;,&quot;manualOverrideText&quot;:&quot;&quot;},&quot;citationTag&quot;:&quot;MENDELEY_CITATION_v3_eyJjaXRhdGlvbklEIjoiTUVOREVMRVlfQ0lUQVRJT05fZGZlNjA4NmUtMGE5Zi00ODZiLThlZTEtODA3ZTdkMTI5OGRl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suppress-author&quot;:false,&quot;composite&quot;:false,&quot;author-only&quot;:false}]},{&quot;citationID&quot;:&quot;MENDELEY_CITATION_67dbb02c-496a-4ab2-9b27-28e05953aca1&quot;,&quot;properties&quot;:{&quot;noteIndex&quot;:0},&quot;isEdited&quot;:false,&quot;manualOverride&quot;:{&quot;isManuallyOverridden&quot;:false,&quot;citeprocText&quot;:&quot;[20]&quot;,&quot;manualOverrideText&quot;:&quot;&quot;},&quot;citationTag&quot;:&quot;MENDELEY_CITATION_v3_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&quot;,&quot;citationItems&quot;:[{&quot;id&quot;:&quot;7cf9f2ee-aaf4-354e-b995-a6ab401a0932&quot;,&quot;itemData&quot;:{&quot;type&quot;:&quot;article-journal&quot;,&quot;id&quot;:&quot;7cf9f2ee-aaf4-354e-b995-a6ab401a0932&quot;,&quot;title&quot;:&quot;Enriching query semantics for code search with reinforcement learning&quot;,&quot;author&quot;:[{&quot;family&quot;:&quot;Wang&quot;,&quot;given&quot;:&quot;Chaozheng&quot;,&quot;parse-names&quot;:false,&quot;dropping-particle&quot;:&quot;&quot;,&quot;non-dropping-particle&quot;:&quot;&quot;},{&quot;family&quot;:&quot;Nong&quot;,&quot;given&quot;:&quot;Zhenhao&quot;,&quot;parse-names&quot;:false,&quot;dropping-particle&quot;:&quot;&quot;,&quot;non-dropping-particle&quot;:&quot;&quot;},{&quot;family&quot;:&quot;Gao&quot;,&quot;given&quot;:&quot;Cuiyun&quot;,&quot;parse-names&quot;:false,&quot;dropping-particle&quot;:&quot;&quot;,&quot;non-dropping-particle&quot;:&quot;&quot;},{&quot;family&quot;:&quot;Li&quot;,&quot;given&quot;:&quot;Zongjie&quot;,&quot;parse-names&quot;:false,&quot;dropping-particle&quot;:&quot;&quot;,&quot;non-dropping-particle&quot;:&quot;&quot;},{&quot;family&quot;:&quot;Zeng&quot;,&quot;given&quot;:&quot;Jichuan&quot;,&quot;parse-names&quot;:false,&quot;dropping-particle&quot;:&quot;&quot;,&quot;non-dropping-particle&quot;:&quot;&quot;},{&quot;family&quot;:&quot;Xing&quot;,&quot;given&quot;:&quot;Zhenchang&quot;,&quot;parse-names&quot;:false,&quot;dropping-particle&quot;:&quot;&quot;,&quot;non-dropping-particle&quot;:&quot;&quot;},{&quot;family&quot;:&quot;Liu&quot;,&quot;given&quot;:&quot;Yang&quot;,&quot;parse-names&quot;:false,&quot;dropping-particle&quot;:&quot;&quot;,&quot;non-dropping-particle&quot;:&quot;&quot;}],&quot;container-title&quot;:&quot;Neural Networks&quot;,&quot;DOI&quot;:&quot;10.1016/j.neunet.2021.09.025&quot;,&quot;ISSN&quot;:&quot;08936080&quot;,&quot;issued&quot;:{&quot;date-parts&quot;:[[2022,1]]},&quot;page&quot;:&quot;22-32&quot;,&quot;volume&quot;:&quot;145&quot;,&quot;container-title-short&quot;:&quot;&quot;},&quot;isTemporary&quot;:false,&quot;suppress-author&quot;:false,&quot;composite&quot;:false,&quot;author-only&quot;:false}]},{&quot;citationID&quot;:&quot;MENDELEY_CITATION_8d086d23-ba2e-4235-9788-03f9cc591b11&quot;,&quot;properties&quot;:{&quot;noteIndex&quot;:0},&quot;isEdited&quot;:false,&quot;manualOverride&quot;:{&quot;isManuallyOverridden&quot;:false,&quot;citeprocText&quot;:&quot;[21]&quot;,&quot;manualOverrideText&quot;:&quot;&quot;},&quot;citationTag&quot;:&quot;MENDELEY_CITATION_v3_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&quot;,&quot;citationItems&quot;:[{&quot;id&quot;:&quot;6a79aa58-bf3a-374c-806f-bccd3c267173&quot;,&quot;itemData&quot;:{&quot;type&quot;:&quot;paper-conference&quot;,&quot;id&quot;:&quot;6a79aa58-bf3a-374c-806f-bccd3c267173&quot;,&quot;title&quot;:&quot;Bottom-Up and Top-Down Attention for Image Captioning and Visual Question Answering&quot;,&quot;author&quot;:[{&quot;family&quot;:&quot;Anderson&quot;,&quot;given&quot;:&quot;Peter&quot;,&quot;parse-names&quot;:false,&quot;dropping-particle&quot;:&quot;&quot;,&quot;non-dropping-particle&quot;:&quot;&quot;},{&quot;family&quot;:&quot;He&quot;,&quot;given&quot;:&quot;Xiaodong&quot;,&quot;parse-names&quot;:false,&quot;dropping-particle&quot;:&quot;&quot;,&quot;non-dropping-particle&quot;:&quot;&quot;},{&quot;family&quot;:&quot;Buehler&quot;,&quot;given&quot;:&quot;Chris&quot;,&quot;parse-names&quot;:false,&quot;dropping-particle&quot;:&quot;&quot;,&quot;non-dropping-particle&quot;:&quot;&quot;},{&quot;family&quot;:&quot;Teney&quot;,&quot;given&quot;:&quot;Damien&quot;,&quot;parse-names&quot;:false,&quot;dropping-particle&quot;:&quot;&quot;,&quot;non-dropping-particle&quot;:&quot;&quot;},{&quot;family&quot;:&quot;Johnson&quot;,&quot;given&quot;:&quot;Mark&quot;,&quot;parse-names&quot;:false,&quot;dropping-particle&quot;:&quot;&quot;,&quot;non-dropping-particle&quot;:&quot;&quot;},{&quot;family&quot;:&quot;Gould&quot;,&quot;given&quot;:&quot;Stephen&quot;,&quot;parse-names&quot;:false,&quot;dropping-particle&quot;:&quot;&quot;,&quot;non-dropping-particle&quot;:&quot;&quot;},{&quot;family&quot;:&quot;Zhang&quot;,&quot;given&quot;:&quot;Lei&quot;,&quot;parse-names&quot;:false,&quot;dropping-particle&quot;:&quot;&quot;,&quot;non-dropping-particle&quot;:&quot;&quot;}],&quot;container-title&quot;:&quot;Proceedings of the IEEE Computer Society Conference on Computer Vision and Pattern Recognition&quot;,&quot;DOI&quot;:&quot;10.1109/CVPR.2018.00636&quot;,&quot;ISSN&quot;:&quot;10636919&quot;,&quot;issued&quot;:{&quot;date-parts&quot;:[[2018]]},&quot;abstract&quot;:&quot;Top-down visual attention mechanisms have been used extensively in image captioning and visual question answering (VQA) to enable deeper image understanding through fine-grained analysis and even multiple steps of reasoning. In this work, we propose a combined bottom-up and top-down attention mechanism that enables attention to be calculated at the level of objects and other salient image regions. This is the natural basis for attention to be considered. Within our approach, the bottom-up mechanism (based on Faster R-CNN) proposes image regions, each with an associated feature vector, while the top-down mechanism determines feature weightings. Applying this approach to image captioning, our results on the MSCOCO test server establish a new state-of-the-art for the task, achieving CIDEr / SPICE / BLEU-4 scores of 117.9, 21.5 and 36.9, respectively. Demonstrating the broad applicability of the method, applying the same approach to VQA we obtain first place in the 2017 VQA Challenge.&quot;,&quot;container-title-short&quot;:&quot;&quot;},&quot;isTemporary&quot;:false}]},{&quot;citationID&quot;:&quot;MENDELEY_CITATION_b9a8fcbf-e448-4dcb-94db-028e97daca6f&quot;,&quot;properties&quot;:{&quot;noteIndex&quot;:0},&quot;isEdited&quot;:false,&quot;manualOverride&quot;:{&quot;isManuallyOverridden&quot;:false,&quot;citeprocText&quot;:&quot;[7]&quot;,&quot;manualOverrideText&quot;:&quot;&quot;},&quot;citationTag&quot;:&quot;MENDELEY_CITATION_v3_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&quot;,&quot;citationItems&quot;:[{&quot;id&quot;:&quot;295bc12d-8965-3db1-9765-93f9521d65ea&quot;,&quot;itemData&quot;:{&quot;type&quot;:&quot;article-journal&quot;,&quot;id&quot;:&quot;295bc12d-8965-3db1-9765-93f9521d65ea&quot;,&quot;title&quot;:&quot;Medical visual question answering: A survey&quot;,&quot;author&quot;:[{&quot;family&quot;:&quot;Lin&quot;,&quot;given&quot;:&quot;Zhihong&quot;,&quot;parse-names&quot;:false,&quot;dropping-particle&quot;:&quot;&quot;,&quot;non-dropping-particle&quot;:&quot;&quot;},{&quot;family&quot;:&quot;Zhang&quot;,&quot;given&quot;:&quot;Donghao&quot;,&quot;parse-names&quot;:false,&quot;dropping-particle&quot;:&quot;&quot;,&quot;non-dropping-particle&quot;:&quot;&quot;},{&quot;family&quot;:&quot;Tao&quot;,&quot;given&quot;:&quot;Qingyi&quot;,&quot;parse-names&quot;:false,&quot;dropping-particle&quot;:&quot;&quot;,&quot;non-dropping-particle&quot;:&quot;&quot;},{&quot;family&quot;:&quot;Shi&quot;,&quot;given&quot;:&quot;Danli&quot;,&quot;parse-names&quot;:false,&quot;dropping-particle&quot;:&quot;&quot;,&quot;non-dropping-particle&quot;:&quot;&quot;},{&quot;family&quot;:&quot;Haffari&quot;,&quot;given&quot;:&quot;Gholamreza&quot;,&quot;parse-names&quot;:false,&quot;dropping-particle&quot;:&quot;&quot;,&quot;non-dropping-particle&quot;:&quot;&quot;},{&quot;family&quot;:&quot;Wu&quot;,&quot;given&quot;:&quot;Qi&quot;,&quot;parse-names&quot;:false,&quot;dropping-particle&quot;:&quot;&quot;,&quot;non-dropping-particle&quot;:&quot;&quot;},{&quot;family&quot;:&quot;He&quot;,&quot;given&quot;:&quot;Mingguang&quot;,&quot;parse-names&quot;:false,&quot;dropping-particle&quot;:&quot;&quot;,&quot;non-dropping-particle&quot;:&quot;&quot;},{&quot;family&quot;:&quot;Ge&quot;,&quot;given&quot;:&quot;Zongyuan&quot;,&quot;parse-names&quot;:false,&quot;dropping-particle&quot;:&quot;&quot;,&quot;non-dropping-particle&quot;:&quot;&quot;}],&quot;container-title&quot;:&quot;Artificial Intelligence in Medicine&quot;,&quot;container-title-short&quot;:&quot;Artif Intell Med&quot;,&quot;DOI&quot;:&quot;10.1016/j.artmed.2023.102611&quot;,&quot;ISSN&quot;:&quot;09333657&quot;,&quot;issued&quot;:{&quot;date-parts&quot;:[[2023,9]]},&quot;page&quot;:&quot;102611&quot;,&quot;volume&quot;:&quot;143&quot;},&quot;isTemporary&quot;:false,&quot;suppress-author&quot;:false,&quot;composite&quot;:false,&quot;author-only&quot;:false}]},{&quot;citationID&quot;:&quot;MENDELEY_CITATION_9fb4bff9-50bf-4994-b454-45e8157992d1&quot;,&quot;properties&quot;:{&quot;noteIndex&quot;:0},&quot;isEdited&quot;:false,&quot;manualOverride&quot;:{&quot;isManuallyOverridden&quot;:false,&quot;citeprocText&quot;:&quot;[22]&quot;,&quot;manualOverrideText&quot;:&quot;&quot;},&quot;citationTag&quot;:&quot;MENDELEY_CITATION_v3_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&quot;,&quot;citationItems&quot;:[{&quot;id&quot;:&quot;f4572328-5458-370b-a94d-0507dd381ec7&quot;,&quot;itemData&quot;:{&quot;type&quot;:&quot;article-journal&quot;,&quot;id&quot;:&quot;f4572328-5458-370b-a94d-0507dd381ec7&quot;,&quot;title&quot;:&quot;Assessing classifier’s performance&quot;,&quot;author&quot;:[{&quot;family&quot;:&quot;Hernández-Del-Toro&quot;,&quot;given&quot;:&quot;Tonatiuh&quot;,&quot;parse-names&quot;:false,&quot;dropping-particle&quot;:&quot;&quot;,&quot;non-dropping-particle&quot;:&quot;&quot;},{&quot;family&quot;:&quot;Martínez-Santiago&quot;,&quot;given&quot;:&quot;Fernando&quot;,&quot;parse-names&quot;:false,&quot;dropping-particle&quot;:&quot;&quot;,&quot;non-dropping-particle&quot;:&quot;&quot;},{&quot;family&quot;:&quot;Montejo-Ráez&quot;,&quot;given&quot;:&quot;Arturo&quot;,&quot;parse-names&quot;:false,&quot;dropping-particle&quot;:&quot;&quot;,&quot;non-dropping-particle&quot;:&quot;&quot;}],&quot;container-title&quot;:&quot;Biosignal Processing and Classification Using Computational Learning and Intelligence: Principles, Algorithms, and Applications&quot;,&quot;accessed&quot;:{&quot;date-parts&quot;:[[2024,12,28]]},&quot;DOI&quot;:&quot;10.1016/B978-0-12-820125-1.00018-X&quot;,&quot;ISBN&quot;:&quot;9780128201251&quot;,&quot;issued&quot;:{&quot;date-parts&quot;:[[2021,1,1]]},&quot;page&quot;:&quot;131-149&quot;,&quot;abstract&quot;:&quot;After the implementation of a biosignal-based pattern recognition system, its performance can be evaluated and analyzed for several goals. For example, we can assess it for knowing how good was the system for learning the pattern during both training and test stages, keeping in mind that the assessment using testing data (non-seen during the training) allows us to get a better idea about the generalization power of the system. For accomplishing this and depending on the available data, we will have several options to arrange the whole dataset and to repeat the training and testing stages for computing different estimations of the generalization power. In addition, we could be interested in knowing which class or classes were better learned, especially, when we are working with unbalanced datasets. Given all these goals, the main measures and the available techniques to measure the pattern recognition system’s performance, along with the relevant decision criteria, will be discussed in this chapter. Finally, we could also be interested in knowing how good is a system compared to other related systems. For that reason, the most common statistical tests are also described.&quot;,&quot;publisher&quot;:&quot;Elsevier&quot;,&quot;container-title-short&quot;:&quot;&quot;},&quot;isTemporary&quot;:false,&quot;suppress-author&quot;:false,&quot;composite&quot;:false,&quot;author-only&quot;:false}]},{&quot;citationID&quot;:&quot;MENDELEY_CITATION_7437e612-49a3-49ae-b167-a026ee650ac3&quot;,&quot;properties&quot;:{&quot;noteIndex&quot;:0},&quot;isEdited&quot;:false,&quot;manualOverride&quot;:{&quot;isManuallyOverridden&quot;:false,&quot;citeprocText&quot;:&quot;[23]&quot;,&quot;manualOverrideText&quot;:&quot;&quot;},&quot;citationTag&quot;:&quot;MENDELEY_CITATION_v3_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&quot;,&quot;citationItems&quot;:[{&quot;id&quot;:&quot;9c2c7092-3aa5-36b6-9f05-44405547a215&quot;,&quot;itemData&quot;:{&quot;type&quot;:&quot;webpage&quot;,&quot;id&quot;:&quot;9c2c7092-3aa5-36b6-9f05-44405547a215&quot;,&quot;title&quot;:&quot;Evaluating QA: Metrics, Predictions, and the Null Response&quot;,&quot;author&quot;:[{&quot;family&quot;:&quot;Melanie Beck&quot;,&quot;given&quot;:&quot;&quot;,&quot;parse-names&quot;:false,&quot;dropping-particle&quot;:&quot;&quot;,&quot;non-dropping-particle&quot;:&quot;&quot;}],&quot;accessed&quot;:{&quot;date-parts&quot;:[[2024,12,28]]},&quot;URL&quot;:&quot;https://qa.fastforwardlabs.com/no%20answer/null%20threshold/bert/distilbert/exact%20match/f1/robust%20predictions/2020/06/09/Evaluating_BERT_on_SQuAD.html&quot;,&quot;issued&quot;:{&quot;date-parts&quot;:[[2020,6,9]]},&quot;container-title-short&quot;:&quot;&quot;},&quot;isTemporary&quot;:false,&quot;suppress-author&quot;:false,&quot;composite&quot;:false,&quot;author-only&quot;:false}]},{&quot;citationID&quot;:&quot;MENDELEY_CITATION_bf9b4771-fb14-4286-bb0d-9befa9f1dbf5&quot;,&quot;properties&quot;:{&quot;noteIndex&quot;:0},&quot;isEdited&quot;:false,&quot;manualOverride&quot;:{&quot;isManuallyOverridden&quot;:false,&quot;citeprocText&quot;:&quot;[24]&quot;,&quot;manualOverrideText&quot;:&quot;&quot;},&quot;citationTag&quot;:&quot;MENDELEY_CITATION_v3_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&quot;,&quot;citationItems&quot;:[{&quot;id&quot;:&quot;4a39e3d7-1dc0-32df-afcb-0128fee61575&quot;,&quot;itemData&quot;:{&quot;type&quot;:&quot;webpage&quot;,&quot;id&quot;:&quot;4a39e3d7-1dc0-32df-afcb-0128fee61575&quot;,&quot;title&quot;:&quot;MRR vs MAP vs NDCG: Rank-Aware Evaluation Metrics And When To Use Them&quot;,&quot;author&quot;:[{&quot;family&quot;:&quot;Moussa Taifi&quot;,&quot;given&quot;:&quot;&quot;,&quot;parse-names&quot;:false,&quot;dropping-particle&quot;:&quot;&quot;,&quot;non-dropping-particle&quot;:&quot;&quot;}],&quot;container-title&quot;:&quot; The Startup&quot;,&quot;accessed&quot;:{&quot;date-parts&quot;:[[2024,12,28]]},&quot;URL&quot;:&quot;https://medium.com/swlh/rank-aware-recsys-evaluation-metrics-5191bba16832&quot;,&quot;issued&quot;:{&quot;date-parts&quot;:[[2019,11,25]]},&quot;container-title-short&quot;:&quot;&quot;},&quot;isTemporary&quot;:false,&quot;suppress-author&quot;:false,&quot;composite&quot;:false,&quot;author-only&quot;:false}]},{&quot;citationID&quot;:&quot;MENDELEY_CITATION_36cbc3a0-3ccf-4e4a-810a-cea7cc868092&quot;,&quot;properties&quot;:{&quot;noteIndex&quot;:0},&quot;isEdited&quot;:false,&quot;manualOverride&quot;:{&quot;isManuallyOverridden&quot;:false,&quot;citeprocText&quot;:&quot;[25]&quot;,&quot;manualOverrideText&quot;:&quot;&quot;},&quot;citationTag&quot;:&quot;MENDELEY_CITATION_v3_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&quot;,&quot;citationItems&quot;:[{&quot;id&quot;:&quot;e2be36e7-5055-3049-96ae-0d29c50f9607&quot;,&quot;itemData&quot;:{&quot;type&quot;:&quot;webpage&quot;,&quot;id&quot;:&quot;e2be36e7-5055-3049-96ae-0d29c50f9607&quot;,&quot;title&quot;:&quot;Understanding BLEU and ROUGE score for NLP evaluation&quot;,&quot;author&quot;:[{&quot;family&quot;:&quot;Sthanikam Santhosh&quot;,&quot;given&quot;:&quot;&quot;,&quot;parse-names&quot;:false,&quot;dropping-particle&quot;:&quot;&quot;,&quot;non-dropping-particle&quot;:&quot;&quot;}],&quot;container-title&quot;:&quot;Medium&quot;,&quot;accessed&quot;:{&quot;date-parts&quot;:[[2024,12,28]]},&quot;URL&quot;:&quot;https://medium.com/@sthanikamsanthosh1994/understanding-bleu-and-rouge-score-for-nlp-evaluation-1ab334ecadcb&quot;,&quot;issued&quot;:{&quot;date-parts&quot;:[[2023,4,16]]},&quot;container-title-short&quot;:&quot;&quot;},&quot;isTemporary&quot;:false,&quot;suppress-author&quot;:false,&quot;composite&quot;:false,&quot;author-only&quot;:false}]},{&quot;citationID&quot;:&quot;MENDELEY_CITATION_40081c6b-81a7-456a-a9b5-384d57837a43&quot;,&quot;properties&quot;:{&quot;noteIndex&quot;:0},&quot;isEdited&quot;:false,&quot;manualOverride&quot;:{&quot;isManuallyOverridden&quot;:false,&quot;citeprocText&quot;:&quot;[26]&quot;,&quot;manualOverrideText&quot;:&quot;&quot;},&quot;citationTag&quot;:&quot;MENDELEY_CITATION_v3_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&quot;,&quot;citationItems&quot;:[{&quot;id&quot;:&quot;7e00edeb-f9e9-3de0-a366-cbe0a1d4c95a&quot;,&quot;itemData&quot;:{&quot;type&quot;:&quot;paper-conference&quot;,&quot;id&quot;:&quot;7e00edeb-f9e9-3de0-a366-cbe0a1d4c95a&quot;,&quot;title&quot;:&quot;SQuad: 100,000+ questions for machine comprehension of text&quot;,&quot;author&quot;:[{&quot;family&quot;:&quot;Rajpurkar&quot;,&quot;given&quot;:&quot;Pranav&quot;,&quot;parse-names&quot;:false,&quot;dropping-particle&quot;:&quot;&quot;,&quot;non-dropping-particle&quot;:&quot;&quot;},{&quot;family&quot;:&quot;Zhang&quot;,&quot;given&quot;:&quot;Jian&quot;,&quot;parse-names&quot;:false,&quot;dropping-particle&quot;:&quot;&quot;,&quot;non-dropping-particle&quot;:&quot;&quot;},{&quot;family&quot;:&quot;Lopyrev&quot;,&quot;given&quot;:&quot;Konstantin&quot;,&quot;parse-names&quot;:false,&quot;dropping-particle&quot;:&quot;&quot;,&quot;non-dropping-particle&quot;:&quot;&quot;},{&quot;family&quot;:&quot;Liang&quot;,&quot;given&quot;:&quot;Percy&quot;,&quot;parse-names&quot;:false,&quot;dropping-particle&quot;:&quot;&quot;,&quot;non-dropping-particle&quot;:&quot;&quot;}],&quot;container-title&quot;:&quot;EMNLP 2016 - Conference on Empirical Methods in Natural Language Processing, Proceedings&quot;,&quot;DOI&quot;:&quot;10.18653/v1/d16-1264&quot;,&quot;issued&quot;:{&quot;date-parts&quot;:[[2016]]},&quot;abstract&quot;:&quot;We present the Stanford Question Answering Dataset (SQuAD), a new reading comprehension dataset consisting of 100,000+ questions posed by crowdworkers on a set of Wikipedia articles, where the answer to each question is a segment of text from the corresponding reading passage. We analyze the dataset to understand the types of reasoning required to answer the questions, leaning heavily on dependency and constituency trees. We build a strong logistic regression model, which achieves an F1 score of 51.0%, a significant improvement over a simple baseline (20%). However, human performance (86.8%) is much higher, indicating that the dataset presents a good challenge problem for future research. The dataset is freely available at https://stanford-qa.com.&quot;,&quot;container-title-short&quot;:&quot;&quot;},&quot;isTemporary&quot;:false,&quot;suppress-author&quot;:false,&quot;composite&quot;:false,&quot;author-only&quot;:false}]},{&quot;citationID&quot;:&quot;MENDELEY_CITATION_f84391c7-83d0-491a-afe7-3a6e8ea9bab3&quot;,&quot;properties&quot;:{&quot;noteIndex&quot;:0},&quot;isEdited&quot;:false,&quot;manualOverride&quot;:{&quot;isManuallyOverridden&quot;:false,&quot;citeprocText&quot;:&quot;[27]&quot;,&quot;manualOverrideText&quot;:&quot;&quot;},&quot;citationTag&quot;:&quot;MENDELEY_CITATION_v3_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&quot;,&quot;citationItems&quot;:[{&quot;id&quot;:&quot;c6f32229-1ef0-3ccd-8bb1-2b5cb6ed960d&quot;,&quot;itemData&quot;:{&quot;type&quot;:&quot;article-journal&quot;,&quot;id&quot;:&quot;c6f32229-1ef0-3ccd-8bb1-2b5cb6ed960d&quot;,&quot;title&quot;:&quot;Natural Questions: A Benchmark for Question Answering Research&quot;,&quot;author&quot;:[{&quot;family&quot;:&quot;Kwiatkowski&quot;,&quot;given&quot;:&quot;Tom&quot;,&quot;parse-names&quot;:false,&quot;dropping-particle&quot;:&quot;&quot;,&quot;non-dropping-particle&quot;:&quot;&quot;},{&quot;family&quot;:&quot;Palomaki&quot;,&quot;given&quot;:&quot;Jennimaria&quot;,&quot;parse-names&quot;:false,&quot;dropping-particle&quot;:&quot;&quot;,&quot;non-dropping-particle&quot;:&quot;&quot;},{&quot;family&quot;:&quot;Redfield&quot;,&quot;given&quot;:&quot;Olivia&quot;,&quot;parse-names&quot;:false,&quot;dropping-particle&quot;:&quot;&quot;,&quot;non-dropping-particle&quot;:&quot;&quot;},{&quot;family&quot;:&quot;Collins&quot;,&quot;given&quot;:&quot;Michael&quot;,&quot;parse-names&quot;:false,&quot;dropping-particle&quot;:&quot;&quot;,&quot;non-dropping-particle&quot;:&quot;&quot;},{&quot;family&quot;:&quot;Parikh&quot;,&quot;given&quot;:&quot;Ankur&quot;,&quot;parse-names&quot;:false,&quot;dropping-particle&quot;:&quot;&quot;,&quot;non-dropping-particle&quot;:&quot;&quot;},{&quot;family&quot;:&quot;Alberti&quot;,&quot;given&quot;:&quot;Chris&quot;,&quot;parse-names&quot;:false,&quot;dropping-particle&quot;:&quot;&quot;,&quot;non-dropping-particle&quot;:&quot;&quot;},{&quot;family&quot;:&quot;Epstein&quot;,&quot;given&quot;:&quot;Danielle&quot;,&quot;parse-names&quot;:false,&quot;dropping-particle&quot;:&quot;&quot;,&quot;non-dropping-particle&quot;:&quot;&quot;},{&quot;family&quot;:&quot;Polosukhin&quot;,&quot;given&quot;:&quot;Illia&quot;,&quot;parse-names&quot;:false,&quot;dropping-particle&quot;:&quot;&quot;,&quot;non-dropping-particle&quot;:&quot;&quot;},{&quot;family&quot;:&quot;Devlin&quot;,&quot;given&quot;:&quot;Jacob&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family&quot;:&quot;Jones&quot;,&quot;given&quot;:&quot;Llion&quot;,&quot;parse-names&quot;:false,&quot;dropping-particle&quot;:&quot;&quot;,&quot;non-dropping-particle&quot;:&quot;&quot;},{&quot;family&quot;:&quot;Kelcey&quot;,&quot;given&quot;:&quot;Matthew&quot;,&quot;parse-names&quot;:false,&quot;dropping-particle&quot;:&quot;&quot;,&quot;non-dropping-particle&quot;:&quot;&quot;},{&quot;family&quot;:&quot;Chang&quot;,&quot;given&quot;:&quot;Ming Wei&quot;,&quot;parse-names&quot;:false,&quot;dropping-particle&quot;:&quot;&quot;,&quot;non-dropping-particle&quot;:&quot;&quot;},{&quot;family&quot;:&quot;Dai&quot;,&quot;given&quot;:&quot;Andrew M.&quot;,&quot;parse-names&quot;:false,&quot;dropping-particle&quot;:&quot;&quot;,&quot;non-dropping-particle&quot;:&quot;&quot;},{&quot;family&quot;:&quot;Uszkoreit&quot;,&quot;given&quot;:&quot;Jakob&quot;,&quot;parse-names&quot;:false,&quot;dropping-particle&quot;:&quot;&quot;,&quot;non-dropping-particle&quot;:&quot;&quot;},{&quot;family&quot;:&quot;Le&quot;,&quot;given&quot;:&quot;Quoc&quot;,&quot;parse-names&quot;:false,&quot;dropping-particle&quot;:&quot;&quot;,&quot;non-dropping-particle&quot;:&quot;&quot;},{&quot;family&quot;:&quot;Petrov&quot;,&quot;given&quot;:&quot;Slav&quot;,&quot;parse-names&quot;:false,&quot;dropping-particle&quot;:&quot;&quot;,&quot;non-dropping-particle&quot;:&quot;&quot;}],&quot;container-title&quot;:&quot;Transactions of the Association for Computational Linguistics&quot;,&quot;container-title-short&quot;:&quot;Trans Assoc Comput Linguist&quot;,&quot;DOI&quot;:&quot;10.1162/tacl_a_00276&quot;,&quot;ISSN&quot;:&quot;2307387X&quot;,&quot;issued&quot;:{&quot;date-parts&quot;:[[2019]]},&quot;abstract&quot;:&quot;We present the Natural Questions corpus, a question answering data set. Questions consist of real anonymized, aggregated queries issued to the Google search engine. An annotator is presented with a question along with a Wikipedia page from the top 5 search results, and annotates a long answer (typically a paragraph) and a short answer (one or more entities) if present on the page, or marks null if no long/short answer is present. The public release consists of 307,373 training examples with single annotations; 7,830 examples with 5-way annotations for development data; and a further 7,842 examples with 5-way annotated sequestered as test data. We present experiments validating quality of the data. We also describe analysis of 25-way annotations on 302 examples, giving insights into human variability on the annotation task. We introduce robust metrics for the purposes of evaluating question answering systems; demonstrate high human upper bounds on these metrics; and establish baseline results using competitive methods drawn from related literature.&quot;,&quot;volume&quot;:&quot;7&quot;},&quot;isTemporary&quot;:false,&quot;suppress-author&quot;:false,&quot;composite&quot;:false,&quot;author-only&quot;:false}]},{&quot;citationID&quot;:&quot;MENDELEY_CITATION_f5826f44-1e03-4a10-9cf7-66de0f387484&quot;,&quot;properties&quot;:{&quot;noteIndex&quot;:0},&quot;isEdited&quot;:false,&quot;manualOverride&quot;:{&quot;isManuallyOverridden&quot;:false,&quot;citeprocText&quot;:&quot;[28]&quot;,&quot;manualOverrideText&quot;:&quot;&quot;},&quot;citationTag&quot;:&quot;MENDELEY_CITATION_v3_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&quot;,&quot;citationItems&quot;:[{&quot;id&quot;:&quot;946b16dd-384d-33d3-8e91-c3e41d41e922&quot;,&quot;itemData&quot;:{&quot;type&quot;:&quot;paper-conference&quot;,&quot;id&quot;:&quot;946b16dd-384d-33d3-8e91-c3e41d41e922&quot;,&quot;title&quot;:&quot;MS MARCO: A human generated MAchine reading COmprehension dataset&quot;,&quot;author&quot;:[{&quot;family&quot;:&quot;Nguyen&quot;,&quot;given&quot;:&quot;Tri&quot;,&quot;parse-names&quot;:false,&quot;dropping-particle&quot;:&quot;&quot;,&quot;non-dropping-particle&quot;:&quot;&quot;},{&quot;family&quot;:&quot;Rosenberg&quot;,&quot;given&quot;:&quot;Mir&quot;,&quot;parse-names&quot;:false,&quot;dropping-particle&quot;:&quot;&quot;,&quot;non-dropping-particle&quot;:&quot;&quot;},{&quot;family&quot;:&quot;Song&quot;,&quot;given&quot;:&quot;Xia&quot;,&quot;parse-names&quot;:false,&quot;dropping-particle&quot;:&quot;&quot;,&quot;non-dropping-particle&quot;:&quot;&quot;},{&quot;family&quot;:&quot;Gao&quot;,&quot;given&quot;:&quot;Jianfeng&quot;,&quot;parse-names&quot;:false,&quot;dropping-particle&quot;:&quot;&quot;,&quot;non-dropping-particle&quot;:&quot;&quot;},{&quot;family&quot;:&quot;Tiwary&quot;,&quot;given&quot;:&quot;Saurabh&quot;,&quot;parse-names&quot;:false,&quot;dropping-particle&quot;:&quot;&quot;,&quot;non-dropping-particle&quot;:&quot;&quot;},{&quot;family&quot;:&quot;Majumder&quot;,&quot;given&quot;:&quot;Rangan&quot;,&quot;parse-names&quot;:false,&quot;dropping-particle&quot;:&quot;&quot;,&quot;non-dropping-particle&quot;:&quot;&quot;},{&quot;family&quot;:&quot;Deng&quot;,&quot;given&quot;:&quot;Li&quot;,&quot;parse-names&quot;:false,&quot;dropping-particle&quot;:&quot;&quot;,&quot;non-dropping-particle&quot;:&quot;&quot;}],&quot;container-title&quot;:&quot;CEUR Workshop Proceedings&quot;,&quot;container-title-short&quot;:&quot;CEUR Workshop Proc&quot;,&quot;ISSN&quot;:&quot;16130073&quot;,&quot;issued&quot;:{&quot;date-parts&quot;:[[2016]]},&quot;abstract&quot;:&quot;This paper presents our recent work on the design and development of a new, large scale dataset, which we name MS MARCO, for MAchine Reading COmprehension. This new dataset is aimed to overcome a number of well-known weaknesses of previous publicly available datasets for the same task of reading comprehension and question answering. In MS MARCO, all questions are sampled from real anonymized user queries. The context passages, from which answers in the dataset are derived, are extracted from real web documents using the most advanced version of the Bing search engine. The answers to the queries are human generated. Finally, a subset of these queries has multiple answers. We aim to release one million queries and the corresponding answers in the dataset, which, to the best of our knowledge, is the most comprehensive real-world dataset of its kind in both quantity and quality. We are currently releasing 100,000 queries with their corresponding answers to inspire work in reading comprehension and question answering along with gathering feedback from the research community.&quot;,&quot;volume&quot;:&quot;1773&quot;},&quot;isTemporary&quot;:false,&quot;suppress-author&quot;:false,&quot;composite&quot;:false,&quot;author-only&quot;:false}]},{&quot;citationID&quot;:&quot;MENDELEY_CITATION_b42c5df6-7a0b-4fc1-bbba-71bdf4f0136f&quot;,&quot;properties&quot;:{&quot;noteIndex&quot;:0},&quot;isEdited&quot;:false,&quot;manualOverride&quot;:{&quot;isManuallyOverridden&quot;:false,&quot;citeprocText&quot;:&quot;[29]&quot;,&quot;manualOverrideText&quot;:&quot;&quot;},&quot;citationTag&quot;:&quot;MENDELEY_CITATION_v3_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&quot;,&quot;citationItems&quot;:[{&quot;id&quot;:&quot;e2ab8c61-44d0-39ed-b5eb-cf0e38ccce09&quot;,&quot;itemData&quot;:{&quot;type&quot;:&quot;paper-conference&quot;,&quot;id&quot;:&quot;e2ab8c61-44d0-39ed-b5eb-cf0e38ccce09&quot;,&quot;title&quot;:&quot;On the cross-lingual transferability of monolingual representations&quot;,&quot;author&quot;:[{&quot;family&quot;:&quot;Artetxe&quot;,&quot;given&quot;:&quot;Mikel&quot;,&quot;parse-names&quot;:false,&quot;dropping-particle&quot;:&quot;&quot;,&quot;non-dropping-particle&quot;:&quot;&quot;},{&quot;family&quot;:&quot;Ruder&quot;,&quot;given&quot;:&quot;Sebastian&quot;,&quot;parse-names&quot;:false,&quot;dropping-particle&quot;:&quot;&quot;,&quot;non-dropping-particle&quot;:&quot;&quot;},{&quot;family&quot;:&quot;Yogatama&quot;,&quot;given&quot;:&quot;Dani&quot;,&quot;parse-names&quot;:false,&quot;dropping-particle&quot;:&quot;&quot;,&quot;non-dropping-particle&quot;:&quot;&quot;}],&quot;container-title&quot;:&quot;Proceedings of the Annual Meeting of the Association for Computational Linguistics&quot;,&quot;DOI&quot;:&quot;10.18653/v1/2020.acl-main.421&quot;,&quot;ISSN&quot;:&quot;0736587X&quot;,&quot;issued&quot;:{&quot;date-parts&quot;:[[2020]]},&quot;abstract&quot;:&quot;State-of-the-art unsupervised multilingual models (e.g., multilingual BERT) have been shown to generalize in a zero-shot crosslingual setting. This generalization ability has been attributed to the use of a shared subword vocabulary and joint training across multiple languages giving rise to deep multilingual abstractions. We evaluate this hypothesis by designing an alternative approach that transfers a monolingual model to new languages at the lexical level. More concretely, we first train a transformer-based masked language model on one language, and transfer it to a new language by learning a new embedding matrix with the same masked language modeling objective-freezing parameters of all other layers. This approach does not rely on a shared vocabulary or joint training. However, we show that it is competitive with multilingual BERT on standard cross-lingual classification benchmarks and on a new Cross-lingual Question Answering Dataset (XQuAD). Our results contradict common beliefs of the basis of the generalization ability of multilingual models and suggest that deep monolingual models learn some abstractions that generalize across languages. We also release XQuAD as a more comprehensive cross-lingual benchmark, which comprises 240 paragraphs and 1190 question-answer pairs from SQuAD v1.1 translated into ten languages by professional translators.&quot;,&quot;container-title-short&quot;:&quot;&quot;},&quot;isTemporary&quot;:false,&quot;suppress-author&quot;:false,&quot;composite&quot;:false,&quot;author-only&quot;:false}]},{&quot;citationID&quot;:&quot;MENDELEY_CITATION_d6a36aea-d16a-42ff-9066-1a46a21bd945&quot;,&quot;properties&quot;:{&quot;noteIndex&quot;:0},&quot;isEdited&quot;:false,&quot;manualOverride&quot;:{&quot;isManuallyOverridden&quot;:false,&quot;citeprocText&quot;:&quot;[16]&quot;,&quot;manualOverrideText&quot;:&quot;&quot;},&quot;citationTag&quot;:&quot;MENDELEY_CITATION_v3_eyJjaXRhdGlvbklEIjoiTUVOREVMRVlfQ0lUQVRJT05fZDZhMzZhZWEtZDE2YS00MmZmLTkwNjYtMWE0NmEyMWJkOTQ1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iwiY29udGFpbmVyLXRpdGxlLXNob3J0IjoiTWFjaCBMZWFybiBLbm93bCBFeHRyIn0sImlzVGVtcG9yYXJ5IjpmYWxzZX1dfQ==&quot;,&quot;citationItems&quot;:[{&quot;id&quot;:&quot;b874c1ea-8028-38c4-9223-25813e2f767a&quot;,&quot;itemData&quot;:{&quot;type&quot;:&quot;article-journal&quot;,&quot;id&quot;:&quot;b874c1ea-8028-38c4-9223-25813e2f767a&quot;,&quot;title&quot;:&quot;An Evaluative Baseline for Sentence-Level Semantic Division&quot;,&quot;author&quot;:[{&quot;family&quot;:&quot;Cai&quot;,&quot;given&quot;:&quot;Kuangsheng&quot;,&quot;parse-names&quot;:false,&quot;dropping-particle&quot;:&quot;&quot;,&quot;non-dropping-particle&quot;:&quot;&quot;},{&quot;family&quot;:&quot;Chen&quot;,&quot;given&quot;:&quot;Zugang&quot;,&quot;parse-names&quot;:false,&quot;dropping-particle&quot;:&quot;&quot;,&quot;non-dropping-particle&quot;:&quot;&quot;},{&quot;family&quot;:&quot;Guo&quot;,&quot;given&quot;:&quot;Hengliang&quot;,&quot;parse-names&quot;:false,&quot;dropping-particle&quot;:&quot;&quot;,&quot;non-dropping-particle&quot;:&quot;&quot;},{&quot;family&quot;:&quot;Wang&quot;,&quot;given&quot;:&quot;Shaohua&quot;,&quot;parse-names&quot;:false,&quot;dropping-particle&quot;:&quot;&quot;,&quot;non-dropping-particle&quot;:&quot;&quot;},{&quot;family&quot;:&quot;Li&quot;,&quot;given&quot;:&quot;Guoqing&quot;,&quot;parse-names&quot;:false,&quot;dropping-particle&quot;:&quot;&quot;,&quot;non-dropping-particle&quot;:&quot;&quot;},{&quot;family&quot;:&quot;Li&quot;,&quot;given&quot;:&quot;Jing&quot;,&quot;parse-names&quot;:false,&quot;dropping-particle&quot;:&quot;&quot;,&quot;non-dropping-particle&quot;:&quot;&quot;},{&quot;family&quot;:&quot;Chen&quot;,&quot;given&quot;:&quot;Feng&quot;,&quot;parse-names&quot;:false,&quot;dropping-particle&quot;:&quot;&quot;,&quot;non-dropping-particle&quot;:&quot;&quot;},{&quot;family&quot;:&quot;Feng&quot;,&quot;given&quot;:&quot;Hang&quot;,&quot;parse-names&quot;:false,&quot;dropping-particle&quot;:&quot;&quot;,&quot;non-dropping-particle&quot;:&quot;&quot;}],&quot;container-title&quot;:&quot;Machine Learning and Knowledge Extraction&quot;,&quot;DOI&quot;:&quot;10.3390/make6010003&quot;,&quot;ISSN&quot;:&quot;25044990&quot;,&quot;issued&quot;:{&quot;date-parts&quot;:[[2024]]},&quot;abstract&quot;:&quot;Semantic folding theory (SFT) is an emerging cognitive science theory that aims to explain how the human brain processes and organizes semantic information. The distribution of text into semantic grids is key to SFT. We propose a sentence-level semantic division baseline with 100 grids (SSDB-100), the only dataset we are currently aware of that performs a relevant validation of the sentence-level SFT algorithm, to evaluate the validity of text distribution in semantic grids and divide it using classical division algorithms on SSDB-100. In this article, we describe the construction of SSDB-100. First, a semantic division questionnaire with broad coverage was generated by limiting the uncertainty range of the topics and corpus. Subsequently, through an expert survey, 11 human experts provided feedback. Finally, we analyzed and processed the feedback; the average consistency index for the used feedback was 0.856 after eliminating the invalid feedback. SSDB-100 has 100 semantic grids with clear distinctions between the grids, allowing the dataset to be extended using semantic methods.&quot;,&quot;issue&quot;:&quot;1&quot;,&quot;volume&quot;:&quot;6&quot;,&quot;container-title-short&quot;:&quot;Mach Learn Knowl Extr&quot;},&quot;isTemporary&quot;:false}]},{&quot;citationID&quot;:&quot;MENDELEY_CITATION_a5388ad8-c9d2-4a8e-a9a9-dc20940e6180&quot;,&quot;properties&quot;:{&quot;noteIndex&quot;:0},&quot;isEdited&quot;:false,&quot;manualOverride&quot;:{&quot;isManuallyOverridden&quot;:false,&quot;citeprocText&quot;:&quot;[30]&quot;,&quot;manualOverrideText&quot;:&quot;&quot;},&quot;citationTag&quot;:&quot;MENDELEY_CITATION_v3_eyJjaXRhdGlvbklEIjoiTUVOREVMRVlfQ0lUQVRJT05fYTUzODhhZDgtYzlkMi00YThlLWE5YTktZGMyMDk0MGU2MTgwIiwicHJvcGVydGllcyI6eyJub3RlSW5kZXgiOjB9LCJpc0VkaXRlZCI6ZmFsc2UsIm1hbnVhbE92ZXJyaWRlIjp7ImlzTWFudWFsbHlPdmVycmlkZGVuIjpmYWxzZSwiY2l0ZXByb2NUZXh0Ijoi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UsInN1cHByZXNzLWF1dGhvciI6ZmFsc2UsImNvbXBvc2l0ZSI6ZmFsc2UsImF1dGhvci1vbmx5IjpmYWxzZX1dfQ==&quot;,&quot;citationItems&quot;:[{&quot;id&quot;:&quot;90b27451-8f91-3b23-9988-7b80c91b3709&quot;,&quot;itemData&quot;:{&quot;type&quot;:&quot;article&quot;,&quot;id&quot;:&quot;90b27451-8f91-3b23-9988-7b80c91b3709&quot;,&quot;title&quot;:&quot;A survey on semantic question answering systems&quot;,&quot;author&quot;:[{&quot;family&quot;:&quot;Antoniou&quot;,&quot;given&quot;:&quot;Christina&quot;,&quot;parse-names&quot;:false,&quot;dropping-particle&quot;:&quot;&quot;,&quot;non-dropping-particle&quot;:&quot;&quot;},{&quot;family&quot;:&quot;Bassiliades&quot;,&quot;given&quot;:&quot;Nick&quot;,&quot;parse-names&quot;:false,&quot;dropping-particle&quot;:&quot;&quot;,&quot;non-dropping-particle&quot;:&quot;&quot;}],&quot;container-title&quot;:&quot;Knowledge Engineering Review&quot;,&quot;DOI&quot;:&quot;10.1017/S0269888921000138&quot;,&quot;ISSN&quot;:&quot;14698005&quot;,&quot;issued&quot;:{&quot;date-parts&quot;:[[2022]]},&quot;abstract&quot;:&quot;Recently, many question answering systems that derive answers from linked data repositories have been developed. The purpose of this survey is to identify the common features and approaches of the semantic question answering (SQA) systems, although many different and prototype systems have been designed. The SQA systems use a formal query language like SPARQL and knowledge of a specific vocabulary. This paper analyses different frameworks, architectures, or systems that perform SQA and classifies SQA systems based on different criteria.&quot;,&quot;issue&quot;:&quot;3&quot;,&quot;volume&quot;:&quot;37&quot;,&quot;container-title-short&quot;:&quot;&quot;},&quot;isTemporary&quot;:false,&quot;suppress-author&quot;:false,&quot;composite&quot;:false,&quot;author-only&quot;:false}]},{&quot;citationID&quot;:&quot;MENDELEY_CITATION_b4609a75-c42c-46a3-9755-de86f0a42f28&quot;,&quot;properties&quot;:{&quot;noteIndex&quot;:0},&quot;isEdited&quot;:false,&quot;manualOverride&quot;:{&quot;isManuallyOverridden&quot;:false,&quot;citeprocText&quot;:&quot;[31]&quot;,&quot;manualOverrideText&quot;:&quot;&quot;},&quot;citationTag&quot;:&quot;MENDELEY_CITATION_v3_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&quot;,&quot;citationItems&quot;:[{&quot;id&quot;:&quot;9abf91c3-8a82-3538-9719-d65b78a272a2&quot;,&quot;itemData&quot;:{&quot;type&quot;:&quot;article&quot;,&quot;id&quot;:&quot;9abf91c3-8a82-3538-9719-d65b78a272a2&quot;,&quot;title&quot;:&quot;Evaluating and predicting the quality of answers factors in the research gate’s question and answer system: A case study of the thematic domain of knowledge management&quot;,&quot;author&quot;:[{&quot;family&quot;:&quot;Anbaraki&quot;,&quot;given&quot;:&quot;Sahar&quot;,&quot;parse-names&quot;:false,&quot;dropping-particle&quot;:&quot;&quot;,&quot;non-dropping-particle&quot;:&quot;&quot;}],&quot;container-title&quot;:&quot;Iranian Journal of Information Processing and Management&quot;,&quot;DOI&quot;:&quot;10.52547/jipm.36.3.709&quot;,&quot;ISSN&quot;:&quot;22518231&quot;,&quot;issued&quot;:{&quot;date-parts&quot;:[[2021]]},&quot;abstract&quot;:&quot;Question answering (QA) helps one go beyond traditional keywords-based querying and retrieve information in more precise form than given by a document or a list of documents. These communities allow users to submit queries and receive answers or responses from other members. But, there is no clear way of evaluating the quality of that information. The purpose of this study was to evaluate and predict the quality of responses in the Research Gate Social Science Network. To achieve this goal, the questions and answers entered in the field from January to May 2019 surveyed in the field and the required information was collected by the site crawler. Finally, 54 questions and 443 answers were analyzed in descriptive and inferential levels by SPSS 22 software. The results show that the relevance, adequacy, and concordance variables with the odds ratios of 3.626, 3.440 and 3.148 have the most power to predict the correct or incorrect responses, respectively.&quot;,&quot;issue&quot;:&quot;3&quot;,&quot;volume&quot;:&quot;36&quot;,&quot;container-title-short&quot;:&quot;&quot;},&quot;isTemporary&quot;:false}]},{&quot;citationID&quot;:&quot;MENDELEY_CITATION_33223061-dc12-41e3-b66b-143001dfc7c9&quot;,&quot;properties&quot;:{&quot;noteIndex&quot;:0},&quot;isEdited&quot;:false,&quot;manualOverride&quot;:{&quot;isManuallyOverridden&quot;:false,&quot;citeprocText&quot;:&quot;[32]&quot;,&quot;manualOverrideText&quot;:&quot;&quot;},&quot;citationTag&quot;:&quot;MENDELEY_CITATION_v3_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&quot;,&quot;citationItems&quot;:[{&quot;id&quot;:&quot;41fbbea4-bc07-3b8a-aa7d-2d4d6d2fc676&quot;,&quot;itemData&quot;:{&quot;type&quot;:&quot;article-journal&quot;,&quot;id&quot;:&quot;41fbbea4-bc07-3b8a-aa7d-2d4d6d2fc676&quot;,&quot;title&quot;:&quot;A Systematic Approach for Automatically Answering General-Purpose Objective and Subjective Questions&quot;,&quot;author&quot;:[{&quot;family&quot;:&quot;L. P. Acharya&quot;,&quot;given&quot;:&quot;&quot;,&quot;parse-names&quot;:false,&quot;dropping-particle&quot;:&quot;&quot;,&quot;non-dropping-particle&quot;:&quot;&quot;}],&quot;container-title&quot;:&quot;Florida Institute of Technology&quot;,&quot;issued&quot;:{&quot;date-parts&quot;:[[2019]]},&quot;abstract&quot;:&quot;In this era of information explosion, people generally rely on the Internet, and more precisely, the search engines to get answers to their questions. However, what a search engine can do is just retrieve documents. Given some keywords, it only returns the relevant ranked documents that contain the keywords. Although users often want a precise answer to a question, they are left to extract answers from the documents themselves. This is where Automatic Question Answering (AQA) systems come into play. An AQA system takes questions in natural language as input and searches related answers in the set of documents and extracts the precise answer to natural language questions rather than retrieving full documents or best matching passages, as most information retrieval systems currently do. In this work, an AQA system has been developed that can provide precise answers to any general-purpose questions. This paper provides a novel and efficient framework to find proper results for the user based on the question.&quot;,&quot;container-title-short&quot;:&quot;&quot;},&quot;isTemporary&quot;:false}]},{&quot;citationID&quot;:&quot;MENDELEY_CITATION_c47b531c-a71d-4b9e-8c86-246bd64d3192&quot;,&quot;properties&quot;:{&quot;noteIndex&quot;:0},&quot;isEdited&quot;:false,&quot;manualOverride&quot;:{&quot;isManuallyOverridden&quot;:false,&quot;citeprocText&quot;:&quot;[33]&quot;,&quot;manualOverrideText&quot;:&quot;&quot;},&quot;citationTag&quot;:&quot;MENDELEY_CITATION_v3_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&quot;,&quot;citationItems&quot;:[{&quot;id&quot;:&quot;6fdb9d00-84e7-3382-9fb0-d72a8493c056&quot;,&quot;itemData&quot;:{&quot;type&quot;:&quot;article-journal&quot;,&quot;id&quot;:&quot;6fdb9d00-84e7-3382-9fb0-d72a8493c056&quot;,&quot;title&quot;:&quot;The Question Answering Systems : A Survey.&quot;,&quot;author&quot;:[{&quot;family&quot;:&quot;Allam&quot;,&quot;given&quot;:&quot;Ali&quot;,&quot;parse-names&quot;:false,&quot;dropping-particle&quot;:&quot;&quot;,&quot;non-dropping-particle&quot;:&quot;&quot;},{&quot;family&quot;:&quot;Mohamed&quot;,&quot;given&quot;:&quot;Ali&quot;,&quot;parse-names&quot;:false,&quot;dropping-particle&quot;:&quot;&quot;,&quot;non-dropping-particle&quot;:&quot;&quot;},{&quot;family&quot;:&quot;Allam&quot;,&quot;given&quot;:&quot;Nabil&quot;,&quot;parse-names&quot;:false,&quot;dropping-particle&quot;:&quot;&quot;,&quot;non-dropping-particle&quot;:&quot;&quot;},{&quot;family&quot;:&quot;Haggag&quot;,&quot;given&quot;:&quot;Mohamed Hassan&quot;,&quot;parse-names&quot;:false,&quot;dropping-particle&quot;:&quot;&quot;,&quot;non-dropping-particle&quot;:&quot;&quot;}],&quot;container-title&quot;:&quot;International Journal of Research and Reviews in Information Sciences (IJRRIS)\\t\\t\\t\\t\\t\\t&quot;,&quot;ISSN&quot;:&quot;2046-6439&quot;,&quot;issued&quot;:{&quot;date-parts&quot;:[[2016]]},&quot;abstract&quot;:&quot;Question Answering (QA) is a specialized area in the field of Information Retrieval (IR). The QA systems are concerned with providing relevant answers in response to questions proposed in natural language. QA is therefore composed of three distinct modules, each of which has a core component beside other supplementary components. These three core components are: question classification, information retrieval, and answer extraction. Question classification plays an essential role in QA systems by classifying the submitted question according to its type. Information retrieval is very important for question answering, because if no correct answers are present in a document, no further processing could be carried out to find an answer. Finally, answer extraction aims to retrieve the answer for a question asked by the user. This survey paper provides an overview of Question-Answering and its system architecture, as well as the previous related work comparing each research against the others with respect to the components that were covered and the approaches that were followed. At the end, the survey provides an analytical discussion of the proposed QA models, along with their main contributions, experimental results, and limitations.&quot;,&quot;issue&quot;:&quot;October&quot;,&quot;container-title-short&quot;:&quot;&quot;},&quot;isTemporary&quot;:false}]},{&quot;citationID&quot;:&quot;MENDELEY_CITATION_7844f580-f82a-41a3-93b5-a21cb680915f&quot;,&quot;properties&quot;:{&quot;noteIndex&quot;:0},&quot;isEdited&quot;:false,&quot;manualOverride&quot;:{&quot;isManuallyOverridden&quot;:false,&quot;citeprocText&quot;:&quot;[20], [30]&quot;,&quot;manualOverrideText&quot;:&quot;&quot;},&quot;citationTag&quot;:&quot;MENDELEY_CITATION_v3_eyJjaXRhdGlvbklEIjoiTUVOREVMRVlfQ0lUQVRJT05fNzg0NGY1ODAtZjgyYS00MWEzLTkzYjUtYTIxY2I2ODA5MTVmIiwicHJvcGVydGllcyI6eyJub3RlSW5kZXgiOjB9LCJpc0VkaXRlZCI6ZmFsc2UsIm1hbnVhbE92ZXJyaWRlIjp7ImlzTWFudWFsbHlPdmVycmlkZGVuIjpmYWxzZSwiY2l0ZXByb2NUZXh0IjoiWzIwXSwg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&quot;,&quot;citationItems&quot;:[{&quot;id&quot;:&quot;90b27451-8f91-3b23-9988-7b80c91b3709&quot;,&quot;itemData&quot;:{&quot;type&quot;:&quot;article&quot;,&quot;id&quot;:&quot;90b27451-8f91-3b23-9988-7b80c91b3709&quot;,&quot;title&quot;:&quot;A survey on semantic question answering systems&quot;,&quot;author&quot;:[{&quot;family&quot;:&quot;Antoniou&quot;,&quot;given&quot;:&quot;Christina&quot;,&quot;parse-names&quot;:false,&quot;dropping-particle&quot;:&quot;&quot;,&quot;non-dropping-particle&quot;:&quot;&quot;},{&quot;family&quot;:&quot;Bassiliades&quot;,&quot;given&quot;:&quot;Nick&quot;,&quot;parse-names&quot;:false,&quot;dropping-particle&quot;:&quot;&quot;,&quot;non-dropping-particle&quot;:&quot;&quot;}],&quot;container-title&quot;:&quot;Knowledge Engineering Review&quot;,&quot;DOI&quot;:&quot;10.1017/S0269888921000138&quot;,&quot;ISSN&quot;:&quot;14698005&quot;,&quot;issued&quot;:{&quot;date-parts&quot;:[[2022]]},&quot;abstract&quot;:&quot;Recently, many question answering systems that derive answers from linked data repositories have been developed. The purpose of this survey is to identify the common features and approaches of the semantic question answering (SQA) systems, although many different and prototype systems have been designed. The SQA systems use a formal query language like SPARQL and knowledge of a specific vocabulary. This paper analyses different frameworks, architectures, or systems that perform SQA and classifies SQA systems based on different criteria.&quot;,&quot;issue&quot;:&quot;3&quot;,&quot;volume&quot;:&quot;37&quot;,&quot;container-title-short&quot;:&quot;&quot;},&quot;isTemporary&quot;:false},{&quot;id&quot;:&quot;7cf9f2ee-aaf4-354e-b995-a6ab401a0932&quot;,&quot;itemData&quot;:{&quot;type&quot;:&quot;article-journal&quot;,&quot;id&quot;:&quot;7cf9f2ee-aaf4-354e-b995-a6ab401a0932&quot;,&quot;title&quot;:&quot;Enriching query semantics for code search with reinforcement learning&quot;,&quot;author&quot;:[{&quot;family&quot;:&quot;Wang&quot;,&quot;given&quot;:&quot;Chaozheng&quot;,&quot;parse-names&quot;:false,&quot;dropping-particle&quot;:&quot;&quot;,&quot;non-dropping-particle&quot;:&quot;&quot;},{&quot;family&quot;:&quot;Nong&quot;,&quot;given&quot;:&quot;Zhenhao&quot;,&quot;parse-names&quot;:false,&quot;dropping-particle&quot;:&quot;&quot;,&quot;non-dropping-particle&quot;:&quot;&quot;},{&quot;family&quot;:&quot;Gao&quot;,&quot;given&quot;:&quot;Cuiyun&quot;,&quot;parse-names&quot;:false,&quot;dropping-particle&quot;:&quot;&quot;,&quot;non-dropping-particle&quot;:&quot;&quot;},{&quot;family&quot;:&quot;Li&quot;,&quot;given&quot;:&quot;Zongjie&quot;,&quot;parse-names&quot;:false,&quot;dropping-particle&quot;:&quot;&quot;,&quot;non-dropping-particle&quot;:&quot;&quot;},{&quot;family&quot;:&quot;Zeng&quot;,&quot;given&quot;:&quot;Jichuan&quot;,&quot;parse-names&quot;:false,&quot;dropping-particle&quot;:&quot;&quot;,&quot;non-dropping-particle&quot;:&quot;&quot;},{&quot;family&quot;:&quot;Xing&quot;,&quot;given&quot;:&quot;Zhenchang&quot;,&quot;parse-names&quot;:false,&quot;dropping-particle&quot;:&quot;&quot;,&quot;non-dropping-particle&quot;:&quot;&quot;},{&quot;family&quot;:&quot;Liu&quot;,&quot;given&quot;:&quot;Yang&quot;,&quot;parse-names&quot;:false,&quot;dropping-particle&quot;:&quot;&quot;,&quot;non-dropping-particle&quot;:&quot;&quot;}],&quot;container-title&quot;:&quot;Neural Networks&quot;,&quot;DOI&quot;:&quot;10.1016/j.neunet.2021.09.025&quot;,&quot;ISSN&quot;:&quot;08936080&quot;,&quot;issued&quot;:{&quot;date-parts&quot;:[[2022,1]]},&quot;page&quot;:&quot;22-32&quot;,&quot;volume&quot;:&quot;145&quot;,&quot;container-title-short&quot;:&quot;&quot;},&quot;isTemporary&quot;:false}]},{&quot;citationID&quot;:&quot;MENDELEY_CITATION_1c1d8c1f-856e-42e2-addc-85546755164f&quot;,&quot;properties&quot;:{&quot;noteIndex&quot;:0},&quot;isEdited&quot;:false,&quot;manualOverride&quot;:{&quot;isManuallyOverridden&quot;:false,&quot;citeprocText&quot;:&quot;[30]&quot;,&quot;manualOverrideText&quot;:&quot;&quot;},&quot;citationTag&quot;:&quot;MENDELEY_CITATION_v3_eyJjaXRhdGlvbklEIjoiTUVOREVMRVlfQ0lUQVRJT05fMWMxZDhjMWYtODU2ZS00MmUyLWFkZGMtODU1NDY3NTUxNjRmIiwicHJvcGVydGllcyI6eyJub3RlSW5kZXgiOjB9LCJpc0VkaXRlZCI6ZmFsc2UsIm1hbnVhbE92ZXJyaWRlIjp7ImlzTWFudWFsbHlPdmVycmlkZGVuIjpmYWxzZSwiY2l0ZXByb2NUZXh0Ijoi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V9XX0=&quot;,&quot;citationItems&quot;:[{&quot;id&quot;:&quot;90b27451-8f91-3b23-9988-7b80c91b3709&quot;,&quot;itemData&quot;:{&quot;type&quot;:&quot;article&quot;,&quot;id&quot;:&quot;90b27451-8f91-3b23-9988-7b80c91b3709&quot;,&quot;title&quot;:&quot;A survey on semantic question answering systems&quot;,&quot;author&quot;:[{&quot;family&quot;:&quot;Antoniou&quot;,&quot;given&quot;:&quot;Christina&quot;,&quot;parse-names&quot;:false,&quot;dropping-particle&quot;:&quot;&quot;,&quot;non-dropping-particle&quot;:&quot;&quot;},{&quot;family&quot;:&quot;Bassiliades&quot;,&quot;given&quot;:&quot;Nick&quot;,&quot;parse-names&quot;:false,&quot;dropping-particle&quot;:&quot;&quot;,&quot;non-dropping-particle&quot;:&quot;&quot;}],&quot;container-title&quot;:&quot;Knowledge Engineering Review&quot;,&quot;DOI&quot;:&quot;10.1017/S0269888921000138&quot;,&quot;ISSN&quot;:&quot;14698005&quot;,&quot;issued&quot;:{&quot;date-parts&quot;:[[2022]]},&quot;abstract&quot;:&quot;Recently, many question answering systems that derive answers from linked data repositories have been developed. The purpose of this survey is to identify the common features and approaches of the semantic question answering (SQA) systems, although many different and prototype systems have been designed. The SQA systems use a formal query language like SPARQL and knowledge of a specific vocabulary. This paper analyses different frameworks, architectures, or systems that perform SQA and classifies SQA systems based on different criteria.&quot;,&quot;issue&quot;:&quot;3&quot;,&quot;volume&quot;:&quot;37&quot;,&quot;container-title-short&quot;:&quot;&quot;},&quot;isTemporary&quot;:false}]},{&quot;citationID&quot;:&quot;MENDELEY_CITATION_2f556910-ee8a-4b38-987d-ae50f9a842cd&quot;,&quot;properties&quot;:{&quot;noteIndex&quot;:0},&quot;isEdited&quot;:false,&quot;manualOverride&quot;:{&quot;isManuallyOverridden&quot;:false,&quot;citeprocText&quot;:&quot;[16], [30]&quot;,&quot;manualOverrideText&quot;:&quot;&quot;},&quot;citationTag&quot;:&quot;MENDELEY_CITATION_v3_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&quot;,&quot;citationItems&quot;:[{&quot;id&quot;:&quot;90b27451-8f91-3b23-9988-7b80c91b3709&quot;,&quot;itemData&quot;:{&quot;type&quot;:&quot;article&quot;,&quot;id&quot;:&quot;90b27451-8f91-3b23-9988-7b80c91b3709&quot;,&quot;title&quot;:&quot;A survey on semantic question answering systems&quot;,&quot;author&quot;:[{&quot;family&quot;:&quot;Antoniou&quot;,&quot;given&quot;:&quot;Christina&quot;,&quot;parse-names&quot;:false,&quot;dropping-particle&quot;:&quot;&quot;,&quot;non-dropping-particle&quot;:&quot;&quot;},{&quot;family&quot;:&quot;Bassiliades&quot;,&quot;given&quot;:&quot;Nick&quot;,&quot;parse-names&quot;:false,&quot;dropping-particle&quot;:&quot;&quot;,&quot;non-dropping-particle&quot;:&quot;&quot;}],&quot;container-title&quot;:&quot;Knowledge Engineering Review&quot;,&quot;DOI&quot;:&quot;10.1017/S0269888921000138&quot;,&quot;ISSN&quot;:&quot;14698005&quot;,&quot;issued&quot;:{&quot;date-parts&quot;:[[2022]]},&quot;abstract&quot;:&quot;Recently, many question answering systems that derive answers from linked data repositories have been developed. The purpose of this survey is to identify the common features and approaches of the semantic question answering (SQA) systems, although many different and prototype systems have been designed. The SQA systems use a formal query language like SPARQL and knowledge of a specific vocabulary. This paper analyses different frameworks, architectures, or systems that perform SQA and classifies SQA systems based on different criteria.&quot;,&quot;issue&quot;:&quot;3&quot;,&quot;volume&quot;:&quot;37&quot;,&quot;container-title-short&quot;:&quot;&quot;},&quot;isTemporary&quot;:false},{&quot;id&quot;:&quot;b874c1ea-8028-38c4-9223-25813e2f767a&quot;,&quot;itemData&quot;:{&quot;type&quot;:&quot;article-journal&quot;,&quot;id&quot;:&quot;b874c1ea-8028-38c4-9223-25813e2f767a&quot;,&quot;title&quot;:&quot;An Evaluative Baseline for Sentence-Level Semantic Division&quot;,&quot;author&quot;:[{&quot;family&quot;:&quot;Cai&quot;,&quot;given&quot;:&quot;Kuangsheng&quot;,&quot;parse-names&quot;:false,&quot;dropping-particle&quot;:&quot;&quot;,&quot;non-dropping-particle&quot;:&quot;&quot;},{&quot;family&quot;:&quot;Chen&quot;,&quot;given&quot;:&quot;Zugang&quot;,&quot;parse-names&quot;:false,&quot;dropping-particle&quot;:&quot;&quot;,&quot;non-dropping-particle&quot;:&quot;&quot;},{&quot;family&quot;:&quot;Guo&quot;,&quot;given&quot;:&quot;Hengliang&quot;,&quot;parse-names&quot;:false,&quot;dropping-particle&quot;:&quot;&quot;,&quot;non-dropping-particle&quot;:&quot;&quot;},{&quot;family&quot;:&quot;Wang&quot;,&quot;given&quot;:&quot;Shaohua&quot;,&quot;parse-names&quot;:false,&quot;dropping-particle&quot;:&quot;&quot;,&quot;non-dropping-particle&quot;:&quot;&quot;},{&quot;family&quot;:&quot;Li&quot;,&quot;given&quot;:&quot;Guoqing&quot;,&quot;parse-names&quot;:false,&quot;dropping-particle&quot;:&quot;&quot;,&quot;non-dropping-particle&quot;:&quot;&quot;},{&quot;family&quot;:&quot;Li&quot;,&quot;given&quot;:&quot;Jing&quot;,&quot;parse-names&quot;:false,&quot;dropping-particle&quot;:&quot;&quot;,&quot;non-dropping-particle&quot;:&quot;&quot;},{&quot;family&quot;:&quot;Chen&quot;,&quot;given&quot;:&quot;Feng&quot;,&quot;parse-names&quot;:false,&quot;dropping-particle&quot;:&quot;&quot;,&quot;non-dropping-particle&quot;:&quot;&quot;},{&quot;family&quot;:&quot;Feng&quot;,&quot;given&quot;:&quot;Hang&quot;,&quot;parse-names&quot;:false,&quot;dropping-particle&quot;:&quot;&quot;,&quot;non-dropping-particle&quot;:&quot;&quot;}],&quot;container-title&quot;:&quot;Machine Learning and Knowledge Extraction&quot;,&quot;container-title-short&quot;:&quot;Mach Learn Knowl Extr&quot;,&quot;DOI&quot;:&quot;10.3390/make6010003&quot;,&quot;ISSN&quot;:&quot;25044990&quot;,&quot;issued&quot;:{&quot;date-parts&quot;:[[2024]]},&quot;abstract&quot;:&quot;Semantic folding theory (SFT) is an emerging cognitive science theory that aims to explain how the human brain processes and organizes semantic information. The distribution of text into semantic grids is key to SFT. We propose a sentence-level semantic division baseline with 100 grids (SSDB-100), the only dataset we are currently aware of that performs a relevant validation of the sentence-level SFT algorithm, to evaluate the validity of text distribution in semantic grids and divide it using classical division algorithms on SSDB-100. In this article, we describe the construction of SSDB-100. First, a semantic division questionnaire with broad coverage was generated by limiting the uncertainty range of the topics and corpus. Subsequently, through an expert survey, 11 human experts provided feedback. Finally, we analyzed and processed the feedback; the average consistency index for the used feedback was 0.856 after eliminating the invalid feedback. SSDB-100 has 100 semantic grids with clear distinctions between the grids, allowing the dataset to be extended using semantic methods.&quot;,&quot;issue&quot;:&quot;1&quot;,&quot;volume&quot;:&quot;6&quot;},&quot;isTemporary&quot;:false}]},{&quot;citationID&quot;:&quot;MENDELEY_CITATION_1a90360a-d6ce-4ca5-bc0c-f4b89f4b0371&quot;,&quot;properties&quot;:{&quot;noteIndex&quot;:0},&quot;isEdited&quot;:false,&quot;manualOverride&quot;:{&quot;isManuallyOverridden&quot;:false,&quot;citeprocText&quot;:&quot;[12]&quot;,&quot;manualOverrideText&quot;:&quot;&quot;},&quot;citationTag&quot;:&quot;MENDELEY_CITATION_v3_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&quot;,&quot;citationItems&quot;:[{&quot;id&quot;:&quot;1afc00f4-cfc4-35d6-a7a6-fb7920a16399&quot;,&quot;itemData&quot;:{&quot;type&quot;:&quot;article-journal&quot;,&quot;id&quot;:&quot;1afc00f4-cfc4-35d6-a7a6-fb7920a16399&quot;,&quot;title&quot;:&quot;Building machines that learn and think like people&quot;,&quot;author&quot;:[{&quot;family&quot;:&quot;Lake&quot;,&quot;given&quot;:&quot;Brenden M.&quot;,&quot;parse-names&quot;:false,&quot;dropping-particle&quot;:&quot;&quot;,&quot;non-dropping-particle&quot;:&quot;&quot;},{&quot;family&quot;:&quot;Ullman&quot;,&quot;given&quot;:&quot;Tomer D.&quot;,&quot;parse-names&quot;:false,&quot;dropping-particle&quot;:&quot;&quot;,&quot;non-dropping-particle&quot;:&quot;&quot;},{&quot;family&quot;:&quot;Tenenbaum&quot;,&quot;given&quot;:&quot;Joshua B.&quot;,&quot;parse-names&quot;:false,&quot;dropping-particle&quot;:&quot;&quot;,&quot;non-dropping-particle&quot;:&quot;&quot;},{&quot;family&quot;:&quot;Gershman&quot;,&quot;given&quot;:&quot;Samuel J.&quot;,&quot;parse-names&quot;:false,&quot;dropping-particle&quot;:&quot;&quot;,&quot;non-dropping-particle&quot;:&quot;&quot;}],&quot;container-title&quot;:&quot;Behavioral and Brain Sciences&quot;,&quot;DOI&quot;:&quot;10.1017/S0140525X16001837&quot;,&quot;ISSN&quot;:&quot;0140-525X&quot;,&quot;issued&quot;:{&quot;date-parts&quot;:[[2017,11,24]]},&quot;page&quot;:&quot;e253&quot;,&quot;abstract&quot;:&quot;&lt;p&gt;Recent progress in artificial intelligence has renewed interest in building systems that learn and think like people. Many advances have come from using deep neural networks trained end-to-end in tasks such as object recognition, video games, and board games, achieving performance that equals or even beats that of humans in some respects. Despite their biological inspiration and performance achievements, these systems differ from human intelligence in crucial ways. We review progress in cognitive science suggesting that truly human-like learning and thinking machines will have to reach beyond current engineering trends in both what they learn and how they learn it. Specifically, we argue that these machines should (1) build causal models of the world that support explanation and understanding, rather than merely solving pattern recognition problems; (2) ground learning in intuitive theories of physics and psychology to support and enrich the knowledge that is learned; and (3) harness compositionality and learning-to-learn to rapidly acquire and generalize knowledge to new tasks and situations. We suggest concrete challenges and promising routes toward these goals that can combine the strengths of recent neural network advances with more structured cognitive models.&lt;/p&gt;&quot;,&quot;volume&quot;:&quot;40&quot;,&quot;container-title-short&quot;:&quot;&quot;},&quot;isTemporary&quot;:false,&quot;suppress-author&quot;:false,&quot;composite&quot;:false,&quot;author-only&quot;:false}]},{&quot;citationID&quot;:&quot;MENDELEY_CITATION_a5289eac-1478-4af6-b704-472924940f83&quot;,&quot;properties&quot;:{&quot;noteIndex&quot;:0},&quot;isEdited&quot;:false,&quot;manualOverride&quot;:{&quot;isManuallyOverridden&quot;:false,&quot;citeprocText&quot;:&quot;[10]&quot;,&quot;manualOverrideText&quot;:&quot;&quot;},&quot;citationTag&quot;:&quot;MENDELEY_CITATION_v3_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&quot;,&quot;citationItems&quot;:[{&quot;id&quot;:&quot;e247b34d-fd4e-3f7c-8eb1-9f90f81c5591&quot;,&quot;itemData&quot;:{&quot;type&quot;:&quot;article-journal&quot;,&quot;id&quot;:&quot;e247b34d-fd4e-3f7c-8eb1-9f90f81c5591&quot;,&quot;title&quot;:&quot;Why Neurons Have Thousands of Synapses, a Theory of Sequence Memory in Neocortex&quot;,&quot;author&quot;:[{&quot;family&quot;:&quot;Hawkins&quot;,&quot;given&quot;:&quot;Jeff&quot;,&quot;parse-names&quot;:false,&quot;dropping-particle&quot;:&quot;&quot;,&quot;non-dropping-particle&quot;:&quot;&quot;},{&quot;family&quot;:&quot;Ahmad&quot;,&quot;given&quot;:&quot;Subutai&quot;,&quot;parse-names&quot;:false,&quot;dropping-particle&quot;:&quot;&quot;,&quot;non-dropping-particle&quot;:&quot;&quot;}],&quot;container-title&quot;:&quot;Frontiers in Neural Circuits&quot;,&quot;container-title-short&quot;:&quot;Front Neural Circuits&quot;,&quot;DOI&quot;:&quot;10.3389/fncir.2016.00023&quot;,&quot;ISSN&quot;:&quot;16625110&quot;,&quot;issued&quot;:{&quot;date-parts&quot;:[[2016]]},&quot;abstract&quot;:&quot;Pyramidal neurons represent the majority of excitatory neurons in the neocortex. Each pyramidal neuron receives input from thousands of excitatory synapses that are segregated onto dendritic branches. The dendrites themselves are segregated into apical, basal, and proximal integration zones, which have different properties. It is a mystery how pyramidal neurons integrate the input from thousands of synapses, what role the different dendrites play in this integration, and what kind of network behavior this enables in cortical tissue. It has been previously proposed that non-linear properties of dendrites enable cortical neurons to recognize multiple independent patterns. In this paper we extend this idea in multiple ways. First we show that a neuron with several thousand synapses segregated on active dendrites can recognize hundreds of independent patterns of cellular activity even in the presence of large amounts of noise and pattern variation. We then propose a neuron model where patterns detected on proximal dendrites lead to action potentials, defining the classic receptive field of the neuron, and patterns detected on basal and apical dendrites act as predictions by slightly depolarizing the neuron without generating an action potential. By this mechanism, a neuron can predict its activation in hundreds of independent contexts. We then present a network model based on neurons with these properties that learns time-based sequences. The network relies on fast local inhibition to preferentially activate neurons that are slightly depolarized. Through simulation we show that the network scales well and operates robustly over a wide range of parameters as long as the network uses a sparse distributed code of cellular activations. We contrast the properties of the new network model with several other neural network models to illustrate the relative capabilities of each. We conclude that pyramidal neurons with thousands of synapses, active dendrites, and multiple integration zones create a robust and powerful sequence memory. Given the prevalence and similarity of excitatory neurons throughout the neocortex and the importance of sequence memory in inference and behavior, we propose that this form of sequence memory may be a universal property of neocortical tissue.&quot;,&quot;volume&quot;:&quot;10&quot;},&quot;isTemporary&quot;:false,&quot;suppress-author&quot;:false,&quot;composite&quot;:false,&quot;author-only&quot;:false}]},{&quot;citationID&quot;:&quot;MENDELEY_CITATION_c185e53f-a3fa-44a9-9c33-b10ae5d3f602&quot;,&quot;properties&quot;:{&quot;noteIndex&quot;:0},&quot;isEdited&quot;:false,&quot;manualOverride&quot;:{&quot;isManuallyOverridden&quot;:false,&quot;citeprocText&quot;:&quot;[19]&quot;,&quot;manualOverrideText&quot;:&quot;&quot;},&quot;citationTag&quot;:&quot;MENDELEY_CITATION_v3_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&quot;,&quot;citationItems&quot;:[{&quot;id&quot;:&quot;238a1a86-1808-31d1-a0c5-335fdd94ea81&quot;,&quot;itemData&quot;:{&quot;type&quot;:&quot;article-journal&quot;,&quot;id&quot;:&quot;238a1a86-1808-31d1-a0c5-335fdd94ea81&quot;,&quot;title&quot;:&quot;Growing dendrites enhance a neuron's computational power and memory capacity&quot;,&quot;author&quot;:[{&quot;family&quot;:&quot;Levy&quot;,&quot;given&quot;:&quot;William B.&quot;,&quot;parse-names&quot;:false,&quot;dropping-particle&quot;:&quot;&quot;,&quot;non-dropping-particle&quot;:&quot;&quot;},{&quot;family&quot;:&quot;Baxter&quot;,&quot;given&quot;:&quot;Robert A.&quot;,&quot;parse-names&quot;:false,&quot;dropping-particle&quot;:&quot;&quot;,&quot;non-dropping-particle&quot;:&quot;&quot;}],&quot;container-title&quot;:&quot;Neural Networks&quot;,&quot;DOI&quot;:&quot;10.1016/j.neunet.2023.04.033&quot;,&quot;ISSN&quot;:&quot;18792782&quot;,&quot;issued&quot;:{&quot;date-parts&quot;:[[2023]]},&quot;abstract&quot;:&quot;Neocortical pyramidal neurons have many dendrites, and such dendrites are capable of, in isolation of one-another, generating a neuronal spike. It is also now understood that there is a large amount of dendritic growth during the first years of a humans life, arguably a period of prodigious learning. These observations inspire the construction of a local, stochastic algorithm based on an earlier stochastic, homeostatic, Hebbian developmental theory. Here we investigate the neurocomputational advantages and limits on this novel algorithm that combines dendritogenesis with supervised adaptive synaptogenesis. Neurons created with this algorithm have enhanced memory capacity, can avoid catastrophic interference (forgetting), and have the ability to unmix mixture distributions. In particular, individual dendrites develop within each class, in an unsupervised manner, to become feature-clusters that correspond to the mixing elements of class-conditional mixture distribution. Error-free classification is demonstrated with input perturbations up to 40%. Although discriminative problems are used to understand the capabilities of the stochastic algorithm and the neuronal connectivity it produces, the algorithm is in the generative class, it thus seems ideal for decisions that require generalization, i.e., extrapolation beyond previous learning.&quot;,&quot;volume&quot;:&quot;164&quot;,&quot;container-title-short&quot;:&quot;&quot;},&quot;isTemporary&quot;:false,&quot;suppress-author&quot;:false,&quot;composite&quot;:false,&quot;author-only&quot;:false}]},{&quot;citationID&quot;:&quot;MENDELEY_CITATION_2c056807-fd1c-4d50-86f5-33ec0a1c4ea6&quot;,&quot;properties&quot;:{&quot;noteIndex&quot;:0},&quot;isEdited&quot;:false,&quot;manualOverride&quot;:{&quot;isManuallyOverridden&quot;:false,&quot;citeprocText&quot;:&quot;[34]&quot;,&quot;manualOverrideText&quot;:&quot;&quot;},&quot;citationTag&quot;:&quot;MENDELEY_CITATION_v3_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&quot;,&quot;citationItems&quot;:[{&quot;id&quot;:&quot;653e0156-b761-30e1-adcc-d59ab0a3d82f&quot;,&quot;itemData&quot;:{&quot;type&quot;:&quot;article&quot;,&quot;id&quot;:&quot;653e0156-b761-30e1-adcc-d59ab0a3d82f&quot;,&quot;title&quot;:&quot;A thousand brains: toward biologically constrained AI&quot;,&quot;author&quot;:[{&quot;family&quot;:&quot;Hole&quot;,&quot;given&quot;:&quot;Kjell Jørgen&quot;,&quot;parse-names&quot;:false,&quot;dropping-particle&quot;:&quot;&quot;,&quot;non-dropping-particle&quot;:&quot;&quot;},{&quot;family&quot;:&quot;Ahmad&quot;,&quot;given&quot;:&quot;Subutai&quot;,&quot;parse-names&quot;:false,&quot;dropping-particle&quot;:&quot;&quot;,&quot;non-dropping-particle&quot;:&quot;&quot;}],&quot;container-title&quot;:&quot;SN Applied Sciences&quot;,&quot;DOI&quot;:&quot;10.1007/s42452-021-04715-0&quot;,&quot;ISSN&quot;:&quot;25233971&quot;,&quot;issued&quot;:{&quot;date-parts&quot;:[[2021]]},&quot;abstract&quot;:&quot;This paper reviews the state of artificial intelligence (AI) and the quest to create general AI with human-like cognitive capabilities. Although existing AI methods have produced powerful applications that outperform humans in specific bounded domains, these techniques have fundamental limitations that hinder the creation of general intelligent systems. In parallel, over the last few decades, an explosion of experimental techniques in neuroscience has significantly increased our understanding of the human brain. This review argues that improvements in current AI using mathematical or logical techniques are unlikely to lead to general AI. Instead, the AI community should incorporate neuroscience discoveries about the neocortex, the human brain’s center of intelligence. The article explains the limitations of current AI techniques. It then focuses on the biologically constrained Thousand Brains Theory describing the neocortex’s computational principles. Future AI systems can incorporate these principles to overcome the stated limitations of current systems. Finally, the article concludes that AI researchers and neuroscientists should work together on specified topics to achieve biologically constrained AI with human-like capabilities.&quot;,&quot;issue&quot;:&quot;8&quot;,&quot;volume&quot;:&quot;3&quot;,&quot;container-title-short&quot;:&quot;SN Appl Sci&quot;},&quot;isTemporary&quot;:false}]},{&quot;citationID&quot;:&quot;MENDELEY_CITATION_1374d8fe-b567-4e6c-a4d0-2e40aa317e19&quot;,&quot;properties&quot;:{&quot;noteIndex&quot;:0},&quot;isEdited&quot;:false,&quot;manualOverride&quot;:{&quot;isManuallyOverridden&quot;:false,&quot;citeprocText&quot;:&quot;[18]&quot;,&quot;manualOverrideText&quot;:&quot;&quot;},&quot;citationTag&quot;:&quot;MENDELEY_CITATION_v3_eyJjaXRhdGlvbklEIjoiTUVOREVMRVlfQ0lUQVRJT05fMTM3NGQ4ZmUtYjU2Ny00ZTZjLWE0ZDAtMmU0MGFhMzE3ZTE5IiwicHJvcGVydGllcyI6eyJub3RlSW5kZXgiOjB9LCJpc0VkaXRlZCI6ZmFsc2UsIm1hbnVhbE92ZXJyaWRlIjp7ImlzTWFudWFsbHlPdmVycmlkZGVuIjpmYWxzZSwiY2l0ZXByb2NUZXh0IjoiWzE4XSIsIm1hbnVhbE92ZXJyaWRlVGV4dCI6IiJ9LCJjaXRhdGlvbkl0ZW1zIjpb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Swic3VwcHJlc3MtYXV0aG9yIjpmYWxzZSwiY29tcG9zaXRlIjpmYWxzZSwiYXV0aG9yLW9ubHkiOmZhbHNlfV19&quot;,&quot;citationItems&quot;:[{&quot;id&quot;:&quot;1e6d4940-facf-33ec-88c4-e890cf189486&quot;,&quot;itemData&quot;:{&quot;type&quot;:&quot;article-journal&quot;,&quot;id&quot;:&quot;1e6d4940-facf-33ec-88c4-e890cf189486&quot;,&quot;title&quot;:&quot;Hierarchical Temporal Memory Software Agent : In the light of general artificial intelligence criteria&quot;,&quot;author&quot;:[{&quot;family&quot;:&quot;J. Heyder&quot;,&quot;given&quot;:&quot;&quot;,&quot;parse-names&quot;:false,&quot;dropping-particle&quot;:&quot;&quot;,&quot;non-dropping-particle&quot;:&quot;&quot;}],&quot;container-title&quot;:&quot;Digitala Vetenskapliga Arkivet&quot;,&quot;issued&quot;:{&quot;date-parts&quot;:[[2018]]},&quot;container-title-short&quot;:&quot;&quot;},&quot;isTemporary&quot;:false,&quot;suppress-author&quot;:false,&quot;composite&quot;:false,&quot;author-only&quot;:false}]},{&quot;citationID&quot;:&quot;MENDELEY_CITATION_95d0ea04-0fa3-40f6-a41e-107ffcf09669&quot;,&quot;properties&quot;:{&quot;noteIndex&quot;:0},&quot;isEdited&quot;:false,&quot;manualOverride&quot;:{&quot;isManuallyOverridden&quot;:false,&quot;citeprocText&quot;:&quot;[12]&quot;,&quot;manualOverrideText&quot;:&quot;&quot;},&quot;citationTag&quot;:&quot;MENDELEY_CITATION_v3_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&quot;,&quot;citationItems&quot;:[{&quot;id&quot;:&quot;1afc00f4-cfc4-35d6-a7a6-fb7920a16399&quot;,&quot;itemData&quot;:{&quot;type&quot;:&quot;article-journal&quot;,&quot;id&quot;:&quot;1afc00f4-cfc4-35d6-a7a6-fb7920a16399&quot;,&quot;title&quot;:&quot;Building machines that learn and think like people&quot;,&quot;author&quot;:[{&quot;family&quot;:&quot;Lake&quot;,&quot;given&quot;:&quot;Brenden M.&quot;,&quot;parse-names&quot;:false,&quot;dropping-particle&quot;:&quot;&quot;,&quot;non-dropping-particle&quot;:&quot;&quot;},{&quot;family&quot;:&quot;Ullman&quot;,&quot;given&quot;:&quot;Tomer D.&quot;,&quot;parse-names&quot;:false,&quot;dropping-particle&quot;:&quot;&quot;,&quot;non-dropping-particle&quot;:&quot;&quot;},{&quot;family&quot;:&quot;Tenenbaum&quot;,&quot;given&quot;:&quot;Joshua B.&quot;,&quot;parse-names&quot;:false,&quot;dropping-particle&quot;:&quot;&quot;,&quot;non-dropping-particle&quot;:&quot;&quot;},{&quot;family&quot;:&quot;Gershman&quot;,&quot;given&quot;:&quot;Samuel J.&quot;,&quot;parse-names&quot;:false,&quot;dropping-particle&quot;:&quot;&quot;,&quot;non-dropping-particle&quot;:&quot;&quot;}],&quot;container-title&quot;:&quot;Behavioral and Brain Sciences&quot;,&quot;DOI&quot;:&quot;10.1017/S0140525X16001837&quot;,&quot;ISSN&quot;:&quot;0140-525X&quot;,&quot;issued&quot;:{&quot;date-parts&quot;:[[2017,11,24]]},&quot;page&quot;:&quot;e253&quot;,&quot;abstract&quot;:&quot;&lt;p&gt;Recent progress in artificial intelligence has renewed interest in building systems that learn and think like people. Many advances have come from using deep neural networks trained end-to-end in tasks such as object recognition, video games, and board games, achieving performance that equals or even beats that of humans in some respects. Despite their biological inspiration and performance achievements, these systems differ from human intelligence in crucial ways. We review progress in cognitive science suggesting that truly human-like learning and thinking machines will have to reach beyond current engineering trends in both what they learn and how they learn it. Specifically, we argue that these machines should (1) build causal models of the world that support explanation and understanding, rather than merely solving pattern recognition problems; (2) ground learning in intuitive theories of physics and psychology to support and enrich the knowledge that is learned; and (3) harness compositionality and learning-to-learn to rapidly acquire and generalize knowledge to new tasks and situations. We suggest concrete challenges and promising routes toward these goals that can combine the strengths of recent neural network advances with more structured cognitive models.&lt;/p&gt;&quot;,&quot;volume&quot;:&quot;40&quot;,&quot;container-title-short&quot;:&quot;&quot;},&quot;isTemporary&quot;:false,&quot;suppress-author&quot;:false,&quot;composite&quot;:false,&quot;author-only&quot;:false}]},{&quot;citationID&quot;:&quot;MENDELEY_CITATION_4b77806b-7a1d-4b43-930a-0c4cc1a5b7ab&quot;,&quot;properties&quot;:{&quot;noteIndex&quot;:0},&quot;isEdited&quot;:false,&quot;manualOverride&quot;:{&quot;isManuallyOverridden&quot;:false,&quot;citeprocText&quot;:&quot;[18]&quot;,&quot;manualOverrideText&quot;:&quot;&quot;},&quot;citationTag&quot;:&quot;MENDELEY_CITATION_v3_eyJjaXRhdGlvbklEIjoiTUVOREVMRVlfQ0lUQVRJT05fNGI3NzgwNmItN2ExZC00YjQzLTkzMGEtMGM0Y2MxYTViN2FiIiwicHJvcGVydGllcyI6eyJub3RlSW5kZXgiOjB9LCJpc0VkaXRlZCI6ZmFsc2UsIm1hbnVhbE92ZXJyaWRlIjp7ImlzTWFudWFsbHlPdmVycmlkZGVuIjpmYWxzZSwiY2l0ZXByb2NUZXh0IjoiWzE4XSIsIm1hbnVhbE92ZXJyaWRlVGV4dCI6IiJ9LCJjaXRhdGlvbkl0ZW1zIjpb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X1dfQ==&quot;,&quot;citationItems&quot;:[{&quot;id&quot;:&quot;1e6d4940-facf-33ec-88c4-e890cf189486&quot;,&quot;itemData&quot;:{&quot;type&quot;:&quot;article-journal&quot;,&quot;id&quot;:&quot;1e6d4940-facf-33ec-88c4-e890cf189486&quot;,&quot;title&quot;:&quot;Hierarchical Temporal Memory Software Agent : In the light of general artificial intelligence criteria&quot;,&quot;author&quot;:[{&quot;family&quot;:&quot;J. Heyder&quot;,&quot;given&quot;:&quot;&quot;,&quot;parse-names&quot;:false,&quot;dropping-particle&quot;:&quot;&quot;,&quot;non-dropping-particle&quot;:&quot;&quot;}],&quot;container-title&quot;:&quot;Digitala Vetenskapliga Arkivet&quot;,&quot;issued&quot;:{&quot;date-parts&quot;:[[2018]]},&quot;container-title-short&quot;:&quot;&quot;},&quot;isTemporary&quot;:false}]},{&quot;citationID&quot;:&quot;MENDELEY_CITATION_9696ad8c-7599-4bf5-8ef7-7454c51f0fe9&quot;,&quot;properties&quot;:{&quot;noteIndex&quot;:0},&quot;isEdited&quot;:false,&quot;manualOverride&quot;:{&quot;isManuallyOverridden&quot;:false,&quot;citeprocText&quot;:&quot;[35]&quot;,&quot;manualOverrideText&quot;:&quot;&quot;},&quot;citationTag&quot;:&quot;MENDELEY_CITATION_v3_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&quot;,&quot;citationItems&quot;:[{&quot;id&quot;:&quot;f3b79d21-f971-3344-b74c-4b07e80b06ab&quot;,&quot;itemData&quot;:{&quot;type&quot;:&quot;article&quot;,&quot;id&quot;:&quot;f3b79d21-f971-3344-b74c-4b07e80b06ab&quot;,&quot;title&quot;:&quot;The neocortical column as a universal template for perception and world-model learning&quot;,&quot;author&quot;:[{&quot;family&quot;:&quot;Mathis&quot;,&quot;given&quot;:&quot;Mackenzie Weygandt&quot;,&quot;parse-names&quot;:false,&quot;dropping-particle&quot;:&quot;&quot;,&quot;non-dropping-particle&quot;:&quot;&quot;}],&quot;container-title&quot;:&quot;Nature Reviews Neuroscience&quot;,&quot;DOI&quot;:&quot;10.1038/s41583-022-00658-6&quot;,&quot;ISSN&quot;:&quot;14710048&quot;,&quot;issued&quot;:{&quot;date-parts&quot;:[[2023]]},&quot;issue&quot;:&quot;1&quot;,&quot;volume&quot;:&quot;24&quot;,&quot;container-title-short&quot;:&quot;Nat Rev Neurosci&quot;},&quot;isTemporary&quot;:false}]},{&quot;citationID&quot;:&quot;MENDELEY_CITATION_4d1ab606-ee48-4495-bd3b-66286080762c&quot;,&quot;properties&quot;:{&quot;noteIndex&quot;:0},&quot;isEdited&quot;:false,&quot;manualOverride&quot;:{&quot;isManuallyOverridden&quot;:false,&quot;citeprocText&quot;:&quot;[15]&quot;,&quot;manualOverrideText&quot;:&quot;&quot;},&quot;citationTag&quot;:&quot;MENDELEY_CITATION_v3_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&quot;,&quot;citationItems&quot;:[{&quot;id&quot;:&quot;a3f73991-84d9-3773-a78f-a3722bb82ea1&quot;,&quot;itemData&quot;:{&quot;type&quot;:&quot;article-journal&quot;,&quot;id&quot;:&quot;a3f73991-84d9-3773-a78f-a3722bb82ea1&quot;,&quot;title&quot;:&quot;Video Question Answering: A survey of the state-of-the-art&quot;,&quot;author&quot;:[{&quot;family&quot;:&quot;P.J.&quot;,&quot;given&quot;:&quot;Jeshmol&quot;,&quot;parse-names&quot;:false,&quot;dropping-particle&quot;:&quot;&quot;,&quot;non-dropping-particle&quot;:&quot;&quot;},{&quot;family&quot;:&quot;Kovoor&quot;,&quot;given&quot;:&quot;Binsu C.&quot;,&quot;parse-names&quot;:false,&quot;dropping-particle&quot;:&quot;&quot;,&quot;non-dropping-particle&quot;:&quot;&quot;}],&quot;container-title&quot;:&quot;Journal of Visual Communication and Image Representation&quot;,&quot;container-title-short&quot;:&quot;J Vis Commun Image Represent&quot;,&quot;DOI&quot;:&quot;10.1016/j.jvcir.2024.104320&quot;,&quot;ISSN&quot;:&quot;10473203&quot;,&quot;issued&quot;:{&quot;date-parts&quot;:[[2024,12]]},&quot;page&quot;:&quot;104320&quot;,&quot;volume&quot;:&quot;105&quot;},&quot;isTemporary&quot;:false,&quot;suppress-author&quot;:false,&quot;composite&quot;:false,&quot;author-only&quot;:false}]},{&quot;citationID&quot;:&quot;MENDELEY_CITATION_fbdabd0d-e30e-4d48-a80d-0c6c891f06b8&quot;,&quot;properties&quot;:{&quot;noteIndex&quot;:0},&quot;isEdited&quot;:false,&quot;manualOverride&quot;:{&quot;isManuallyOverridden&quot;:false,&quot;citeprocText&quot;:&quot;[34]&quot;,&quot;manualOverrideText&quot;:&quot;&quot;},&quot;citationTag&quot;:&quot;MENDELEY_CITATION_v3_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&quot;,&quot;citationItems&quot;:[{&quot;id&quot;:&quot;653e0156-b761-30e1-adcc-d59ab0a3d82f&quot;,&quot;itemData&quot;:{&quot;type&quot;:&quot;article&quot;,&quot;id&quot;:&quot;653e0156-b761-30e1-adcc-d59ab0a3d82f&quot;,&quot;title&quot;:&quot;A thousand brains: toward biologically constrained AI&quot;,&quot;author&quot;:[{&quot;family&quot;:&quot;Hole&quot;,&quot;given&quot;:&quot;Kjell Jørgen&quot;,&quot;parse-names&quot;:false,&quot;dropping-particle&quot;:&quot;&quot;,&quot;non-dropping-particle&quot;:&quot;&quot;},{&quot;family&quot;:&quot;Ahmad&quot;,&quot;given&quot;:&quot;Subutai&quot;,&quot;parse-names&quot;:false,&quot;dropping-particle&quot;:&quot;&quot;,&quot;non-dropping-particle&quot;:&quot;&quot;}],&quot;container-title&quot;:&quot;SN Applied Sciences&quot;,&quot;container-title-short&quot;:&quot;SN Appl Sci&quot;,&quot;DOI&quot;:&quot;10.1007/s42452-021-04715-0&quot;,&quot;ISSN&quot;:&quot;25233971&quot;,&quot;issued&quot;:{&quot;date-parts&quot;:[[2021]]},&quot;abstract&quot;:&quot;This paper reviews the state of artificial intelligence (AI) and the quest to create general AI with human-like cognitive capabilities. Although existing AI methods have produced powerful applications that outperform humans in specific bounded domains, these techniques have fundamental limitations that hinder the creation of general intelligent systems. In parallel, over the last few decades, an explosion of experimental techniques in neuroscience has significantly increased our understanding of the human brain. This review argues that improvements in current AI using mathematical or logical techniques are unlikely to lead to general AI. Instead, the AI community should incorporate neuroscience discoveries about the neocortex, the human brain’s center of intelligence. The article explains the limitations of current AI techniques. It then focuses on the biologically constrained Thousand Brains Theory describing the neocortex’s computational principles. Future AI systems can incorporate these principles to overcome the stated limitations of current systems. Finally, the article concludes that AI researchers and neuroscientists should work together on specified topics to achieve biologically constrained AI with human-like capabilities.&quot;,&quot;issue&quot;:&quot;8&quot;,&quot;volume&quot;:&quot;3&quot;},&quot;isTemporary&quot;:false,&quot;suppress-author&quot;:false,&quot;composite&quot;:false,&quot;author-only&quot;:false}]},{&quot;citationID&quot;:&quot;MENDELEY_CITATION_d9a20bb1-caeb-4562-9b4e-73f47ba6b802&quot;,&quot;properties&quot;:{&quot;noteIndex&quot;:0},&quot;isEdited&quot;:false,&quot;manualOverride&quot;:{&quot;isManuallyOverridden&quot;:false,&quot;citeprocText&quot;:&quot;[13]&quot;,&quot;manualOverrideText&quot;:&quot;&quot;},&quot;citationTag&quot;:&quot;MENDELEY_CITATION_v3_eyJjaXRhdGlvbklEIjoiTUVOREVMRVlfQ0lUQVRJT05fZDlhMjBiYjEtY2FlYi00NTYyLTliNGUtNzNmNDdiYTZiODAy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Swic3VwcHJlc3MtYXV0aG9yIjpmYWxzZSwiY29tcG9zaXRlIjpmYWxzZSwiYXV0aG9yLW9ubHkiOmZhbHNlfV19&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suppress-author&quot;:false,&quot;composite&quot;:false,&quot;author-only&quot;:false}]},{&quot;citationID&quot;:&quot;MENDELEY_CITATION_c4dae1b1-ab68-46d4-82ef-e8bbb3eaee8d&quot;,&quot;properties&quot;:{&quot;noteIndex&quot;:0},&quot;isEdited&quot;:false,&quot;manualOverride&quot;:{&quot;isManuallyOverridden&quot;:false,&quot;citeprocText&quot;:&quot;[18]&quot;,&quot;manualOverrideText&quot;:&quot;&quot;},&quot;citationTag&quot;:&quot;MENDELEY_CITATION_v3_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&quot;,&quot;citationItems&quot;:[{&quot;id&quot;:&quot;1e6d4940-facf-33ec-88c4-e890cf189486&quot;,&quot;itemData&quot;:{&quot;type&quot;:&quot;article-journal&quot;,&quot;id&quot;:&quot;1e6d4940-facf-33ec-88c4-e890cf189486&quot;,&quot;title&quot;:&quot;Hierarchical Temporal Memory Software Agent : In the light of general artificial intelligence criteria&quot;,&quot;author&quot;:[{&quot;family&quot;:&quot;J. Heyder&quot;,&quot;given&quot;:&quot;&quot;,&quot;parse-names&quot;:false,&quot;dropping-particle&quot;:&quot;&quot;,&quot;non-dropping-particle&quot;:&quot;&quot;}],&quot;container-title&quot;:&quot;Digitala Vetenskapliga Arkivet&quot;,&quot;issued&quot;:{&quot;date-parts&quot;:[[2018]]},&quot;container-title-short&quot;:&quot;&quot;},&quot;isTemporary&quot;:false,&quot;suppress-author&quot;:false,&quot;composite&quot;:false,&quot;author-only&quot;:false}]},{&quot;citationID&quot;:&quot;MENDELEY_CITATION_1265711d-2c3f-4fbe-8692-dc6986ae3b39&quot;,&quot;properties&quot;:{&quot;noteIndex&quot;:0},&quot;isEdited&quot;:false,&quot;manualOverride&quot;:{&quot;isManuallyOverridden&quot;:false,&quot;citeprocText&quot;:&quot;[13], [34]&quot;,&quot;manualOverrideText&quot;:&quot;&quot;},&quot;citationTag&quot;:&quot;MENDELEY_CITATION_v3_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quot;,&quot;citationItems&quot;:[{&quot;id&quot;:&quot;653e0156-b761-30e1-adcc-d59ab0a3d82f&quot;,&quot;itemData&quot;:{&quot;type&quot;:&quot;article&quot;,&quot;id&quot;:&quot;653e0156-b761-30e1-adcc-d59ab0a3d82f&quot;,&quot;title&quot;:&quot;A thousand brains: toward biologically constrained AI&quot;,&quot;author&quot;:[{&quot;family&quot;:&quot;Hole&quot;,&quot;given&quot;:&quot;Kjell Jørgen&quot;,&quot;parse-names&quot;:false,&quot;dropping-particle&quot;:&quot;&quot;,&quot;non-dropping-particle&quot;:&quot;&quot;},{&quot;family&quot;:&quot;Ahmad&quot;,&quot;given&quot;:&quot;Subutai&quot;,&quot;parse-names&quot;:false,&quot;dropping-particle&quot;:&quot;&quot;,&quot;non-dropping-particle&quot;:&quot;&quot;}],&quot;container-title&quot;:&quot;SN Applied Sciences&quot;,&quot;DOI&quot;:&quot;10.1007/s42452-021-04715-0&quot;,&quot;ISSN&quot;:&quot;25233971&quot;,&quot;issued&quot;:{&quot;date-parts&quot;:[[2021]]},&quot;abstract&quot;:&quot;This paper reviews the state of artificial intelligence (AI) and the quest to create general AI with human-like cognitive capabilities. Although existing AI methods have produced powerful applications that outperform humans in specific bounded domains, these techniques have fundamental limitations that hinder the creation of general intelligent systems. In parallel, over the last few decades, an explosion of experimental techniques in neuroscience has significantly increased our understanding of the human brain. This review argues that improvements in current AI using mathematical or logical techniques are unlikely to lead to general AI. Instead, the AI community should incorporate neuroscience discoveries about the neocortex, the human brain’s center of intelligence. The article explains the limitations of current AI techniques. It then focuses on the biologically constrained Thousand Brains Theory describing the neocortex’s computational principles. Future AI systems can incorporate these principles to overcome the stated limitations of current systems. Finally, the article concludes that AI researchers and neuroscientists should work together on specified topics to achieve biologically constrained AI with human-like capabilities.&quot;,&quot;issue&quot;:&quot;8&quot;,&quot;volume&quot;:&quot;3&quot;,&quot;container-title-short&quot;:&quot;SN Appl Sci&quot;},&quot;isTemporary&quot;:false},{&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citationID&quot;:&quot;MENDELEY_CITATION_b2fa7589-50ce-447a-8273-756804e9d86a&quot;,&quot;properties&quot;:{&quot;noteIndex&quot;:0},&quot;isEdited&quot;:false,&quot;manualOverride&quot;:{&quot;isManuallyOverridden&quot;:false,&quot;citeprocText&quot;:&quot;[36]&quot;,&quot;manualOverrideText&quot;:&quot;&quot;},&quot;citationTag&quot;:&quot;MENDELEY_CITATION_v3_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&quot;,&quot;citationItems&quot;:[{&quot;id&quot;:&quot;872586ec-5d44-3c8e-af4c-726bf68cb393&quot;,&quot;itemData&quot;:{&quot;type&quot;:&quot;webpage&quot;,&quot;id&quot;:&quot;872586ec-5d44-3c8e-af4c-726bf68cb393&quot;,&quot;title&quot;:&quot;Semantic Folding Benchmark&quot;,&quot;author&quot;:[{&quot;family&quot;:&quot;cortical&quot;,&quot;given&quot;:&quot;&quot;,&quot;parse-names&quot;:false,&quot;dropping-particle&quot;:&quot;&quot;,&quot;non-dropping-particle&quot;:&quot;&quot;}],&quot;accessed&quot;:{&quot;date-parts&quot;:[[2024,12,28]]},&quot;URL&quot;:&quot;https://www.cortical.io/science/difference-with-other-approaches/&quot;,&quot;issued&quot;:{&quot;date-parts&quot;:[[2024]]},&quot;container-title-short&quot;:&quot;&quot;},&quot;isTemporary&quot;:false,&quot;suppress-author&quot;:false,&quot;composite&quot;:false,&quot;author-only&quot;:false}]},{&quot;citationID&quot;:&quot;MENDELEY_CITATION_fa87dc89-b081-4fbf-9ad7-18f1bfa84ecd&quot;,&quot;properties&quot;:{&quot;noteIndex&quot;:0},&quot;isEdited&quot;:false,&quot;manualOverride&quot;:{&quot;isManuallyOverridden&quot;:false,&quot;citeprocText&quot;:&quot;[13]&quot;,&quot;manualOverrideText&quot;:&quot;&quot;},&quot;citationTag&quot;:&quot;MENDELEY_CITATION_v3_eyJjaXRhdGlvbklEIjoiTUVOREVMRVlfQ0lUQVRJT05fZmE4N2RjODktYjA4MS00ZmJmLTlhZDctMThmMWJmYTg0ZWNk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citationID&quot;:&quot;MENDELEY_CITATION_569b6974-4188-4502-ac87-c7b5f345b80b&quot;,&quot;properties&quot;:{&quot;noteIndex&quot;:0},&quot;isEdited&quot;:false,&quot;manualOverride&quot;:{&quot;isManuallyOverridden&quot;:false,&quot;citeprocText&quot;:&quot;[16]&quot;,&quot;manualOverrideText&quot;:&quot;&quot;},&quot;citationTag&quot;:&quot;MENDELEY_CITATION_v3_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&quot;,&quot;citationItems&quot;:[{&quot;id&quot;:&quot;b874c1ea-8028-38c4-9223-25813e2f767a&quot;,&quot;itemData&quot;:{&quot;type&quot;:&quot;article-journal&quot;,&quot;id&quot;:&quot;b874c1ea-8028-38c4-9223-25813e2f767a&quot;,&quot;title&quot;:&quot;An Evaluative Baseline for Sentence-Level Semantic Division&quot;,&quot;author&quot;:[{&quot;family&quot;:&quot;Cai&quot;,&quot;given&quot;:&quot;Kuangsheng&quot;,&quot;parse-names&quot;:false,&quot;dropping-particle&quot;:&quot;&quot;,&quot;non-dropping-particle&quot;:&quot;&quot;},{&quot;family&quot;:&quot;Chen&quot;,&quot;given&quot;:&quot;Zugang&quot;,&quot;parse-names&quot;:false,&quot;dropping-particle&quot;:&quot;&quot;,&quot;non-dropping-particle&quot;:&quot;&quot;},{&quot;family&quot;:&quot;Guo&quot;,&quot;given&quot;:&quot;Hengliang&quot;,&quot;parse-names&quot;:false,&quot;dropping-particle&quot;:&quot;&quot;,&quot;non-dropping-particle&quot;:&quot;&quot;},{&quot;family&quot;:&quot;Wang&quot;,&quot;given&quot;:&quot;Shaohua&quot;,&quot;parse-names&quot;:false,&quot;dropping-particle&quot;:&quot;&quot;,&quot;non-dropping-particle&quot;:&quot;&quot;},{&quot;family&quot;:&quot;Li&quot;,&quot;given&quot;:&quot;Guoqing&quot;,&quot;parse-names&quot;:false,&quot;dropping-particle&quot;:&quot;&quot;,&quot;non-dropping-particle&quot;:&quot;&quot;},{&quot;family&quot;:&quot;Li&quot;,&quot;given&quot;:&quot;Jing&quot;,&quot;parse-names&quot;:false,&quot;dropping-particle&quot;:&quot;&quot;,&quot;non-dropping-particle&quot;:&quot;&quot;},{&quot;family&quot;:&quot;Chen&quot;,&quot;given&quot;:&quot;Feng&quot;,&quot;parse-names&quot;:false,&quot;dropping-particle&quot;:&quot;&quot;,&quot;non-dropping-particle&quot;:&quot;&quot;},{&quot;family&quot;:&quot;Feng&quot;,&quot;given&quot;:&quot;Hang&quot;,&quot;parse-names&quot;:false,&quot;dropping-particle&quot;:&quot;&quot;,&quot;non-dropping-particle&quot;:&quot;&quot;}],&quot;container-title&quot;:&quot;Machine Learning and Knowledge Extraction&quot;,&quot;DOI&quot;:&quot;10.3390/make6010003&quot;,&quot;ISSN&quot;:&quot;25044990&quot;,&quot;issued&quot;:{&quot;date-parts&quot;:[[2024]]},&quot;abstract&quot;:&quot;Semantic folding theory (SFT) is an emerging cognitive science theory that aims to explain how the human brain processes and organizes semantic information. The distribution of text into semantic grids is key to SFT. We propose a sentence-level semantic division baseline with 100 grids (SSDB-100), the only dataset we are currently aware of that performs a relevant validation of the sentence-level SFT algorithm, to evaluate the validity of text distribution in semantic grids and divide it using classical division algorithms on SSDB-100. In this article, we describe the construction of SSDB-100. First, a semantic division questionnaire with broad coverage was generated by limiting the uncertainty range of the topics and corpus. Subsequently, through an expert survey, 11 human experts provided feedback. Finally, we analyzed and processed the feedback; the average consistency index for the used feedback was 0.856 after eliminating the invalid feedback. SSDB-100 has 100 semantic grids with clear distinctions between the grids, allowing the dataset to be extended using semantic methods.&quot;,&quot;issue&quot;:&quot;1&quot;,&quot;volume&quot;:&quot;6&quot;,&quot;container-title-short&quot;:&quot;Mach Learn Knowl Extr&quot;},&quot;isTemporary&quot;:false}]},{&quot;citationID&quot;:&quot;MENDELEY_CITATION_35c26ee0-7589-4d2f-91a2-e0b48724c0d0&quot;,&quot;properties&quot;:{&quot;noteIndex&quot;:0},&quot;isEdited&quot;:false,&quot;manualOverride&quot;:{&quot;isManuallyOverridden&quot;:false,&quot;citeprocText&quot;:&quot;[13]&quot;,&quot;manualOverrideText&quot;:&quot;&quot;},&quot;citationTag&quot;:&quot;MENDELEY_CITATION_v3_eyJjaXRhdGlvbklEIjoiTUVOREVMRVlfQ0lUQVRJT05fMzVjMjZlZTAtNzU4OS00ZDJmLTkxYTItZTBiNDg3MjRjMGQw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citationID&quot;:&quot;MENDELEY_CITATION_3e357082-b4b2-41a8-991c-9d12f5630ff8&quot;,&quot;properties&quot;:{&quot;noteIndex&quot;:0},&quot;isEdited&quot;:false,&quot;manualOverride&quot;:{&quot;isManuallyOverridden&quot;:false,&quot;citeprocText&quot;:&quot;[13]&quot;,&quot;manualOverrideText&quot;:&quot;&quot;},&quot;citationTag&quot;:&quot;MENDELEY_CITATION_v3_eyJjaXRhdGlvbklEIjoiTUVOREVMRVlfQ0lUQVRJT05fM2UzNTcwODItYjRiMi00MWE4LTk5MWMtOWQxMmY1NjMwZmY4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quot;citationID&quot;:&quot;MENDELEY_CITATION_ab390dea-2c08-41bb-8de9-de43c8fe49ce&quot;,&quot;properties&quot;:{&quot;noteIndex&quot;:0},&quot;isEdited&quot;:false,&quot;manualOverride&quot;:{&quot;isManuallyOverridden&quot;:false,&quot;citeprocText&quot;:&quot;[13]&quot;,&quot;manualOverrideText&quot;:&quot;&quot;},&quot;citationTag&quot;:&quot;MENDELEY_CITATION_v3_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&quot;,&quot;citationItems&quot;:[{&quot;id&quot;:&quot;71392316-4fb7-38d1-9669-fc832e43fb92&quot;,&quot;itemData&quot;:{&quot;type&quot;:&quot;article-journal&quot;,&quot;id&quot;:&quot;71392316-4fb7-38d1-9669-fc832e43fb92&quot;,&quot;title&quot;:&quot;Semantic Folding Theory And its Application in Semantic Fingerprinting&quot;,&quot;author&quot;:[{&quot;family&quot;:&quot;Webber&quot;,&quot;given&quot;:&quot;Francisco De Sousa&quot;,&quot;parse-names&quot;:false,&quot;dropping-particle&quot;:&quot;&quot;,&quot;non-dropping-particle&quot;:&quot;&quot;}],&quot;issued&quot;:{&quot;date-parts&quot;:[[2015,11,27]]},&quot;abstract&quot;:&quot;Human language is recognized as a very complex domain since decades. No computer system has been able to reach human levels of performance so far. The only known computational system capable of proper language processing is the human brain. While we gather more and more data about the brain, its fundamental computational processes still remain obscure. The lack of a sound computational brain theory also prevents the fundamental understanding of Natural Language Processing. As always when science lacks a theoretical foundation, statistical modeling is applied to accommodate as many sampled real-world data as possible. An unsolved fundamental issue is the actual representation of language (data) within the brain, denoted as the Representational Problem. Starting with Jeff Hawkins' Hierarchical Temporal Memory (HTM) theory, a consistent computational theory of the human cortex, we have developed a corresponding theory of language data representation: The Semantic Folding Theory. The process of encoding words, by using a topographic semantic space as distributional reference frame into a sparse binary representational vector is called Semantic Folding and is the central topic of this document. Semantic Folding describes a method of converting language from its symbolic representation (text) into an explicit, semantically grounded representation that can be generically processed by Hawkins' HTM networks. As it turned out, this change in representation, by itself, can solve many complex NLP problems by applying Boolean operators and a generic similarity function like the Euclidian Distance. Many practical problems of statistical NLP systems, like the high cost of computation, the fundamental incongruity of precision and recall , the complex tuning procedures etc., can be elegantly overcome by applying Semantic Folding.&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Ane24</b:Tag>
    <b:SourceType>JournalArticle</b:SourceType>
    <b:Guid>{E57189B4-4481-4571-AFBD-E769C0BE49EA}</b:Guid>
    <b:Title>An evaluative baseline for Sentence-Level Semantic Division</b:Title>
    <b:JournalName>Machine Learning and Knowledge Extraction</b:JournalName>
    <b:Year>2024</b:Year>
    <b:Pages>41-52</b:Pages>
    <b:Volume>6</b:Volume>
    <b:Issue>1</b:Issue>
    <b:Month>jan</b:Month>
    <b:Day>2</b:Day>
    <b:URL>https://doi.org/10.3390/make6010003</b:URL>
    <b:DOI>10.3390/make6010003</b:DOI>
    <b:RefOrder>1</b:RefOrder>
  </b:Source>
  <b:Source>
    <b:SourceType>Journal Article</b:SourceType>
    <b:Title>Semantic Folding Theory</b:Title>
    <b:Year>2015</b:Year>
    <b:JournalName>CoRR</b:JournalName>
    <b:Volume>abs/1511.0</b:Volume>
    <b:Issue>March 2016</b:Issue>
    <b:Author>
      <b:Author>
        <b:NameList>
          <b:Person>
            <b:First>Semantic</b:First>
            <b:Last>Fingerprinting</b:Last>
          </b:Person>
        </b:NameList>
      </b:Author>
      <b:Editor>
        <b:NameList>
				</b:NameList>
      </b:Editor>
    </b:Author>
    <b:Tag>semantic-folding-theory</b:Tag>
    <b:RefOrder>2</b:RefOrder>
  </b:Source>
  <b:Source>
    <b:SourceType>book_section</b:SourceType>
    <b:Title>Semantic Theories</b:Title>
    <b:Year>2018</b:Year>
    <b:JournalName>Computational Artifacts</b:JournalName>
    <b:Author>
      <b:Author>
        <b:NameList>
          <b:Person>
            <b:First>Raymond</b:First>
            <b:Last>Turner</b:Last>
          </b:Person>
        </b:NameList>
      </b:Author>
      <b:Editor>
        <b:NameList>
				</b:NameList>
      </b:Editor>
    </b:Author>
    <b:Tag>semantic-theories</b:Tag>
    <b:RefOrder>3</b:RefOrder>
  </b:Source>
  <b:Source>
    <b:SourceType>book_section</b:SourceType>
    <b:Title>Folding and Pseudopotential Theory</b:Title>
    <b:Year>2022</b:Year>
    <b:JournalName>May 1</b:JournalName>
    <b:Author>
      <b:Author>
        <b:NameList>
          <b:Person>
            <b:First>J. P.</b:First>
            <b:Last>Perdew</b:Last>
          </b:Person>
          <b:Person>
            <b:First>S. H.</b:First>
            <b:Last>Vosko</b:Last>
          </b:Person>
        </b:NameList>
      </b:Author>
      <b:Editor>
        <b:NameList>
				</b:NameList>
      </b:Editor>
    </b:Author>
    <b:Tag>folding-and-pseudopotential-theory</b:Tag>
    <b:RefOrder>4</b:RefOrder>
  </b:Source>
  <b:Source xmlns:b="http://schemas.openxmlformats.org/officeDocument/2006/bibliography">
    <b:Tag>QAG21</b:Tag>
    <b:SourceType>JournalArticle</b:SourceType>
    <b:Guid>{823FE74C-DDCF-4C48-BC87-4B153590B7E7}</b:Guid>
    <b:Title>QA-GNN: Reasoning with Language Models and Knowledge Graphs for Question Answering</b:Title>
    <b:JournalName>Proceedings of the 2022 Conference of the North American Chapter of the Association for Computational Linguistics: Human Language Technologies</b:JournalName>
    <b:Year>2021</b:Year>
    <b:Month>1</b:Month>
    <b:Day>1</b:Day>
    <b:URL>https://doi.org/10.18653/v1/2021.naacl-main.45</b:URL>
    <b:DOI>10.18653/v1/2021.naacl-main.45</b:DOI>
    <b:LCID>en-US</b:LCID>
    <b:Author>
      <b:Author>
        <b:NameList>
          <b:Person>
            <b:Last>M. Yasunaga</b:Last>
            <b:First>H.</b:First>
            <b:Middle>Ren, A. Bosselut, P. Liang, and J. Leskovec</b:Middle>
          </b:Person>
        </b:NameList>
      </b:Author>
    </b:Author>
    <b:RefOrder>5</b:RefOrder>
  </b:Source>
</b:Sources>
</file>

<file path=customXml/itemProps1.xml><?xml version="1.0" encoding="utf-8"?>
<ds:datastoreItem xmlns:ds="http://schemas.openxmlformats.org/officeDocument/2006/customXml" ds:itemID="{4EB2A8ED-5CB1-4890-84DB-49B9D34E0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4691</Words>
  <Characters>26740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 moradi lak</dc:creator>
  <cp:keywords/>
  <dc:description/>
  <cp:lastModifiedBy>nader moradi</cp:lastModifiedBy>
  <cp:revision>4</cp:revision>
  <cp:lastPrinted>2025-02-17T08:20:00Z</cp:lastPrinted>
  <dcterms:created xsi:type="dcterms:W3CDTF">2025-02-17T08:19:00Z</dcterms:created>
  <dcterms:modified xsi:type="dcterms:W3CDTF">2025-02-17T08:20:00Z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2fe20eb3cd007fc17a595b90191a0e3d7fa88fd1956bae0933859660a5df0a1a</vt:lpwstr>
  </property>
  <property fmtid="{D5CDD505-2E9C-101B-9397-08002B2CF9AE}" pid="3" name="ZOTERO_PREF_1">
    <vt:lpwstr>&lt;data data-version="3" zotero-version="7.0.9"&gt;&lt;session id="LcomK8bN"/&gt;&lt;style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